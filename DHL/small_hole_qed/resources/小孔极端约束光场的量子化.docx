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3A27" w14:textId="233B879D" w:rsidR="00476BFE" w:rsidRDefault="00165937" w:rsidP="00341591">
      <w:pPr>
        <w:pStyle w:val="a5"/>
        <w:ind w:firstLineChars="0" w:firstLine="0"/>
        <w:rPr>
          <w:ins w:id="0" w:author="Nanophotonics-2020" w:date="2026-04-22T01:34:00Z"/>
          <w:rFonts w:ascii="宋体" w:eastAsia="宋体" w:hAnsi="宋体" w:hint="eastAsia"/>
        </w:rPr>
      </w:pPr>
      <w:ins w:id="1" w:author="Nanophotonics-2020" w:date="2026-04-22T02:17:00Z">
        <w:r>
          <w:rPr>
            <w:rFonts w:ascii="宋体" w:eastAsia="宋体" w:hAnsi="宋体" w:hint="eastAsia"/>
          </w:rPr>
          <w:t>小孔</w:t>
        </w:r>
      </w:ins>
      <w:ins w:id="2" w:author="Nanophotonics-2020" w:date="2026-04-22T01:34:00Z">
        <w:r w:rsidR="00542613">
          <w:rPr>
            <w:rFonts w:ascii="宋体" w:eastAsia="宋体" w:hAnsi="宋体" w:hint="eastAsia"/>
          </w:rPr>
          <w:t>极端约束</w:t>
        </w:r>
      </w:ins>
      <w:del w:id="3" w:author="Nanophotonics-2020" w:date="2026-04-22T01:34:00Z">
        <w:r w:rsidR="00C96761" w:rsidDel="00542613">
          <w:rPr>
            <w:rFonts w:ascii="宋体" w:eastAsia="宋体" w:hAnsi="宋体" w:hint="eastAsia"/>
          </w:rPr>
          <w:delText>偶极</w:delText>
        </w:r>
      </w:del>
      <w:r w:rsidR="00C96761">
        <w:rPr>
          <w:rFonts w:ascii="宋体" w:eastAsia="宋体" w:hAnsi="宋体" w:hint="eastAsia"/>
        </w:rPr>
        <w:t>光场的</w:t>
      </w:r>
      <w:r w:rsidR="00BD1DE0" w:rsidRPr="00F95833">
        <w:rPr>
          <w:rFonts w:ascii="宋体" w:eastAsia="宋体" w:hAnsi="宋体" w:hint="eastAsia"/>
        </w:rPr>
        <w:t>量子化</w:t>
      </w:r>
    </w:p>
    <w:p w14:paraId="63726A99" w14:textId="77777777" w:rsidR="00542613" w:rsidRPr="00542613" w:rsidRDefault="00542613">
      <w:pPr>
        <w:pStyle w:val="a0"/>
        <w:ind w:firstLine="480"/>
        <w:rPr>
          <w:rFonts w:hint="eastAsia"/>
          <w:rPrChange w:id="4" w:author="Nanophotonics-2020" w:date="2026-04-22T01:34:00Z">
            <w:rPr>
              <w:rFonts w:ascii="宋体" w:eastAsia="宋体" w:hAnsi="宋体" w:hint="eastAsia"/>
            </w:rPr>
          </w:rPrChange>
        </w:rPr>
        <w:pPrChange w:id="5" w:author="Nanophotonics-2020" w:date="2026-04-22T01:34:00Z">
          <w:pPr>
            <w:pStyle w:val="a5"/>
            <w:ind w:firstLineChars="0" w:firstLine="0"/>
          </w:pPr>
        </w:pPrChange>
      </w:pPr>
    </w:p>
    <w:p w14:paraId="3459D8FD" w14:textId="1B41E255" w:rsidR="00476BFE" w:rsidRPr="00F95833" w:rsidRDefault="00273689" w:rsidP="00341591">
      <w:pPr>
        <w:pStyle w:val="1"/>
        <w:rPr>
          <w:rFonts w:ascii="宋体" w:hAnsi="宋体" w:hint="eastAsia"/>
          <w:b w:val="0"/>
          <w:bCs/>
        </w:rPr>
      </w:pPr>
      <w:bookmarkStart w:id="6" w:name="sec:intro"/>
      <w:r>
        <w:rPr>
          <w:rFonts w:hint="eastAsia"/>
        </w:rPr>
        <w:t>§</w:t>
      </w:r>
      <w:r>
        <w:rPr>
          <w:rFonts w:cs="Times New Roman"/>
        </w:rPr>
        <w:t>Ⅰ</w:t>
      </w:r>
      <w:r>
        <w:rPr>
          <w:rFonts w:cs="Times New Roman" w:hint="eastAsia"/>
        </w:rPr>
        <w:t xml:space="preserve"> </w:t>
      </w:r>
      <w:r w:rsidR="00B81AEB" w:rsidRPr="00F95833">
        <w:rPr>
          <w:rFonts w:ascii="宋体" w:hAnsi="宋体" w:hint="eastAsia"/>
          <w:bCs/>
        </w:rPr>
        <w:t>引言</w:t>
      </w:r>
    </w:p>
    <w:p w14:paraId="5F874AD3" w14:textId="48F8C60E" w:rsidR="00F801F0" w:rsidRDefault="00B81AEB" w:rsidP="00E30F9D">
      <w:pPr>
        <w:ind w:firstLine="480"/>
        <w:rPr>
          <w:ins w:id="7" w:author="Hongliang Dang" w:date="2026-05-25T16:27:00Z" w16du:dateUtc="2026-05-25T08:27:00Z"/>
        </w:rPr>
      </w:pPr>
      <w:del w:id="8" w:author="Nanophotonics-2020" w:date="2026-04-22T01:26:00Z">
        <w:r w:rsidDel="00291F73">
          <w:rPr>
            <w:rFonts w:hint="eastAsia"/>
          </w:rPr>
          <w:delText>近场光学通过</w:delText>
        </w:r>
      </w:del>
      <w:r>
        <w:rPr>
          <w:rFonts w:hint="eastAsia"/>
        </w:rPr>
        <w:t>利用深亚波长约束结构</w:t>
      </w:r>
      <w:ins w:id="9" w:author="Nanophotonics-2020" w:date="2026-04-22T01:26:00Z">
        <w:r w:rsidR="00291F73">
          <w:rPr>
            <w:rFonts w:hint="eastAsia"/>
          </w:rPr>
          <w:t>，</w:t>
        </w:r>
      </w:ins>
      <w:ins w:id="10" w:author="Nanophotonics-2020" w:date="2026-04-22T01:40:00Z">
        <w:r w:rsidR="00542613">
          <w:rPr>
            <w:rFonts w:hint="eastAsia"/>
          </w:rPr>
          <w:t>在</w:t>
        </w:r>
      </w:ins>
      <w:ins w:id="11" w:author="Nanophotonics-2020" w:date="2026-04-22T01:27:00Z">
        <w:r w:rsidR="00291F73">
          <w:rPr>
            <w:rFonts w:hint="eastAsia"/>
          </w:rPr>
          <w:t>光学近场实现空间高度</w:t>
        </w:r>
      </w:ins>
      <w:del w:id="12" w:author="Nanophotonics-2020" w:date="2026-04-22T01:27:00Z">
        <w:r w:rsidDel="00291F73">
          <w:rPr>
            <w:rFonts w:hint="eastAsia"/>
          </w:rPr>
          <w:delText>附近高度</w:delText>
        </w:r>
      </w:del>
      <w:r>
        <w:rPr>
          <w:rFonts w:hint="eastAsia"/>
        </w:rPr>
        <w:t>局域</w:t>
      </w:r>
      <w:del w:id="13" w:author="Nanophotonics-2020" w:date="2026-04-22T01:41:00Z">
        <w:r w:rsidDel="00542613">
          <w:rPr>
            <w:rFonts w:hint="eastAsia"/>
          </w:rPr>
          <w:delText>的</w:delText>
        </w:r>
      </w:del>
      <w:ins w:id="14" w:author="Nanophotonics-2020" w:date="2026-04-22T01:41:00Z">
        <w:r w:rsidR="00542613">
          <w:rPr>
            <w:rFonts w:hint="eastAsia"/>
          </w:rPr>
          <w:t>光</w:t>
        </w:r>
      </w:ins>
      <w:del w:id="15" w:author="Nanophotonics-2020" w:date="2026-04-22T01:41:00Z">
        <w:r w:rsidDel="00542613">
          <w:rPr>
            <w:rFonts w:hint="eastAsia"/>
          </w:rPr>
          <w:delText>电磁</w:delText>
        </w:r>
      </w:del>
      <w:r>
        <w:rPr>
          <w:rFonts w:hint="eastAsia"/>
        </w:rPr>
        <w:t>场，在远低于自由空间</w:t>
      </w:r>
      <w:r w:rsidR="00D82243">
        <w:rPr>
          <w:rFonts w:hint="eastAsia"/>
        </w:rPr>
        <w:t>光</w:t>
      </w:r>
      <w:r>
        <w:rPr>
          <w:rFonts w:hint="eastAsia"/>
        </w:rPr>
        <w:t>波长的尺度上探测和操控物质，</w:t>
      </w:r>
      <w:ins w:id="16" w:author="Nanophotonics-2020" w:date="2026-04-22T01:43:00Z">
        <w:r w:rsidR="00542613">
          <w:rPr>
            <w:rFonts w:hint="eastAsia"/>
          </w:rPr>
          <w:t>是</w:t>
        </w:r>
      </w:ins>
      <w:del w:id="17" w:author="Nanophotonics-2020" w:date="2026-04-22T01:43:00Z">
        <w:r w:rsidDel="00542613">
          <w:rPr>
            <w:rFonts w:hint="eastAsia"/>
          </w:rPr>
          <w:delText>已成为</w:delText>
        </w:r>
      </w:del>
      <w:r w:rsidR="00442804">
        <w:rPr>
          <w:rFonts w:hint="eastAsia"/>
        </w:rPr>
        <w:t>微纳光学</w:t>
      </w:r>
      <w:r w:rsidR="00434FFD">
        <w:rPr>
          <w:rFonts w:hint="eastAsia"/>
        </w:rPr>
        <w:t>领域</w:t>
      </w:r>
      <w:r>
        <w:rPr>
          <w:rFonts w:hint="eastAsia"/>
        </w:rPr>
        <w:t>的核心</w:t>
      </w:r>
      <w:r w:rsidR="00434FFD">
        <w:rPr>
          <w:rFonts w:hint="eastAsia"/>
        </w:rPr>
        <w:t>研究</w:t>
      </w:r>
      <w:r>
        <w:rPr>
          <w:rFonts w:hint="eastAsia"/>
        </w:rPr>
        <w:t>手段之一</w:t>
      </w:r>
      <w:ins w:id="18" w:author="Nanophotonics-2020" w:date="2026-04-22T01:43:00Z">
        <w:r w:rsidR="00542613">
          <w:rPr>
            <w:rFonts w:hint="eastAsia"/>
          </w:rPr>
          <w:t>【】</w:t>
        </w:r>
      </w:ins>
      <w:r>
        <w:rPr>
          <w:rFonts w:hint="eastAsia"/>
        </w:rPr>
        <w:t>。</w:t>
      </w:r>
      <w:ins w:id="19" w:author="Nanophotonics-2020" w:date="2026-04-22T01:51:00Z">
        <w:r w:rsidR="00431630">
          <w:rPr>
            <w:rFonts w:hint="eastAsia"/>
          </w:rPr>
          <w:t>在所有深亚波长约束结构中，无论是介电约束【】还是表面等离激元约束【】，小孔</w:t>
        </w:r>
      </w:ins>
      <w:ins w:id="20" w:author="Nanophotonics-2020" w:date="2026-04-22T01:52:00Z">
        <w:r w:rsidR="00431630">
          <w:rPr>
            <w:rFonts w:hint="eastAsia"/>
          </w:rPr>
          <w:t>都是最典型的约束结构，</w:t>
        </w:r>
      </w:ins>
      <w:ins w:id="21" w:author="Nanophotonics-2020" w:date="2026-04-22T01:53:00Z">
        <w:r w:rsidR="00431630">
          <w:rPr>
            <w:rFonts w:hint="eastAsia"/>
          </w:rPr>
          <w:t>也是理解其他复杂</w:t>
        </w:r>
        <w:r w:rsidR="00164B9D">
          <w:rPr>
            <w:rFonts w:hint="eastAsia"/>
          </w:rPr>
          <w:t>约束</w:t>
        </w:r>
        <w:r w:rsidR="00431630">
          <w:rPr>
            <w:rFonts w:hint="eastAsia"/>
          </w:rPr>
          <w:t>结构的基础。</w:t>
        </w:r>
      </w:ins>
      <w:ins w:id="22" w:author="Nanophotonics-2020" w:date="2026-04-22T01:55:00Z">
        <w:r w:rsidR="00164B9D">
          <w:rPr>
            <w:rFonts w:hint="eastAsia"/>
          </w:rPr>
          <w:t>从物理</w:t>
        </w:r>
      </w:ins>
      <w:ins w:id="23" w:author="Nanophotonics-2020" w:date="2026-04-22T01:56:00Z">
        <w:r w:rsidR="00164B9D">
          <w:rPr>
            <w:rFonts w:hint="eastAsia"/>
          </w:rPr>
          <w:t>机制</w:t>
        </w:r>
      </w:ins>
      <w:ins w:id="24" w:author="Nanophotonics-2020" w:date="2026-04-22T01:55:00Z">
        <w:r w:rsidR="00164B9D">
          <w:rPr>
            <w:rFonts w:hint="eastAsia"/>
          </w:rPr>
          <w:t>来看，</w:t>
        </w:r>
      </w:ins>
      <w:del w:id="25" w:author="Nanophotonics-2020" w:date="2026-04-22T01:43:00Z">
        <w:r w:rsidRPr="00A42013" w:rsidDel="00542613">
          <w:rPr>
            <w:rFonts w:hint="eastAsia"/>
            <w:highlight w:val="yellow"/>
            <w:rPrChange w:id="26" w:author="Nanophotonics-2020" w:date="2026-04-22T01:44:00Z">
              <w:rPr>
                <w:rFonts w:hint="eastAsia"/>
              </w:rPr>
            </w:rPrChange>
          </w:rPr>
          <w:delText>在</w:delText>
        </w:r>
      </w:del>
      <w:del w:id="27" w:author="Nanophotonics-2020" w:date="2026-04-22T01:56:00Z">
        <w:r w:rsidRPr="00A42013" w:rsidDel="00164B9D">
          <w:rPr>
            <w:rFonts w:hint="eastAsia"/>
            <w:highlight w:val="yellow"/>
            <w:rPrChange w:id="28" w:author="Nanophotonics-2020" w:date="2026-04-22T01:44:00Z">
              <w:rPr>
                <w:rFonts w:hint="eastAsia"/>
              </w:rPr>
            </w:rPrChange>
          </w:rPr>
          <w:delText>扫描近场光学显微镜（</w:delText>
        </w:r>
        <w:r w:rsidRPr="00A42013" w:rsidDel="00164B9D">
          <w:rPr>
            <w:highlight w:val="yellow"/>
            <w:rPrChange w:id="29" w:author="Nanophotonics-2020" w:date="2026-04-22T01:44:00Z">
              <w:rPr/>
            </w:rPrChange>
          </w:rPr>
          <w:delText>SNOM</w:delText>
        </w:r>
        <w:r w:rsidRPr="00A42013" w:rsidDel="00164B9D">
          <w:rPr>
            <w:rFonts w:hint="eastAsia"/>
            <w:highlight w:val="yellow"/>
            <w:rPrChange w:id="30" w:author="Nanophotonics-2020" w:date="2026-04-22T01:44:00Z">
              <w:rPr>
                <w:rFonts w:hint="eastAsia"/>
              </w:rPr>
            </w:rPrChange>
          </w:rPr>
          <w:delText>）、等离激元纳米结构、纳</w:delText>
        </w:r>
        <w:r w:rsidR="007F3B04" w:rsidRPr="00A42013" w:rsidDel="00164B9D">
          <w:rPr>
            <w:rFonts w:hint="eastAsia"/>
            <w:highlight w:val="yellow"/>
            <w:rPrChange w:id="31" w:author="Nanophotonics-2020" w:date="2026-04-22T01:44:00Z">
              <w:rPr>
                <w:rFonts w:hint="eastAsia"/>
              </w:rPr>
            </w:rPrChange>
          </w:rPr>
          <w:delText>米</w:delText>
        </w:r>
        <w:r w:rsidRPr="00A42013" w:rsidDel="00164B9D">
          <w:rPr>
            <w:rFonts w:hint="eastAsia"/>
            <w:highlight w:val="yellow"/>
            <w:rPrChange w:id="32" w:author="Nanophotonics-2020" w:date="2026-04-22T01:44:00Z">
              <w:rPr>
                <w:rFonts w:hint="eastAsia"/>
              </w:rPr>
            </w:rPrChange>
          </w:rPr>
          <w:delText>光子波导以及尖端小孔探针</w:delText>
        </w:r>
        <w:r w:rsidDel="00164B9D">
          <w:rPr>
            <w:rFonts w:hint="eastAsia"/>
          </w:rPr>
          <w:delText>等近场</w:delText>
        </w:r>
      </w:del>
      <w:del w:id="33" w:author="Nanophotonics-2020" w:date="2026-04-22T01:44:00Z">
        <w:r w:rsidDel="00A42013">
          <w:rPr>
            <w:rFonts w:hint="eastAsia"/>
          </w:rPr>
          <w:delText>仪器</w:delText>
        </w:r>
      </w:del>
      <w:del w:id="34" w:author="Nanophotonics-2020" w:date="2026-04-22T01:56:00Z">
        <w:r w:rsidDel="00164B9D">
          <w:rPr>
            <w:rFonts w:hint="eastAsia"/>
          </w:rPr>
          <w:delText>中，</w:delText>
        </w:r>
      </w:del>
      <w:ins w:id="35" w:author="Nanophotonics-2020" w:date="2026-04-22T01:56:00Z">
        <w:r w:rsidR="00164B9D">
          <w:rPr>
            <w:rFonts w:hint="eastAsia"/>
          </w:rPr>
          <w:t>小孔光透射</w:t>
        </w:r>
      </w:ins>
      <w:ins w:id="36" w:author="Nanophotonics-2020" w:date="2026-04-22T01:57:00Z">
        <w:r w:rsidR="00164B9D">
          <w:rPr>
            <w:rFonts w:hint="eastAsia"/>
          </w:rPr>
          <w:t>问题</w:t>
        </w:r>
      </w:ins>
      <w:del w:id="37" w:author="Nanophotonics-2020" w:date="2026-04-22T01:57:00Z">
        <w:r w:rsidDel="00164B9D">
          <w:rPr>
            <w:rFonts w:hint="eastAsia"/>
          </w:rPr>
          <w:delText>辐射与耦合的核心机理</w:delText>
        </w:r>
      </w:del>
      <w:del w:id="38" w:author="Nanophotonics-2020" w:date="2026-04-22T01:56:00Z">
        <w:r w:rsidDel="00164B9D">
          <w:rPr>
            <w:rFonts w:hint="eastAsia"/>
          </w:rPr>
          <w:delText>均</w:delText>
        </w:r>
      </w:del>
      <w:r>
        <w:rPr>
          <w:rFonts w:hint="eastAsia"/>
        </w:rPr>
        <w:t>可</w:t>
      </w:r>
      <w:ins w:id="39" w:author="Nanophotonics-2020" w:date="2026-04-22T01:57:00Z">
        <w:r w:rsidR="00164B9D">
          <w:rPr>
            <w:rFonts w:hint="eastAsia"/>
          </w:rPr>
          <w:t>等价</w:t>
        </w:r>
      </w:ins>
      <w:del w:id="40" w:author="Nanophotonics-2020" w:date="2026-04-22T01:57:00Z">
        <w:r w:rsidDel="00164B9D">
          <w:rPr>
            <w:rFonts w:hint="eastAsia"/>
          </w:rPr>
          <w:delText>抽象</w:delText>
        </w:r>
      </w:del>
      <w:r>
        <w:rPr>
          <w:rFonts w:hint="eastAsia"/>
        </w:rPr>
        <w:t>为电偶极子和磁偶极子与局域电磁场的相互作用。</w:t>
      </w:r>
      <w:r w:rsidR="007F3B04">
        <w:rPr>
          <w:rFonts w:hint="eastAsia"/>
        </w:rPr>
        <w:t>早在</w:t>
      </w:r>
      <w:r w:rsidR="007F3B04">
        <w:rPr>
          <w:rFonts w:hint="eastAsia"/>
        </w:rPr>
        <w:t>1944</w:t>
      </w:r>
      <w:r w:rsidR="007F3B04">
        <w:rPr>
          <w:rFonts w:hint="eastAsia"/>
        </w:rPr>
        <w:t>年，</w:t>
      </w:r>
      <w:r w:rsidR="007F3B04">
        <w:rPr>
          <w:rFonts w:hint="eastAsia"/>
        </w:rPr>
        <w:t>Bethe</w:t>
      </w:r>
      <w:r w:rsidR="007F3B04">
        <w:rPr>
          <w:rFonts w:hint="eastAsia"/>
        </w:rPr>
        <w:t>便将这一思想应用于亚波长小孔衍射光场的分析中</w:t>
      </w:r>
      <w:r>
        <w:rPr>
          <w:rFonts w:hint="eastAsia"/>
        </w:rPr>
        <w:t>：他证明，对于理想导电薄屏上的深亚波长圆孔（孔径半径</w:t>
      </w:r>
      <w:r w:rsidRPr="007F3B04">
        <w:rPr>
          <w:rFonts w:cs="Times New Roman"/>
        </w:rPr>
        <w:t xml:space="preserve"> </w:t>
      </w:r>
      <w:r w:rsidRPr="007F3B04">
        <w:rPr>
          <w:rFonts w:cs="Times New Roman"/>
          <w:i/>
          <w:iCs/>
        </w:rPr>
        <w:t>a</w:t>
      </w:r>
      <w:r w:rsidRPr="007F3B04">
        <w:rPr>
          <w:rFonts w:cs="Times New Roman"/>
        </w:rPr>
        <w:t xml:space="preserve"> </w:t>
      </w:r>
      <w:r w:rsidRPr="007F3B04">
        <w:rPr>
          <w:rFonts w:ascii="Cambria Math" w:hAnsi="Cambria Math" w:cs="Cambria Math"/>
        </w:rPr>
        <w:t>≪</w:t>
      </w:r>
      <w:r w:rsidRPr="007F3B04">
        <w:rPr>
          <w:rFonts w:cs="Times New Roman"/>
          <w:i/>
          <w:iCs/>
        </w:rPr>
        <w:t xml:space="preserve"> λ</w:t>
      </w:r>
      <w:r w:rsidR="0012653B">
        <w:rPr>
          <w:rFonts w:cs="Times New Roman" w:hint="eastAsia"/>
          <w:vertAlign w:val="subscript"/>
        </w:rPr>
        <w:t>0</w:t>
      </w:r>
      <w:r w:rsidR="0012653B">
        <w:rPr>
          <w:rFonts w:cs="Times New Roman" w:hint="eastAsia"/>
        </w:rPr>
        <w:t xml:space="preserve">, </w:t>
      </w:r>
      <w:r w:rsidR="0012653B">
        <w:rPr>
          <w:rFonts w:cs="Times New Roman" w:hint="eastAsia"/>
        </w:rPr>
        <w:t>其中</w:t>
      </w:r>
      <w:r w:rsidR="0012653B" w:rsidRPr="007F3B04">
        <w:rPr>
          <w:rFonts w:cs="Times New Roman"/>
          <w:i/>
          <w:iCs/>
        </w:rPr>
        <w:t>λ</w:t>
      </w:r>
      <w:r w:rsidR="0012653B">
        <w:rPr>
          <w:rFonts w:cs="Times New Roman" w:hint="eastAsia"/>
          <w:vertAlign w:val="subscript"/>
        </w:rPr>
        <w:t>0</w:t>
      </w:r>
      <w:r w:rsidR="0012653B">
        <w:rPr>
          <w:rFonts w:cs="Times New Roman" w:hint="eastAsia"/>
        </w:rPr>
        <w:t>为自由空间</w:t>
      </w:r>
      <w:r w:rsidR="00C638A3">
        <w:rPr>
          <w:rFonts w:cs="Times New Roman" w:hint="eastAsia"/>
        </w:rPr>
        <w:t>光</w:t>
      </w:r>
      <w:r w:rsidR="0012653B">
        <w:rPr>
          <w:rFonts w:cs="Times New Roman" w:hint="eastAsia"/>
        </w:rPr>
        <w:t>波长</w:t>
      </w:r>
      <w:r>
        <w:rPr>
          <w:rFonts w:hint="eastAsia"/>
        </w:rPr>
        <w:t>），其衍射电磁场等效于位于小孔中心的等效磁偶极矩</w:t>
      </w:r>
      <w:r>
        <w:rPr>
          <w:rFonts w:hint="eastAsia"/>
        </w:rPr>
        <w:t xml:space="preserve"> </w:t>
      </w:r>
      <w:ins w:id="41" w:author="Hongliang Dang" w:date="2026-06-08T19:26:00Z" w16du:dateUtc="2026-06-08T11:26:00Z">
        <w:r w:rsidR="001D0132">
          <w:rPr>
            <w:rFonts w:hint="eastAsia"/>
            <w:b/>
            <w:bCs/>
            <w:i/>
            <w:iCs/>
          </w:rPr>
          <w:t>m</w:t>
        </w:r>
      </w:ins>
      <w:del w:id="42" w:author="Hongliang Dang" w:date="2026-06-08T19:26:00Z" w16du:dateUtc="2026-06-08T11:26:00Z">
        <w:r w:rsidRPr="007F3B04" w:rsidDel="001D0132">
          <w:rPr>
            <w:rFonts w:hint="eastAsia"/>
            <w:b/>
            <w:bCs/>
            <w:i/>
            <w:iCs/>
          </w:rPr>
          <w:delText>M</w:delText>
        </w:r>
      </w:del>
      <w:r>
        <w:rPr>
          <w:rFonts w:hint="eastAsia"/>
        </w:rPr>
        <w:t>₀</w:t>
      </w:r>
      <w:r w:rsidR="00E110A6">
        <w:rPr>
          <w:rFonts w:hint="eastAsia"/>
        </w:rPr>
        <w:t xml:space="preserve"> </w:t>
      </w:r>
      <w:r>
        <w:rPr>
          <w:rFonts w:hint="eastAsia"/>
        </w:rPr>
        <w:t>和等效电偶极矩</w:t>
      </w:r>
      <w:r>
        <w:rPr>
          <w:rFonts w:hint="eastAsia"/>
        </w:rPr>
        <w:t xml:space="preserve"> </w:t>
      </w:r>
      <w:ins w:id="43" w:author="Hongliang Dang" w:date="2026-06-08T19:26:00Z" w16du:dateUtc="2026-06-08T11:26:00Z">
        <w:r w:rsidR="001D0132">
          <w:rPr>
            <w:rFonts w:hint="eastAsia"/>
            <w:b/>
            <w:bCs/>
            <w:i/>
            <w:iCs/>
          </w:rPr>
          <w:t>p</w:t>
        </w:r>
      </w:ins>
      <w:del w:id="44" w:author="Hongliang Dang" w:date="2026-06-08T19:26:00Z" w16du:dateUtc="2026-06-08T11:26:00Z">
        <w:r w:rsidRPr="007F3B04" w:rsidDel="001D0132">
          <w:rPr>
            <w:rFonts w:hint="eastAsia"/>
            <w:b/>
            <w:bCs/>
            <w:i/>
            <w:iCs/>
          </w:rPr>
          <w:delText>P</w:delText>
        </w:r>
      </w:del>
      <w:r>
        <w:rPr>
          <w:rFonts w:hint="eastAsia"/>
        </w:rPr>
        <w:t>₀</w:t>
      </w:r>
      <w:r>
        <w:rPr>
          <w:rFonts w:hint="eastAsia"/>
        </w:rPr>
        <w:t xml:space="preserve"> </w:t>
      </w:r>
      <w:r>
        <w:rPr>
          <w:rFonts w:hint="eastAsia"/>
        </w:rPr>
        <w:t>所产生的辐射叠加</w:t>
      </w:r>
      <w:r>
        <w:rPr>
          <w:rFonts w:hint="eastAsia"/>
        </w:rPr>
        <w:t xml:space="preserve"> [1]</w:t>
      </w:r>
      <w:r>
        <w:rPr>
          <w:rFonts w:hint="eastAsia"/>
        </w:rPr>
        <w:t>。</w:t>
      </w:r>
      <w:r w:rsidR="00E52392">
        <w:rPr>
          <w:rFonts w:hint="eastAsia"/>
        </w:rPr>
        <w:t>Bethe</w:t>
      </w:r>
      <w:r w:rsidR="00E52392">
        <w:rPr>
          <w:rFonts w:hint="eastAsia"/>
        </w:rPr>
        <w:t>的图像在经典的远场分析中</w:t>
      </w:r>
      <w:del w:id="45" w:author="Nanophotonics-2020" w:date="2026-04-22T01:58:00Z">
        <w:r w:rsidR="00E52392" w:rsidRPr="00314287" w:rsidDel="00164B9D">
          <w:rPr>
            <w:rFonts w:hint="eastAsia"/>
          </w:rPr>
          <w:delText>极具解释力</w:delText>
        </w:r>
      </w:del>
      <w:ins w:id="46" w:author="Nanophotonics-2020" w:date="2026-04-22T01:58:00Z">
        <w:r w:rsidR="00164B9D" w:rsidRPr="00164B9D">
          <w:rPr>
            <w:rFonts w:hint="eastAsia"/>
            <w:rPrChange w:id="47" w:author="Nanophotonics-2020" w:date="2026-04-22T01:58:00Z">
              <w:rPr>
                <w:rFonts w:hint="eastAsia"/>
                <w:highlight w:val="yellow"/>
              </w:rPr>
            </w:rPrChange>
          </w:rPr>
          <w:t>非常有效</w:t>
        </w:r>
      </w:ins>
      <w:r w:rsidR="00E52392">
        <w:rPr>
          <w:rFonts w:hint="eastAsia"/>
        </w:rPr>
        <w:t>，但</w:t>
      </w:r>
      <w:ins w:id="48" w:author="Nanophotonics-2020" w:date="2026-04-22T01:59:00Z">
        <w:r w:rsidR="00164B9D">
          <w:rPr>
            <w:rFonts w:hint="eastAsia"/>
          </w:rPr>
          <w:t>在</w:t>
        </w:r>
      </w:ins>
      <w:r w:rsidR="00E52392">
        <w:rPr>
          <w:rFonts w:hint="eastAsia"/>
        </w:rPr>
        <w:t>涉及到</w:t>
      </w:r>
      <w:r w:rsidR="00E52392" w:rsidRPr="00D217FC">
        <w:rPr>
          <w:rFonts w:hint="eastAsia"/>
        </w:rPr>
        <w:t>光子</w:t>
      </w:r>
      <w:ins w:id="49" w:author="Hongliang Dang" w:date="2026-05-25T16:27:00Z" w16du:dateUtc="2026-05-25T08:27:00Z">
        <w:r w:rsidR="00F801F0">
          <w:rPr>
            <w:rFonts w:hint="eastAsia"/>
          </w:rPr>
          <w:t>统计和真空涨落</w:t>
        </w:r>
      </w:ins>
      <w:del w:id="50" w:author="Hongliang Dang" w:date="2026-05-25T16:27:00Z" w16du:dateUtc="2026-05-25T08:27:00Z">
        <w:r w:rsidR="00E52392" w:rsidRPr="00D217FC" w:rsidDel="00F801F0">
          <w:rPr>
            <w:rFonts w:hint="eastAsia"/>
          </w:rPr>
          <w:delText>数、等时对易关系</w:delText>
        </w:r>
        <w:r w:rsidR="00E52392" w:rsidDel="00F801F0">
          <w:rPr>
            <w:rFonts w:hint="eastAsia"/>
          </w:rPr>
          <w:delText>和量子态演化</w:delText>
        </w:r>
      </w:del>
      <w:r w:rsidR="00E52392">
        <w:rPr>
          <w:rFonts w:hint="eastAsia"/>
        </w:rPr>
        <w:t>等近场量子特性时却力有不逮。</w:t>
      </w:r>
      <w:ins w:id="51" w:author="Hongliang Dang" w:date="2026-05-25T16:57:00Z">
        <w:r w:rsidR="00005C1F" w:rsidRPr="00005C1F">
          <w:t>近年来</w:t>
        </w:r>
      </w:ins>
      <w:ins w:id="52" w:author="Hongliang Dang" w:date="2026-05-25T16:57:00Z" w16du:dateUtc="2026-05-25T08:57:00Z">
        <w:r w:rsidR="00005C1F">
          <w:rPr>
            <w:rFonts w:hint="eastAsia"/>
          </w:rPr>
          <w:t>，</w:t>
        </w:r>
      </w:ins>
      <w:ins w:id="53" w:author="Hongliang Dang" w:date="2026-05-25T16:57:00Z">
        <w:r w:rsidR="00005C1F" w:rsidRPr="00005C1F">
          <w:t>极端光学实验已逼近约束光场量子效应的可观测边界：纳米结构将模式体积压缩至</w:t>
        </w:r>
        <w:r w:rsidR="00005C1F" w:rsidRPr="00005C1F">
          <w:t xml:space="preserve"> ~1 nm³ [ref]</w:t>
        </w:r>
        <w:r w:rsidR="00005C1F" w:rsidRPr="00005C1F">
          <w:t>，阿秒隧穿测量将电子动力学标尺限定在</w:t>
        </w:r>
        <w:r w:rsidR="00005C1F" w:rsidRPr="00005C1F">
          <w:t xml:space="preserve"> 34 as [ref]</w:t>
        </w:r>
        <w:r w:rsidR="00005C1F" w:rsidRPr="00005C1F">
          <w:t>。当约束光场在纳米</w:t>
        </w:r>
        <w:r w:rsidR="00005C1F" w:rsidRPr="00005C1F">
          <w:t>-</w:t>
        </w:r>
        <w:r w:rsidR="00005C1F" w:rsidRPr="00005C1F">
          <w:t>阿秒尺度与物质耦合时，场的量子涨落将影响可观测的电子动力学</w:t>
        </w:r>
        <w:r w:rsidR="00005C1F" w:rsidRPr="00005C1F">
          <w:t>——</w:t>
        </w:r>
        <w:r w:rsidR="00005C1F" w:rsidRPr="00005C1F">
          <w:t>这要求为约束光场建立量子化描述，而小孔作为最简</w:t>
        </w:r>
      </w:ins>
      <w:ins w:id="54" w:author="Hongliang Dang" w:date="2026-05-25T16:58:00Z" w16du:dateUtc="2026-05-25T08:58:00Z">
        <w:r w:rsidR="00DA4805">
          <w:rPr>
            <w:rFonts w:hint="eastAsia"/>
          </w:rPr>
          <w:t>单的</w:t>
        </w:r>
      </w:ins>
      <w:ins w:id="55" w:author="Hongliang Dang" w:date="2026-05-25T16:57:00Z">
        <w:r w:rsidR="00005C1F" w:rsidRPr="00005C1F">
          <w:t>亚波长约束结构是</w:t>
        </w:r>
      </w:ins>
      <w:ins w:id="56" w:author="Hongliang Dang" w:date="2026-05-25T16:58:00Z" w16du:dateUtc="2026-05-25T08:58:00Z">
        <w:r w:rsidR="00DA4805">
          <w:rPr>
            <w:rFonts w:hint="eastAsia"/>
          </w:rPr>
          <w:t>理论构建的</w:t>
        </w:r>
      </w:ins>
      <w:ins w:id="57" w:author="Hongliang Dang" w:date="2026-05-25T16:57:00Z">
        <w:r w:rsidR="00005C1F" w:rsidRPr="00005C1F">
          <w:t>自然起点。</w:t>
        </w:r>
      </w:ins>
    </w:p>
    <w:p w14:paraId="3D465FFA" w14:textId="07A150D4" w:rsidR="009C36EF" w:rsidRPr="00DF346E" w:rsidDel="006A25D6" w:rsidRDefault="0018450D" w:rsidP="00E30F9D">
      <w:pPr>
        <w:ind w:firstLine="480"/>
        <w:rPr>
          <w:del w:id="58" w:author="Hongliang Dang" w:date="2026-05-25T16:45:00Z" w16du:dateUtc="2026-05-25T08:45:00Z"/>
        </w:rPr>
      </w:pPr>
      <w:del w:id="59" w:author="Hongliang Dang" w:date="2026-05-25T16:45:00Z" w16du:dateUtc="2026-05-25T08:45:00Z">
        <w:r w:rsidDel="006A25D6">
          <w:rPr>
            <w:rFonts w:hint="eastAsia"/>
          </w:rPr>
          <w:delText>而近年来，随着</w:delText>
        </w:r>
        <w:r w:rsidR="00B81AEB" w:rsidDel="006A25D6">
          <w:rPr>
            <w:rFonts w:hint="eastAsia"/>
          </w:rPr>
          <w:delText>基于单偶极子的量子辐射源</w:delText>
        </w:r>
        <w:r w:rsidDel="006A25D6">
          <w:rPr>
            <w:rFonts w:hint="eastAsia"/>
          </w:rPr>
          <w:delText>、</w:delText>
        </w:r>
        <w:r w:rsidR="00B81AEB" w:rsidDel="006A25D6">
          <w:rPr>
            <w:rFonts w:hint="eastAsia"/>
          </w:rPr>
          <w:delText>集成纳米光子芯片</w:delText>
        </w:r>
        <w:r w:rsidDel="006A25D6">
          <w:rPr>
            <w:rFonts w:hint="eastAsia"/>
          </w:rPr>
          <w:delText>相关的</w:delText>
        </w:r>
        <w:r w:rsidR="00B81AEB" w:rsidDel="006A25D6">
          <w:rPr>
            <w:rFonts w:hint="eastAsia"/>
          </w:rPr>
          <w:delText>量子信息处理</w:delText>
        </w:r>
      </w:del>
      <w:ins w:id="60" w:author="Nanophotonics-2020" w:date="2026-04-22T02:03:00Z">
        <w:del w:id="61" w:author="Hongliang Dang" w:date="2026-05-25T16:45:00Z" w16du:dateUtc="2026-05-25T08:45:00Z">
          <w:r w:rsidR="00164B9D" w:rsidDel="006A25D6">
            <w:rPr>
              <w:rFonts w:hint="eastAsia"/>
            </w:rPr>
            <w:delText>以及极端约束光场</w:delText>
          </w:r>
        </w:del>
      </w:ins>
      <w:del w:id="62" w:author="Hongliang Dang" w:date="2026-05-25T16:45:00Z" w16du:dateUtc="2026-05-25T08:45:00Z">
        <w:r w:rsidR="00B81AEB" w:rsidDel="006A25D6">
          <w:rPr>
            <w:rFonts w:hint="eastAsia"/>
          </w:rPr>
          <w:delText>等</w:delText>
        </w:r>
      </w:del>
      <w:ins w:id="63" w:author="Nanophotonics-2020" w:date="2026-04-22T02:04:00Z">
        <w:del w:id="64" w:author="Hongliang Dang" w:date="2026-05-25T16:45:00Z" w16du:dateUtc="2026-05-25T08:45:00Z">
          <w:r w:rsidR="002A5682" w:rsidDel="006A25D6">
            <w:rPr>
              <w:rFonts w:hint="eastAsia"/>
            </w:rPr>
            <w:delText>前沿方向</w:delText>
          </w:r>
        </w:del>
      </w:ins>
      <w:del w:id="65" w:author="Hongliang Dang" w:date="2026-05-25T16:45:00Z" w16du:dateUtc="2026-05-25T08:45:00Z">
        <w:r w:rsidDel="006A25D6">
          <w:rPr>
            <w:rFonts w:hint="eastAsia"/>
          </w:rPr>
          <w:delText>前沿技术的蓬勃发展</w:delText>
        </w:r>
        <w:r w:rsidR="00B81AEB" w:rsidDel="006A25D6">
          <w:rPr>
            <w:rFonts w:hint="eastAsia"/>
          </w:rPr>
          <w:delText>，从第一性原理出发</w:delText>
        </w:r>
        <w:r w:rsidDel="006A25D6">
          <w:rPr>
            <w:rFonts w:hint="eastAsia"/>
          </w:rPr>
          <w:delText>拓展</w:delText>
        </w:r>
      </w:del>
      <w:ins w:id="66" w:author="Nanophotonics-2020" w:date="2026-04-22T02:01:00Z">
        <w:del w:id="67" w:author="Hongliang Dang" w:date="2026-05-25T16:45:00Z" w16du:dateUtc="2026-05-25T08:45:00Z">
          <w:r w:rsidR="00164B9D" w:rsidDel="006A25D6">
            <w:rPr>
              <w:rFonts w:hint="eastAsia"/>
            </w:rPr>
            <w:delText>对</w:delText>
          </w:r>
        </w:del>
      </w:ins>
      <w:del w:id="68" w:author="Hongliang Dang" w:date="2026-05-25T16:45:00Z" w16du:dateUtc="2026-05-25T08:45:00Z">
        <w:r w:rsidDel="006A25D6">
          <w:rPr>
            <w:rFonts w:hint="eastAsia"/>
          </w:rPr>
          <w:delText>Bethe</w:delText>
        </w:r>
        <w:r w:rsidDel="006A25D6">
          <w:rPr>
            <w:rFonts w:hint="eastAsia"/>
          </w:rPr>
          <w:delText>的</w:delText>
        </w:r>
      </w:del>
      <w:ins w:id="69" w:author="Nanophotonics-2020" w:date="2026-04-22T02:01:00Z">
        <w:del w:id="70" w:author="Hongliang Dang" w:date="2026-05-25T16:45:00Z" w16du:dateUtc="2026-05-25T08:45:00Z">
          <w:r w:rsidR="00164B9D" w:rsidDel="006A25D6">
            <w:rPr>
              <w:rFonts w:hint="eastAsia"/>
            </w:rPr>
            <w:delText>经典小孔模型进行</w:delText>
          </w:r>
        </w:del>
      </w:ins>
      <w:del w:id="71" w:author="Hongliang Dang" w:date="2026-05-25T16:45:00Z" w16du:dateUtc="2026-05-25T08:45:00Z">
        <w:r w:rsidDel="006A25D6">
          <w:rPr>
            <w:rFonts w:hint="eastAsia"/>
          </w:rPr>
          <w:delText>物理图像至近场量子</w:delText>
        </w:r>
      </w:del>
      <w:ins w:id="72" w:author="Nanophotonics-2020" w:date="2026-04-22T02:02:00Z">
        <w:del w:id="73" w:author="Hongliang Dang" w:date="2026-05-25T16:45:00Z" w16du:dateUtc="2026-05-25T08:45:00Z">
          <w:r w:rsidR="00164B9D" w:rsidDel="006A25D6">
            <w:rPr>
              <w:rFonts w:hint="eastAsia"/>
            </w:rPr>
            <w:delText>化，</w:delText>
          </w:r>
        </w:del>
      </w:ins>
      <w:del w:id="74" w:author="Hongliang Dang" w:date="2026-05-25T16:45:00Z" w16du:dateUtc="2026-05-25T08:45:00Z">
        <w:r w:rsidDel="006A25D6">
          <w:rPr>
            <w:rFonts w:hint="eastAsia"/>
          </w:rPr>
          <w:delText>区对深入</w:delText>
        </w:r>
        <w:r w:rsidR="00B81AEB" w:rsidDel="006A25D6">
          <w:rPr>
            <w:rFonts w:hint="eastAsia"/>
          </w:rPr>
          <w:delText>理解</w:delText>
        </w:r>
        <w:r w:rsidDel="006A25D6">
          <w:rPr>
            <w:rFonts w:hint="eastAsia"/>
          </w:rPr>
          <w:delText>和高效应用</w:delText>
        </w:r>
        <w:r w:rsidR="00B81AEB" w:rsidDel="006A25D6">
          <w:rPr>
            <w:rFonts w:hint="eastAsia"/>
          </w:rPr>
          <w:delText>偶极子辐射场</w:delText>
        </w:r>
        <w:r w:rsidDel="006A25D6">
          <w:rPr>
            <w:rFonts w:hint="eastAsia"/>
          </w:rPr>
          <w:delText>的量子性质</w:delText>
        </w:r>
      </w:del>
      <w:ins w:id="75" w:author="Nanophotonics-2020" w:date="2026-04-22T02:05:00Z">
        <w:del w:id="76" w:author="Hongliang Dang" w:date="2026-05-25T16:45:00Z" w16du:dateUtc="2026-05-25T08:45:00Z">
          <w:r w:rsidR="002A5682" w:rsidDel="006A25D6">
            <w:rPr>
              <w:rFonts w:hint="eastAsia"/>
            </w:rPr>
            <w:delText>、研究小孔及复杂结构约束光场与物质相互作用</w:delText>
          </w:r>
        </w:del>
      </w:ins>
      <w:del w:id="77" w:author="Hongliang Dang" w:date="2026-05-25T16:45:00Z" w16du:dateUtc="2026-05-25T08:45:00Z">
        <w:r w:rsidDel="006A25D6">
          <w:rPr>
            <w:rFonts w:hint="eastAsia"/>
          </w:rPr>
          <w:delText>至关重要</w:delText>
        </w:r>
        <w:r w:rsidR="00B81AEB" w:rsidDel="006A25D6">
          <w:rPr>
            <w:rFonts w:hint="eastAsia"/>
          </w:rPr>
          <w:delText>。</w:delText>
        </w:r>
      </w:del>
    </w:p>
    <w:p w14:paraId="1A86BDD5" w14:textId="11F0EBFC" w:rsidR="00E34494" w:rsidRDefault="001D4820" w:rsidP="004C2F7F">
      <w:pPr>
        <w:ind w:firstLine="480"/>
      </w:pPr>
      <w:r>
        <w:rPr>
          <w:rFonts w:hint="eastAsia"/>
        </w:rPr>
        <w:t>围绕</w:t>
      </w:r>
      <w:del w:id="78" w:author="Nanophotonics-2020" w:date="2026-04-22T02:05:00Z">
        <w:r w:rsidDel="005A4AD7">
          <w:rPr>
            <w:rFonts w:hint="eastAsia"/>
          </w:rPr>
          <w:delText>该理论缺口</w:delText>
        </w:r>
      </w:del>
      <w:ins w:id="79" w:author="Nanophotonics-2020" w:date="2026-04-22T02:06:00Z">
        <w:r w:rsidR="005A4AD7">
          <w:rPr>
            <w:rFonts w:hint="eastAsia"/>
          </w:rPr>
          <w:t>小孔光场的量子化</w:t>
        </w:r>
      </w:ins>
      <w:r>
        <w:rPr>
          <w:rFonts w:hint="eastAsia"/>
        </w:rPr>
        <w:t>，</w:t>
      </w:r>
      <w:ins w:id="80" w:author="Nanophotonics-2020" w:date="2026-04-22T02:06:00Z">
        <w:r w:rsidR="005A4AD7">
          <w:rPr>
            <w:rFonts w:hint="eastAsia"/>
          </w:rPr>
          <w:t>此前</w:t>
        </w:r>
      </w:ins>
      <w:r>
        <w:rPr>
          <w:rFonts w:hint="eastAsia"/>
        </w:rPr>
        <w:t>研究者们</w:t>
      </w:r>
      <w:ins w:id="81" w:author="Nanophotonics-2020" w:date="2026-04-22T02:06:00Z">
        <w:r w:rsidR="005A4AD7">
          <w:rPr>
            <w:rFonts w:hint="eastAsia"/>
          </w:rPr>
          <w:t>已经</w:t>
        </w:r>
      </w:ins>
      <w:r>
        <w:rPr>
          <w:rFonts w:hint="eastAsia"/>
        </w:rPr>
        <w:t>做</w:t>
      </w:r>
      <w:ins w:id="82" w:author="Nanophotonics-2020" w:date="2026-04-22T02:06:00Z">
        <w:r w:rsidR="005A4AD7">
          <w:rPr>
            <w:rFonts w:hint="eastAsia"/>
          </w:rPr>
          <w:t>了大量</w:t>
        </w:r>
      </w:ins>
      <w:del w:id="83" w:author="Nanophotonics-2020" w:date="2026-04-22T02:06:00Z">
        <w:r w:rsidDel="005A4AD7">
          <w:rPr>
            <w:rFonts w:hint="eastAsia"/>
          </w:rPr>
          <w:delText>出许多卓越</w:delText>
        </w:r>
      </w:del>
      <w:r>
        <w:rPr>
          <w:rFonts w:hint="eastAsia"/>
        </w:rPr>
        <w:t>工作。比如，</w:t>
      </w:r>
      <w:r w:rsidR="00B81AEB">
        <w:rPr>
          <w:rFonts w:hint="eastAsia"/>
        </w:rPr>
        <w:t xml:space="preserve"> Carniglia </w:t>
      </w:r>
      <w:r w:rsidR="00B81AEB">
        <w:rPr>
          <w:rFonts w:hint="eastAsia"/>
        </w:rPr>
        <w:t>和</w:t>
      </w:r>
      <w:r w:rsidR="00B81AEB">
        <w:rPr>
          <w:rFonts w:hint="eastAsia"/>
        </w:rPr>
        <w:t xml:space="preserve"> Mandel</w:t>
      </w:r>
      <w:r>
        <w:rPr>
          <w:rFonts w:hint="eastAsia"/>
        </w:rPr>
        <w:t>通过</w:t>
      </w:r>
      <w:r w:rsidR="00B81AEB">
        <w:rPr>
          <w:rFonts w:hint="eastAsia"/>
        </w:rPr>
        <w:t>引入</w:t>
      </w:r>
      <w:r w:rsidR="00B81AEB">
        <w:rPr>
          <w:rFonts w:hint="eastAsia"/>
        </w:rPr>
        <w:t>"</w:t>
      </w:r>
      <w:r w:rsidR="00B81AEB">
        <w:rPr>
          <w:rFonts w:hint="eastAsia"/>
        </w:rPr>
        <w:t>三元模</w:t>
      </w:r>
      <w:r w:rsidR="00875AEA">
        <w:rPr>
          <w:rFonts w:hint="eastAsia"/>
        </w:rPr>
        <w:t xml:space="preserve"> (</w:t>
      </w:r>
      <w:r w:rsidR="00B81AEB">
        <w:rPr>
          <w:rFonts w:hint="eastAsia"/>
        </w:rPr>
        <w:t>triplet modes</w:t>
      </w:r>
      <w:r w:rsidR="00875AEA">
        <w:rPr>
          <w:rFonts w:hint="eastAsia"/>
        </w:rPr>
        <w:t xml:space="preserve">) </w:t>
      </w:r>
      <w:r w:rsidR="00B81AEB">
        <w:rPr>
          <w:rFonts w:hint="eastAsia"/>
        </w:rPr>
        <w:t>"</w:t>
      </w:r>
      <w:r w:rsidR="00B81AEB">
        <w:rPr>
          <w:rFonts w:hint="eastAsia"/>
        </w:rPr>
        <w:t>的概念，将入射、反射与透射</w:t>
      </w:r>
      <w:r w:rsidR="00875AEA">
        <w:rPr>
          <w:rFonts w:hint="eastAsia"/>
        </w:rPr>
        <w:t xml:space="preserve"> (</w:t>
      </w:r>
      <w:r w:rsidR="00B81AEB">
        <w:rPr>
          <w:rFonts w:hint="eastAsia"/>
        </w:rPr>
        <w:t>倏逝</w:t>
      </w:r>
      <w:r w:rsidR="00875AEA">
        <w:rPr>
          <w:rFonts w:hint="eastAsia"/>
        </w:rPr>
        <w:t xml:space="preserve">) </w:t>
      </w:r>
      <w:r w:rsidR="00B81AEB">
        <w:rPr>
          <w:rFonts w:hint="eastAsia"/>
        </w:rPr>
        <w:t>分量归并为一组</w:t>
      </w:r>
      <w:ins w:id="84" w:author="Hongliang Dang" w:date="2026-05-25T15:08:00Z" w16du:dateUtc="2026-05-25T07:08:00Z">
        <w:r w:rsidR="00DF346E">
          <w:rPr>
            <w:rFonts w:hint="eastAsia"/>
          </w:rPr>
          <w:t>由</w:t>
        </w:r>
        <w:r w:rsidR="00DF346E">
          <w:rPr>
            <w:rFonts w:hint="eastAsia"/>
          </w:rPr>
          <w:t>Fresnel</w:t>
        </w:r>
        <w:r w:rsidR="00DF346E">
          <w:rPr>
            <w:rFonts w:hint="eastAsia"/>
          </w:rPr>
          <w:t>系数刚性关联的</w:t>
        </w:r>
      </w:ins>
      <w:r w:rsidR="00B81AEB">
        <w:rPr>
          <w:rFonts w:hint="eastAsia"/>
        </w:rPr>
        <w:t>完备正交基，</w:t>
      </w:r>
      <w:ins w:id="85" w:author="Hongliang Dang" w:date="2026-05-25T15:09:00Z" w16du:dateUtc="2026-05-25T07:09:00Z">
        <w:r w:rsidR="00DF346E">
          <w:rPr>
            <w:rFonts w:hint="eastAsia"/>
          </w:rPr>
          <w:t>首次</w:t>
        </w:r>
      </w:ins>
      <w:ins w:id="86" w:author="Hongliang Dang" w:date="2026-05-25T15:10:00Z" w16du:dateUtc="2026-05-25T07:10:00Z">
        <w:r w:rsidR="00DF346E">
          <w:rPr>
            <w:rFonts w:hint="eastAsia"/>
          </w:rPr>
          <w:t>实现</w:t>
        </w:r>
      </w:ins>
      <w:del w:id="87" w:author="Hongliang Dang" w:date="2026-05-25T15:09:00Z" w16du:dateUtc="2026-05-25T07:09:00Z">
        <w:r w:rsidR="00B81AEB" w:rsidDel="00DF346E">
          <w:rPr>
            <w:rFonts w:hint="eastAsia"/>
          </w:rPr>
          <w:delText>从而</w:delText>
        </w:r>
        <w:r w:rsidDel="00DF346E">
          <w:rPr>
            <w:rFonts w:hint="eastAsia"/>
          </w:rPr>
          <w:delText>首次</w:delText>
        </w:r>
        <w:r w:rsidR="00B81AEB" w:rsidDel="00DF346E">
          <w:rPr>
            <w:rFonts w:hint="eastAsia"/>
          </w:rPr>
          <w:delText>对</w:delText>
        </w:r>
      </w:del>
      <w:r w:rsidR="00B81AEB">
        <w:rPr>
          <w:rFonts w:hint="eastAsia"/>
        </w:rPr>
        <w:t>倏逝场</w:t>
      </w:r>
      <w:ins w:id="88" w:author="Hongliang Dang" w:date="2026-05-25T15:09:00Z" w16du:dateUtc="2026-05-25T07:09:00Z">
        <w:r w:rsidR="00DF346E">
          <w:rPr>
            <w:rFonts w:hint="eastAsia"/>
          </w:rPr>
          <w:t>的</w:t>
        </w:r>
      </w:ins>
      <w:del w:id="89" w:author="Hongliang Dang" w:date="2026-05-25T15:09:00Z" w16du:dateUtc="2026-05-25T07:09:00Z">
        <w:r w:rsidR="00B81AEB" w:rsidDel="00DF346E">
          <w:rPr>
            <w:rFonts w:hint="eastAsia"/>
          </w:rPr>
          <w:delText>实施</w:delText>
        </w:r>
      </w:del>
      <w:r w:rsidR="00B81AEB">
        <w:rPr>
          <w:rFonts w:hint="eastAsia"/>
        </w:rPr>
        <w:t>正则量子化</w:t>
      </w:r>
      <w:del w:id="90" w:author="Hongliang Dang" w:date="2026-05-25T15:10:00Z" w16du:dateUtc="2026-05-25T07:10:00Z">
        <w:r w:rsidR="00B81AEB" w:rsidRPr="00D217FC" w:rsidDel="00425D24">
          <w:rPr>
            <w:rFonts w:hint="eastAsia"/>
          </w:rPr>
          <w:delText>，</w:delText>
        </w:r>
        <w:r w:rsidRPr="00D217FC" w:rsidDel="00425D24">
          <w:rPr>
            <w:rFonts w:hint="eastAsia"/>
          </w:rPr>
          <w:delText>标志“倏逝模可量子化”正式得到理论确立</w:delText>
        </w:r>
      </w:del>
      <w:r>
        <w:rPr>
          <w:rFonts w:hint="eastAsia"/>
        </w:rPr>
        <w:t xml:space="preserve"> </w:t>
      </w:r>
      <w:r w:rsidR="00B81AEB">
        <w:rPr>
          <w:rFonts w:hint="eastAsia"/>
        </w:rPr>
        <w:t>[2]</w:t>
      </w:r>
      <w:r w:rsidR="00B81AEB">
        <w:rPr>
          <w:rFonts w:hint="eastAsia"/>
        </w:rPr>
        <w:t>。</w:t>
      </w:r>
      <w:r w:rsidR="00B81AEB">
        <w:rPr>
          <w:rFonts w:hint="eastAsia"/>
        </w:rPr>
        <w:t xml:space="preserve">Vigoureux </w:t>
      </w:r>
      <w:r w:rsidR="00B81AEB">
        <w:rPr>
          <w:rFonts w:hint="eastAsia"/>
        </w:rPr>
        <w:t>等</w:t>
      </w:r>
      <w:ins w:id="91" w:author="Hongliang Dang" w:date="2026-05-25T15:10:00Z" w16du:dateUtc="2026-05-25T07:10:00Z">
        <w:r w:rsidR="00425D24">
          <w:rPr>
            <w:rFonts w:hint="eastAsia"/>
          </w:rPr>
          <w:t>据此</w:t>
        </w:r>
      </w:ins>
      <w:del w:id="92" w:author="Hongliang Dang" w:date="2026-05-25T15:10:00Z" w16du:dateUtc="2026-05-25T07:10:00Z">
        <w:r w:rsidR="00B81AEB" w:rsidDel="00425D24">
          <w:rPr>
            <w:rFonts w:hint="eastAsia"/>
          </w:rPr>
          <w:delText>随后</w:delText>
        </w:r>
      </w:del>
      <w:r w:rsidR="00B81AEB">
        <w:rPr>
          <w:rFonts w:hint="eastAsia"/>
        </w:rPr>
        <w:t>计算</w:t>
      </w:r>
      <w:ins w:id="93" w:author="Hongliang Dang" w:date="2026-05-25T15:11:00Z" w16du:dateUtc="2026-05-25T07:11:00Z">
        <w:r w:rsidR="00425D24">
          <w:rPr>
            <w:rFonts w:hint="eastAsia"/>
          </w:rPr>
          <w:t>出</w:t>
        </w:r>
      </w:ins>
      <w:del w:id="94" w:author="Hongliang Dang" w:date="2026-05-25T15:10:00Z" w16du:dateUtc="2026-05-25T07:10:00Z">
        <w:r w:rsidR="00B81AEB" w:rsidDel="00425D24">
          <w:rPr>
            <w:rFonts w:hint="eastAsia"/>
          </w:rPr>
          <w:delText>了</w:delText>
        </w:r>
      </w:del>
      <w:r w:rsidR="00B81AEB">
        <w:rPr>
          <w:rFonts w:hint="eastAsia"/>
        </w:rPr>
        <w:t>倏逝光子的动量可观测量，指出</w:t>
      </w:r>
      <w:ins w:id="95" w:author="Hongliang Dang" w:date="2026-05-25T15:12:00Z" w16du:dateUtc="2026-05-25T07:12:00Z">
        <w:r w:rsidR="00425D24">
          <w:rPr>
            <w:rFonts w:hint="eastAsia"/>
          </w:rPr>
          <w:t>其</w:t>
        </w:r>
      </w:ins>
      <w:del w:id="96" w:author="Hongliang Dang" w:date="2026-05-25T15:12:00Z" w16du:dateUtc="2026-05-25T07:12:00Z">
        <w:r w:rsidR="00B81AEB" w:rsidDel="00425D24">
          <w:rPr>
            <w:rFonts w:hint="eastAsia"/>
          </w:rPr>
          <w:delText>其</w:delText>
        </w:r>
      </w:del>
      <w:r w:rsidR="00B81AEB">
        <w:rPr>
          <w:rFonts w:hint="eastAsia"/>
        </w:rPr>
        <w:t>横向动量</w:t>
      </w:r>
      <w:del w:id="97" w:author="Hongliang Dang" w:date="2026-05-25T15:12:00Z" w16du:dateUtc="2026-05-25T07:12:00Z">
        <w:r w:rsidR="00B81AEB" w:rsidDel="00425D24">
          <w:rPr>
            <w:rFonts w:hint="eastAsia"/>
          </w:rPr>
          <w:delText>量子</w:delText>
        </w:r>
      </w:del>
      <w:r w:rsidR="00B81AEB">
        <w:rPr>
          <w:rFonts w:hint="eastAsia"/>
        </w:rPr>
        <w:t xml:space="preserve"> </w:t>
      </w:r>
      <w:r w:rsidR="00B81AEB">
        <w:rPr>
          <w:rFonts w:hint="eastAsia"/>
        </w:rPr>
        <w:t>ℏ</w:t>
      </w:r>
      <w:r w:rsidR="00B81AEB" w:rsidRPr="00EE47EA">
        <w:rPr>
          <w:rFonts w:cs="Times New Roman"/>
          <w:i/>
          <w:iCs/>
        </w:rPr>
        <w:t>k</w:t>
      </w:r>
      <w:r w:rsidR="00B81AEB" w:rsidRPr="00EE47EA">
        <w:rPr>
          <w:rFonts w:ascii="Cambria Math" w:hAnsi="Cambria Math" w:cs="Cambria Math"/>
          <w:vertAlign w:val="subscript"/>
        </w:rPr>
        <w:t>⊥</w:t>
      </w:r>
      <w:r w:rsidR="00B81AEB" w:rsidRPr="00EE47EA">
        <w:rPr>
          <w:rFonts w:hint="eastAsia"/>
          <w:vertAlign w:val="subscript"/>
        </w:rPr>
        <w:t xml:space="preserve"> </w:t>
      </w:r>
      <w:r w:rsidR="00B81AEB">
        <w:rPr>
          <w:rFonts w:hint="eastAsia"/>
        </w:rPr>
        <w:t>可超越自由空间光子动量</w:t>
      </w:r>
      <w:r w:rsidR="00B81AEB">
        <w:rPr>
          <w:rFonts w:hint="eastAsia"/>
        </w:rPr>
        <w:t xml:space="preserve"> </w:t>
      </w:r>
      <w:r w:rsidR="00B81AEB" w:rsidRPr="00EE47EA">
        <w:rPr>
          <w:rFonts w:cs="Times New Roman"/>
        </w:rPr>
        <w:t>ℏω/c</w:t>
      </w:r>
      <w:r w:rsidR="00B81AEB">
        <w:rPr>
          <w:rFonts w:hint="eastAsia"/>
        </w:rPr>
        <w:t>，</w:t>
      </w:r>
      <w:ins w:id="98" w:author="Nanophotonics-2020" w:date="2026-04-22T02:08:00Z">
        <w:r w:rsidR="005A4AD7">
          <w:rPr>
            <w:rFonts w:hint="eastAsia"/>
          </w:rPr>
          <w:t>从量子力学视角解释了</w:t>
        </w:r>
      </w:ins>
      <w:del w:id="99" w:author="Nanophotonics-2020" w:date="2026-04-22T02:08:00Z">
        <w:r w:rsidR="00B81AEB" w:rsidDel="005A4AD7">
          <w:rPr>
            <w:rFonts w:hint="eastAsia"/>
          </w:rPr>
          <w:delText>从而揭示了</w:delText>
        </w:r>
      </w:del>
      <w:r w:rsidR="00B81AEB">
        <w:rPr>
          <w:rFonts w:hint="eastAsia"/>
        </w:rPr>
        <w:t>近场</w:t>
      </w:r>
      <w:ins w:id="100" w:author="Nanophotonics-2020" w:date="2026-04-22T02:08:00Z">
        <w:r w:rsidR="005A4AD7">
          <w:rPr>
            <w:rFonts w:hint="eastAsia"/>
          </w:rPr>
          <w:t>光学</w:t>
        </w:r>
      </w:ins>
      <w:r w:rsidR="00B81AEB">
        <w:rPr>
          <w:rFonts w:hint="eastAsia"/>
        </w:rPr>
        <w:t>显微镜</w:t>
      </w:r>
      <w:del w:id="101" w:author="Nanophotonics-2020" w:date="2026-04-22T02:08:00Z">
        <w:r w:rsidR="00A52971" w:rsidDel="005A4AD7">
          <w:rPr>
            <w:rFonts w:hint="eastAsia"/>
          </w:rPr>
          <w:delText>分辨本领得以</w:delText>
        </w:r>
      </w:del>
      <w:r w:rsidR="00B81AEB">
        <w:rPr>
          <w:rFonts w:hint="eastAsia"/>
        </w:rPr>
        <w:t>突破</w:t>
      </w:r>
      <w:ins w:id="102" w:author="Nanophotonics-2020" w:date="2026-04-22T02:09:00Z">
        <w:r w:rsidR="005A4AD7">
          <w:rPr>
            <w:rFonts w:hint="eastAsia"/>
          </w:rPr>
          <w:t>光学</w:t>
        </w:r>
      </w:ins>
      <w:r w:rsidR="00B81AEB">
        <w:rPr>
          <w:rFonts w:hint="eastAsia"/>
        </w:rPr>
        <w:t>衍射极限的</w:t>
      </w:r>
      <w:del w:id="103" w:author="Nanophotonics-2020" w:date="2026-04-22T02:09:00Z">
        <w:r w:rsidR="00B81AEB" w:rsidDel="005A4AD7">
          <w:rPr>
            <w:rFonts w:hint="eastAsia"/>
          </w:rPr>
          <w:delText>量子力学根源</w:delText>
        </w:r>
      </w:del>
      <w:ins w:id="104" w:author="Nanophotonics-2020" w:date="2026-04-22T02:09:00Z">
        <w:r w:rsidR="005A4AD7">
          <w:rPr>
            <w:rFonts w:hint="eastAsia"/>
          </w:rPr>
          <w:t>原因</w:t>
        </w:r>
      </w:ins>
      <w:r w:rsidR="00B81AEB">
        <w:rPr>
          <w:rFonts w:hint="eastAsia"/>
        </w:rPr>
        <w:t xml:space="preserve"> [3]</w:t>
      </w:r>
      <w:r w:rsidR="00B81AEB">
        <w:rPr>
          <w:rFonts w:hint="eastAsia"/>
        </w:rPr>
        <w:t>。</w:t>
      </w:r>
      <w:ins w:id="105" w:author="Hongliang Dang" w:date="2026-05-25T15:16:00Z" w16du:dateUtc="2026-05-25T07:16:00Z">
        <w:r w:rsidR="00425D24">
          <w:rPr>
            <w:rFonts w:hint="eastAsia"/>
          </w:rPr>
          <w:t>然而，</w:t>
        </w:r>
      </w:ins>
      <w:ins w:id="106" w:author="Hongliang Dang" w:date="2026-05-25T15:12:00Z" w16du:dateUtc="2026-05-25T07:12:00Z">
        <w:r w:rsidR="00425D24">
          <w:rPr>
            <w:rFonts w:hint="eastAsia"/>
          </w:rPr>
          <w:t>以上</w:t>
        </w:r>
        <w:r w:rsidR="00425D24" w:rsidRPr="00DF346E">
          <w:t>工作假设介质均匀且无损耗。</w:t>
        </w:r>
        <w:r w:rsidR="00425D24" w:rsidRPr="00DF346E">
          <w:t xml:space="preserve">Glauber </w:t>
        </w:r>
        <w:r w:rsidR="00425D24" w:rsidRPr="00DF346E">
          <w:t>和</w:t>
        </w:r>
        <w:r w:rsidR="00425D24" w:rsidRPr="00DF346E">
          <w:t xml:space="preserve"> Lewenstein </w:t>
        </w:r>
        <w:r w:rsidR="00425D24" w:rsidRPr="00DF346E">
          <w:t>将量子化推广到任意空间非均匀无损耗介质，给出本征模与平面波两套等价展开方案</w:t>
        </w:r>
      </w:ins>
      <w:ins w:id="107" w:author="Hongliang Dang" w:date="2026-05-25T15:13:00Z" w16du:dateUtc="2026-05-25T07:13:00Z">
        <w:r w:rsidR="00425D24">
          <w:rPr>
            <w:rFonts w:hint="eastAsia"/>
          </w:rPr>
          <w:t>。</w:t>
        </w:r>
      </w:ins>
      <w:ins w:id="108" w:author="Hongliang Dang" w:date="2026-05-25T15:17:00Z" w16du:dateUtc="2026-05-25T07:17:00Z">
        <w:r w:rsidR="00425D24">
          <w:rPr>
            <w:rFonts w:hint="eastAsia"/>
          </w:rPr>
          <w:t>而</w:t>
        </w:r>
      </w:ins>
      <w:r w:rsidR="00C31657">
        <w:rPr>
          <w:rFonts w:hint="eastAsia"/>
        </w:rPr>
        <w:t>在更一般的色散损耗介质中，</w:t>
      </w:r>
      <w:r w:rsidR="00C31657">
        <w:rPr>
          <w:rFonts w:hint="eastAsia"/>
        </w:rPr>
        <w:t>Huttner</w:t>
      </w:r>
      <w:r w:rsidR="004C2F7F">
        <w:rPr>
          <w:rFonts w:hint="eastAsia"/>
        </w:rPr>
        <w:t>等借助</w:t>
      </w:r>
      <w:r w:rsidR="004C2F7F">
        <w:rPr>
          <w:rFonts w:hint="eastAsia"/>
        </w:rPr>
        <w:t>Hopfiled</w:t>
      </w:r>
      <w:r w:rsidR="004C2F7F">
        <w:rPr>
          <w:rFonts w:hint="eastAsia"/>
        </w:rPr>
        <w:t>极化激元模型成功实现对色散吸收金属界面倏逝近场的正则量子化</w:t>
      </w:r>
      <w:r w:rsidR="004C2F7F">
        <w:rPr>
          <w:rFonts w:hint="eastAsia"/>
        </w:rPr>
        <w:t xml:space="preserve"> [4]</w:t>
      </w:r>
      <w:del w:id="109" w:author="Nanophotonics-2020" w:date="2026-04-22T02:09:00Z">
        <w:r w:rsidR="004C2F7F" w:rsidDel="005A4AD7">
          <w:rPr>
            <w:rFonts w:hint="eastAsia"/>
          </w:rPr>
          <w:delText>。与此同时</w:delText>
        </w:r>
      </w:del>
      <w:r w:rsidR="004C2F7F">
        <w:rPr>
          <w:rFonts w:hint="eastAsia"/>
        </w:rPr>
        <w:t>，</w:t>
      </w:r>
      <w:r w:rsidR="004C2F7F">
        <w:rPr>
          <w:rFonts w:hint="eastAsia"/>
        </w:rPr>
        <w:t>Gruner</w:t>
      </w:r>
      <w:r w:rsidR="004C2F7F">
        <w:rPr>
          <w:rFonts w:hint="eastAsia"/>
        </w:rPr>
        <w:t>等则提出适用于三维色散吸收介质的并矢格林函数宏观</w:t>
      </w:r>
      <w:r w:rsidR="004C2F7F">
        <w:rPr>
          <w:rFonts w:hint="eastAsia"/>
        </w:rPr>
        <w:t>QED</w:t>
      </w:r>
      <w:r w:rsidR="004C2F7F">
        <w:rPr>
          <w:rFonts w:hint="eastAsia"/>
        </w:rPr>
        <w:t>理论</w:t>
      </w:r>
      <w:r w:rsidR="004C2F7F">
        <w:rPr>
          <w:rFonts w:hint="eastAsia"/>
        </w:rPr>
        <w:t xml:space="preserve"> [5]</w:t>
      </w:r>
      <w:r w:rsidR="004C2F7F">
        <w:rPr>
          <w:rFonts w:hint="eastAsia"/>
        </w:rPr>
        <w:t>。</w:t>
      </w:r>
      <w:del w:id="110" w:author="Nanophotonics-2020" w:date="2026-04-22T02:10:00Z">
        <w:r w:rsidR="004C2F7F" w:rsidDel="005A4AD7">
          <w:rPr>
            <w:rFonts w:hint="eastAsia"/>
          </w:rPr>
          <w:delText>近</w:delText>
        </w:r>
        <w:r w:rsidR="00B81AEB" w:rsidDel="005A4AD7">
          <w:rPr>
            <w:rFonts w:hint="eastAsia"/>
          </w:rPr>
          <w:delText>年来</w:delText>
        </w:r>
      </w:del>
      <w:ins w:id="111" w:author="Nanophotonics-2020" w:date="2026-04-22T02:10:00Z">
        <w:r w:rsidR="005A4AD7">
          <w:rPr>
            <w:rFonts w:hint="eastAsia"/>
          </w:rPr>
          <w:t>随后</w:t>
        </w:r>
      </w:ins>
      <w:r w:rsidR="00B81AEB">
        <w:rPr>
          <w:rFonts w:hint="eastAsia"/>
        </w:rPr>
        <w:t>，</w:t>
      </w:r>
      <w:r w:rsidR="00B81AEB">
        <w:rPr>
          <w:rFonts w:hint="eastAsia"/>
        </w:rPr>
        <w:t xml:space="preserve">Jung </w:t>
      </w:r>
      <w:r w:rsidR="00B81AEB">
        <w:rPr>
          <w:rFonts w:hint="eastAsia"/>
        </w:rPr>
        <w:t>和</w:t>
      </w:r>
      <w:r w:rsidR="00B81AEB">
        <w:rPr>
          <w:rFonts w:hint="eastAsia"/>
        </w:rPr>
        <w:t xml:space="preserve"> Keller </w:t>
      </w:r>
      <w:r w:rsidR="004C2F7F">
        <w:rPr>
          <w:rFonts w:hint="eastAsia"/>
        </w:rPr>
        <w:t>建立适用于小孔</w:t>
      </w:r>
      <w:ins w:id="112" w:author="Hongliang Dang" w:date="2026-05-25T15:18:00Z" w16du:dateUtc="2026-05-25T07:18:00Z">
        <w:r w:rsidR="00425D24">
          <w:rPr>
            <w:rFonts w:hint="eastAsia"/>
          </w:rPr>
          <w:t>衍射</w:t>
        </w:r>
      </w:ins>
      <w:del w:id="113" w:author="Hongliang Dang" w:date="2026-05-25T15:18:00Z" w16du:dateUtc="2026-05-25T07:18:00Z">
        <w:r w:rsidR="004C2F7F" w:rsidDel="00425D24">
          <w:rPr>
            <w:rFonts w:hint="eastAsia"/>
          </w:rPr>
          <w:delText>体系</w:delText>
        </w:r>
      </w:del>
      <w:r w:rsidR="004C2F7F">
        <w:rPr>
          <w:rFonts w:hint="eastAsia"/>
        </w:rPr>
        <w:t>的</w:t>
      </w:r>
      <w:del w:id="114" w:author="Hongliang Dang" w:date="2026-05-25T15:18:00Z" w16du:dateUtc="2026-05-25T07:18:00Z">
        <w:r w:rsidR="004C2F7F" w:rsidDel="00425D24">
          <w:rPr>
            <w:rFonts w:hint="eastAsia"/>
          </w:rPr>
          <w:delText>完整</w:delText>
        </w:r>
      </w:del>
      <w:r w:rsidR="004C2F7F">
        <w:rPr>
          <w:rFonts w:hint="eastAsia"/>
        </w:rPr>
        <w:t>量子电动力学</w:t>
      </w:r>
      <w:r w:rsidR="00875AEA">
        <w:rPr>
          <w:rFonts w:hint="eastAsia"/>
        </w:rPr>
        <w:t xml:space="preserve"> (QED) </w:t>
      </w:r>
      <w:del w:id="115" w:author="Hongliang Dang" w:date="2026-05-25T15:18:00Z" w16du:dateUtc="2026-05-25T07:18:00Z">
        <w:r w:rsidR="004C2F7F" w:rsidDel="00425D24">
          <w:rPr>
            <w:rFonts w:hint="eastAsia"/>
          </w:rPr>
          <w:delText>衍射</w:delText>
        </w:r>
      </w:del>
      <w:r w:rsidR="004C2F7F">
        <w:rPr>
          <w:rFonts w:hint="eastAsia"/>
        </w:rPr>
        <w:t>理论，并将其应用于单光子量级的小孔杨氏双缝干涉，显著拓展了小孔</w:t>
      </w:r>
      <w:r w:rsidR="004C2F7F">
        <w:rPr>
          <w:rFonts w:hint="eastAsia"/>
        </w:rPr>
        <w:t>QED</w:t>
      </w:r>
      <w:r w:rsidR="004C2F7F">
        <w:rPr>
          <w:rFonts w:hint="eastAsia"/>
        </w:rPr>
        <w:t>的应用外延</w:t>
      </w:r>
      <w:r w:rsidR="004C2F7F">
        <w:rPr>
          <w:rFonts w:hint="eastAsia"/>
        </w:rPr>
        <w:t xml:space="preserve"> </w:t>
      </w:r>
      <w:r w:rsidR="00B81AEB">
        <w:rPr>
          <w:rFonts w:hint="eastAsia"/>
        </w:rPr>
        <w:t>[6,7]</w:t>
      </w:r>
      <w:r w:rsidR="00B81AEB">
        <w:rPr>
          <w:rFonts w:hint="eastAsia"/>
        </w:rPr>
        <w:t>。</w:t>
      </w:r>
    </w:p>
    <w:p w14:paraId="4E4A25E3" w14:textId="54656445" w:rsidR="00DF346E" w:rsidRPr="00DF346E" w:rsidRDefault="00A24AF9" w:rsidP="00A21C4E">
      <w:pPr>
        <w:ind w:firstLine="480"/>
        <w:rPr>
          <w:ins w:id="116" w:author="Hongliang Dang" w:date="2026-05-25T15:05:00Z" w16du:dateUtc="2026-05-25T07:05:00Z"/>
        </w:rPr>
      </w:pPr>
      <w:ins w:id="117" w:author="Hongliang Dang" w:date="2026-04-26T13:50:00Z" w16du:dateUtc="2026-04-26T05:50:00Z">
        <w:r w:rsidRPr="00945E2A">
          <w:rPr>
            <w:rFonts w:hint="eastAsia"/>
          </w:rPr>
          <w:lastRenderedPageBreak/>
          <w:t>尽管上述研究分别在倏逝场量子化、损耗介质处理和小孔量子散射方面取得了关键进展，但围绕</w:t>
        </w:r>
        <w:r w:rsidRPr="00945E2A">
          <w:rPr>
            <w:rFonts w:hint="eastAsia"/>
          </w:rPr>
          <w:t>"</w:t>
        </w:r>
        <w:r w:rsidRPr="00945E2A">
          <w:rPr>
            <w:rFonts w:hint="eastAsia"/>
          </w:rPr>
          <w:t>偶极光场量子化</w:t>
        </w:r>
        <w:r w:rsidRPr="00945E2A">
          <w:rPr>
            <w:rFonts w:hint="eastAsia"/>
          </w:rPr>
          <w:t>"</w:t>
        </w:r>
        <w:r w:rsidRPr="00945E2A">
          <w:rPr>
            <w:rFonts w:hint="eastAsia"/>
          </w:rPr>
          <w:t>的统一理论链路仍不完整。例如，</w:t>
        </w:r>
      </w:ins>
      <w:ins w:id="118" w:author="Hongliang Dang" w:date="2026-05-25T15:36:00Z" w16du:dateUtc="2026-05-25T07:36:00Z">
        <w:r w:rsidR="00A21C4E" w:rsidRPr="00DF346E">
          <w:t xml:space="preserve">Carniglia-Mandel </w:t>
        </w:r>
        <w:r w:rsidR="00A21C4E" w:rsidRPr="00DF346E">
          <w:t>和</w:t>
        </w:r>
        <w:r w:rsidR="00A21C4E" w:rsidRPr="00DF346E">
          <w:t xml:space="preserve"> Glauber-Lewenstein </w:t>
        </w:r>
        <w:r w:rsidR="00A21C4E" w:rsidRPr="00DF346E">
          <w:t>的模式量子化适用于均匀或无限延伸的界面，哈密顿量不含有限孔径约束项，无法纳入完美电导体薄屏上的孔边界条件</w:t>
        </w:r>
      </w:ins>
      <w:ins w:id="119" w:author="Hongliang Dang" w:date="2026-04-26T13:50:00Z" w16du:dateUtc="2026-04-26T05:50:00Z">
        <w:r w:rsidRPr="00945E2A">
          <w:rPr>
            <w:rFonts w:hint="eastAsia"/>
          </w:rPr>
          <w:t>。</w:t>
        </w:r>
      </w:ins>
      <w:ins w:id="120" w:author="Hongliang Dang" w:date="2026-05-25T15:37:00Z" w16du:dateUtc="2026-05-25T07:37:00Z">
        <w:r w:rsidR="00A21C4E" w:rsidRPr="00DF346E">
          <w:t xml:space="preserve">Huttner-Barnett </w:t>
        </w:r>
        <w:r w:rsidR="00A21C4E" w:rsidRPr="00DF346E">
          <w:t>和</w:t>
        </w:r>
        <w:r w:rsidR="00A21C4E" w:rsidRPr="00DF346E">
          <w:t xml:space="preserve"> Dung </w:t>
        </w:r>
        <w:r w:rsidR="00A21C4E" w:rsidRPr="00DF346E">
          <w:t>等的宏观</w:t>
        </w:r>
        <w:r w:rsidR="00A21C4E" w:rsidRPr="00DF346E">
          <w:t xml:space="preserve"> QED </w:t>
        </w:r>
        <w:r w:rsidR="00A21C4E" w:rsidRPr="00DF346E">
          <w:t>以格林函数为核心可观测量，原则上可处理任意几何，但不能直接给出与</w:t>
        </w:r>
        <w:r w:rsidR="00A21C4E" w:rsidRPr="00DF346E">
          <w:t xml:space="preserve"> Bethe </w:t>
        </w:r>
        <w:r w:rsidR="00A21C4E" w:rsidRPr="00DF346E">
          <w:t>等效偶极矩对应的显式量子场；</w:t>
        </w:r>
        <w:r w:rsidR="00A21C4E" w:rsidRPr="00DF346E">
          <w:t xml:space="preserve">Jung-Keller </w:t>
        </w:r>
        <w:r w:rsidR="00A21C4E" w:rsidRPr="00DF346E">
          <w:t>的超</w:t>
        </w:r>
        <w:r w:rsidR="00A21C4E" w:rsidRPr="00DF346E">
          <w:t xml:space="preserve"> S </w:t>
        </w:r>
        <w:r w:rsidR="00A21C4E" w:rsidRPr="00DF346E">
          <w:t>矩阵侧重散射态映射，缺少从经典偶极模型到量子场算符的第一性推导。</w:t>
        </w:r>
      </w:ins>
      <w:ins w:id="121" w:author="Hongliang Dang" w:date="2026-05-25T15:39:00Z" w16du:dateUtc="2026-05-25T07:39:00Z">
        <w:r w:rsidR="00A21C4E" w:rsidRPr="00DF346E">
          <w:t>同时，库仑规范下经</w:t>
        </w:r>
        <w:r w:rsidR="00A21C4E" w:rsidRPr="00DF346E">
          <w:t xml:space="preserve"> Weyl </w:t>
        </w:r>
        <w:r w:rsidR="00A21C4E" w:rsidRPr="00DF346E">
          <w:t>角谱展开导出显式场算符并回收经典</w:t>
        </w:r>
        <w:r w:rsidR="00A21C4E" w:rsidRPr="00DF346E">
          <w:t xml:space="preserve"> Bethe </w:t>
        </w:r>
        <w:r w:rsidR="00A21C4E" w:rsidRPr="00DF346E">
          <w:t>极限、以及洛伦兹规范下近场倏逝模式的协变处理，也缺乏系统论证。</w:t>
        </w:r>
      </w:ins>
      <w:ins w:id="122" w:author="Hongliang Dang" w:date="2026-06-08T15:57:00Z" w16du:dateUtc="2026-06-08T07:57:00Z">
        <w:r w:rsidR="005F37F8">
          <w:rPr>
            <w:rFonts w:hint="eastAsia"/>
          </w:rPr>
          <w:t>更重要的是，</w:t>
        </w:r>
      </w:ins>
      <w:ins w:id="123" w:author="Hongliang Dang" w:date="2026-06-08T15:56:00Z" w16du:dateUtc="2026-06-08T07:56:00Z">
        <w:r w:rsidR="005F37F8">
          <w:rPr>
            <w:rFonts w:hint="eastAsia"/>
          </w:rPr>
          <w:t>随着</w:t>
        </w:r>
      </w:ins>
      <w:ins w:id="124" w:author="Hongliang Dang" w:date="2026-06-08T15:57:00Z" w16du:dateUtc="2026-06-08T07:57:00Z">
        <w:r w:rsidR="005F37F8">
          <w:rPr>
            <w:rFonts w:hint="eastAsia"/>
          </w:rPr>
          <w:t>所研究空间尺度的</w:t>
        </w:r>
      </w:ins>
      <w:ins w:id="125" w:author="Hongliang Dang" w:date="2026-06-08T15:58:00Z" w16du:dateUtc="2026-06-08T07:58:00Z">
        <w:r w:rsidR="005F37F8">
          <w:rPr>
            <w:rFonts w:hint="eastAsia"/>
          </w:rPr>
          <w:t>不断压缩，当其</w:t>
        </w:r>
      </w:ins>
      <w:ins w:id="126" w:author="Hongliang Dang" w:date="2026-06-08T15:56:00Z" w16du:dateUtc="2026-06-08T07:56:00Z">
        <w:r w:rsidR="005F37F8">
          <w:rPr>
            <w:rFonts w:hint="eastAsia"/>
          </w:rPr>
          <w:t>远小于</w:t>
        </w:r>
      </w:ins>
      <w:ins w:id="127" w:author="Hongliang Dang" w:date="2026-06-08T15:57:00Z" w16du:dateUtc="2026-06-08T07:57:00Z">
        <w:r w:rsidR="005F37F8">
          <w:rPr>
            <w:rFonts w:hint="eastAsia"/>
          </w:rPr>
          <w:t>波长</w:t>
        </w:r>
      </w:ins>
      <w:ins w:id="128" w:author="Hongliang Dang" w:date="2026-06-08T15:58:00Z" w16du:dateUtc="2026-06-08T07:58:00Z">
        <w:r w:rsidR="005F37F8">
          <w:rPr>
            <w:rFonts w:hint="eastAsia"/>
          </w:rPr>
          <w:t>时</w:t>
        </w:r>
      </w:ins>
      <w:ins w:id="129" w:author="Hongliang Dang" w:date="2026-06-08T15:57:00Z" w16du:dateUtc="2026-06-08T07:57:00Z">
        <w:r w:rsidR="005F37F8">
          <w:rPr>
            <w:rFonts w:hint="eastAsia"/>
          </w:rPr>
          <w:t>，</w:t>
        </w:r>
      </w:ins>
      <w:del w:id="130" w:author="Hongliang Dang" w:date="2026-04-27T19:28:00Z" w16du:dateUtc="2026-04-27T11:28:00Z">
        <w:r w:rsidR="00945E2A" w:rsidRPr="0072615D" w:rsidDel="00413ACE">
          <w:rPr>
            <w:rFonts w:hint="eastAsia"/>
          </w:rPr>
          <w:delText>尽管上述研究分别在倏逝场量子化、损耗介质处理和小孔量子散射方面取得了关键进展，但围绕“偶极光场量子化”的统一理论链路仍不完整：一方面，尚缺少从库仑规范正则量子化</w:delText>
        </w:r>
      </w:del>
      <w:del w:id="131" w:author="Hongliang Dang" w:date="2026-05-25T15:40:00Z" w16du:dateUtc="2026-05-25T07:40:00Z">
        <w:r w:rsidR="00945E2A" w:rsidRPr="0072615D" w:rsidDel="00A21C4E">
          <w:rPr>
            <w:rFonts w:hint="eastAsia"/>
          </w:rPr>
          <w:delText>出发</w:delText>
        </w:r>
      </w:del>
      <w:del w:id="132" w:author="Hongliang Dang" w:date="2026-04-27T19:29:00Z" w16du:dateUtc="2026-04-27T11:29:00Z">
        <w:r w:rsidR="00945E2A" w:rsidRPr="0072615D" w:rsidDel="00413ACE">
          <w:rPr>
            <w:rFonts w:hint="eastAsia"/>
          </w:rPr>
          <w:delText>、</w:delText>
        </w:r>
      </w:del>
      <w:del w:id="133" w:author="Hongliang Dang" w:date="2026-05-25T15:40:00Z" w16du:dateUtc="2026-05-25T07:40:00Z">
        <w:r w:rsidR="00945E2A" w:rsidRPr="0072615D" w:rsidDel="00A21C4E">
          <w:rPr>
            <w:rFonts w:hint="eastAsia"/>
          </w:rPr>
          <w:delText>经</w:delText>
        </w:r>
        <w:r w:rsidR="00945E2A" w:rsidRPr="0072615D" w:rsidDel="00A21C4E">
          <w:delText xml:space="preserve"> Weyl </w:delText>
        </w:r>
        <w:r w:rsidR="00945E2A" w:rsidRPr="0072615D" w:rsidDel="00A21C4E">
          <w:rPr>
            <w:rFonts w:hint="eastAsia"/>
          </w:rPr>
          <w:delText>角谱展开到显式场算符并严格回收经典</w:delText>
        </w:r>
        <w:r w:rsidR="00945E2A" w:rsidRPr="0072615D" w:rsidDel="00A21C4E">
          <w:delText xml:space="preserve"> Bethe </w:delText>
        </w:r>
        <w:r w:rsidR="00945E2A" w:rsidRPr="0072615D" w:rsidDel="00A21C4E">
          <w:rPr>
            <w:rFonts w:hint="eastAsia"/>
          </w:rPr>
          <w:delText>极限的闭合推导；</w:delText>
        </w:r>
      </w:del>
      <w:del w:id="134" w:author="Hongliang Dang" w:date="2026-04-27T19:29:00Z" w16du:dateUtc="2026-04-27T11:29:00Z">
        <w:r w:rsidR="00945E2A" w:rsidRPr="0072615D" w:rsidDel="00413ACE">
          <w:rPr>
            <w:rFonts w:hint="eastAsia"/>
          </w:rPr>
          <w:delText>另一方面，</w:delText>
        </w:r>
      </w:del>
      <w:del w:id="135" w:author="Hongliang Dang" w:date="2026-05-25T15:40:00Z" w16du:dateUtc="2026-05-25T07:40:00Z">
        <w:r w:rsidR="00945E2A" w:rsidRPr="0072615D" w:rsidDel="00A21C4E">
          <w:rPr>
            <w:rFonts w:hint="eastAsia"/>
          </w:rPr>
          <w:delText>协变框架下近场倏逝模式的</w:delText>
        </w:r>
        <w:r w:rsidR="00CA17F5" w:rsidRPr="0072615D" w:rsidDel="00A21C4E">
          <w:rPr>
            <w:rFonts w:hint="eastAsia"/>
          </w:rPr>
          <w:delText>洛伦兹</w:delText>
        </w:r>
        <w:r w:rsidR="00945E2A" w:rsidRPr="0072615D" w:rsidDel="00A21C4E">
          <w:rPr>
            <w:rFonts w:hint="eastAsia"/>
          </w:rPr>
          <w:delText>规范处理</w:delText>
        </w:r>
        <w:r w:rsidR="00C86EC9" w:rsidRPr="0072615D" w:rsidDel="00A21C4E">
          <w:rPr>
            <w:rFonts w:hint="eastAsia"/>
          </w:rPr>
          <w:delText>及其</w:delText>
        </w:r>
        <w:r w:rsidR="00945E2A" w:rsidRPr="0072615D" w:rsidDel="00A21C4E">
          <w:rPr>
            <w:rFonts w:hint="eastAsia"/>
          </w:rPr>
          <w:delText>与</w:delText>
        </w:r>
        <w:r w:rsidR="00C86EC9" w:rsidRPr="0072615D" w:rsidDel="00A21C4E">
          <w:rPr>
            <w:rFonts w:hint="eastAsia"/>
          </w:rPr>
          <w:delText>库仑</w:delText>
        </w:r>
        <w:r w:rsidR="00945E2A" w:rsidRPr="0072615D" w:rsidDel="00A21C4E">
          <w:rPr>
            <w:rFonts w:hint="eastAsia"/>
          </w:rPr>
          <w:delText>规范方案在物理可观测量上的等价性也缺乏系统论证。</w:delText>
        </w:r>
      </w:del>
      <w:ins w:id="136" w:author="Nanophotonics-2020" w:date="2026-04-22T02:13:00Z">
        <w:del w:id="137" w:author="Hongliang Dang" w:date="2026-04-27T19:29:00Z" w16du:dateUtc="2026-04-27T11:29:00Z">
          <w:r w:rsidR="00165937" w:rsidDel="00413ACE">
            <w:rPr>
              <w:rFonts w:hint="eastAsia"/>
              <w:highlight w:val="yellow"/>
            </w:rPr>
            <w:delText>【</w:delText>
          </w:r>
        </w:del>
      </w:ins>
      <w:ins w:id="138" w:author="Nanophotonics-2020" w:date="2026-04-22T02:14:00Z">
        <w:del w:id="139" w:author="Hongliang Dang" w:date="2026-04-27T19:29:00Z" w16du:dateUtc="2026-04-27T11:29:00Z">
          <w:r w:rsidR="00165937" w:rsidDel="00413ACE">
            <w:rPr>
              <w:rFonts w:hint="eastAsia"/>
              <w:highlight w:val="yellow"/>
            </w:rPr>
            <w:delText>这部分说的有点含糊，除了</w:delText>
          </w:r>
        </w:del>
      </w:ins>
      <w:ins w:id="140" w:author="Nanophotonics-2020" w:date="2026-04-22T02:15:00Z">
        <w:del w:id="141" w:author="Hongliang Dang" w:date="2026-04-27T19:29:00Z" w16du:dateUtc="2026-04-27T11:29:00Z">
          <w:r w:rsidR="00165937" w:rsidDel="00413ACE">
            <w:rPr>
              <w:rFonts w:hint="eastAsia"/>
              <w:highlight w:val="yellow"/>
            </w:rPr>
            <w:delText>缺少“闭合推导、系统论证”外，</w:delText>
          </w:r>
        </w:del>
      </w:ins>
      <w:ins w:id="142" w:author="Nanophotonics-2020" w:date="2026-04-22T02:14:00Z">
        <w:del w:id="143" w:author="Hongliang Dang" w:date="2026-04-27T19:29:00Z" w16du:dateUtc="2026-04-27T11:29:00Z">
          <w:r w:rsidR="00165937" w:rsidDel="00413ACE">
            <w:rPr>
              <w:rFonts w:hint="eastAsia"/>
              <w:highlight w:val="yellow"/>
            </w:rPr>
            <w:delText>能否</w:delText>
          </w:r>
        </w:del>
      </w:ins>
      <w:ins w:id="144" w:author="Nanophotonics-2020" w:date="2026-04-22T02:16:00Z">
        <w:del w:id="145" w:author="Hongliang Dang" w:date="2026-04-27T19:29:00Z" w16du:dateUtc="2026-04-27T11:29:00Z">
          <w:r w:rsidR="00165937" w:rsidDel="00413ACE">
            <w:rPr>
              <w:rFonts w:hint="eastAsia"/>
              <w:highlight w:val="yellow"/>
            </w:rPr>
            <w:delText>从某个方面更</w:delText>
          </w:r>
        </w:del>
      </w:ins>
      <w:ins w:id="146" w:author="Nanophotonics-2020" w:date="2026-04-22T02:15:00Z">
        <w:del w:id="147" w:author="Hongliang Dang" w:date="2026-04-27T19:29:00Z" w16du:dateUtc="2026-04-27T11:29:00Z">
          <w:r w:rsidR="00165937" w:rsidDel="00413ACE">
            <w:rPr>
              <w:rFonts w:hint="eastAsia"/>
              <w:highlight w:val="yellow"/>
            </w:rPr>
            <w:delText>直接</w:delText>
          </w:r>
        </w:del>
      </w:ins>
      <w:ins w:id="148" w:author="Nanophotonics-2020" w:date="2026-04-22T02:16:00Z">
        <w:del w:id="149" w:author="Hongliang Dang" w:date="2026-04-27T19:29:00Z" w16du:dateUtc="2026-04-27T11:29:00Z">
          <w:r w:rsidR="00165937" w:rsidDel="00413ACE">
            <w:rPr>
              <w:rFonts w:hint="eastAsia"/>
              <w:highlight w:val="yellow"/>
            </w:rPr>
            <w:delText>地说明以前的这些工作不适用于</w:delText>
          </w:r>
        </w:del>
      </w:ins>
      <w:ins w:id="150" w:author="Nanophotonics-2020" w:date="2026-04-22T02:17:00Z">
        <w:del w:id="151" w:author="Hongliang Dang" w:date="2026-04-27T19:29:00Z" w16du:dateUtc="2026-04-27T11:29:00Z">
          <w:r w:rsidR="00165937" w:rsidRPr="00165937" w:rsidDel="00413ACE">
            <w:rPr>
              <w:rFonts w:hint="eastAsia"/>
            </w:rPr>
            <w:delText>小孔极端约束光场的量子化</w:delText>
          </w:r>
          <w:r w:rsidR="00165937" w:rsidDel="00413ACE">
            <w:rPr>
              <w:rFonts w:hint="eastAsia"/>
            </w:rPr>
            <w:delText>？</w:delText>
          </w:r>
        </w:del>
      </w:ins>
      <w:ins w:id="152" w:author="Nanophotonics-2020" w:date="2026-04-22T02:13:00Z">
        <w:del w:id="153" w:author="Hongliang Dang" w:date="2026-04-27T19:29:00Z" w16du:dateUtc="2026-04-27T11:29:00Z">
          <w:r w:rsidR="00165937" w:rsidDel="00413ACE">
            <w:rPr>
              <w:rFonts w:hint="eastAsia"/>
              <w:highlight w:val="yellow"/>
            </w:rPr>
            <w:delText>】</w:delText>
          </w:r>
        </w:del>
      </w:ins>
      <w:del w:id="154" w:author="Hongliang Dang" w:date="2026-06-08T15:57:00Z" w16du:dateUtc="2026-06-08T07:57:00Z">
        <w:r w:rsidR="00945E2A" w:rsidRPr="00945E2A" w:rsidDel="005F37F8">
          <w:rPr>
            <w:rFonts w:hint="eastAsia"/>
          </w:rPr>
          <w:delText>本文针对</w:delText>
        </w:r>
      </w:del>
      <w:del w:id="155" w:author="Hongliang Dang" w:date="2026-05-25T15:40:00Z" w16du:dateUtc="2026-05-25T07:40:00Z">
        <w:r w:rsidR="00945E2A" w:rsidRPr="00945E2A" w:rsidDel="00A21C4E">
          <w:rPr>
            <w:rFonts w:hint="eastAsia"/>
          </w:rPr>
          <w:delText>这两个层面的</w:delText>
        </w:r>
      </w:del>
      <w:del w:id="156" w:author="Hongliang Dang" w:date="2026-06-08T15:57:00Z" w16du:dateUtc="2026-06-08T07:57:00Z">
        <w:r w:rsidR="00945E2A" w:rsidRPr="00945E2A" w:rsidDel="005F37F8">
          <w:rPr>
            <w:rFonts w:hint="eastAsia"/>
          </w:rPr>
          <w:delText>缺口，</w:delText>
        </w:r>
      </w:del>
      <w:r w:rsidR="00945E2A" w:rsidRPr="00945E2A">
        <w:rPr>
          <w:rFonts w:hint="eastAsia"/>
        </w:rPr>
        <w:t>建立传播模式与倏逝模式统一适用的第一性原理量子化框架</w:t>
      </w:r>
      <w:ins w:id="157" w:author="Hongliang Dang" w:date="2026-06-08T15:58:00Z" w16du:dateUtc="2026-06-08T07:58:00Z">
        <w:r w:rsidR="005F37F8">
          <w:rPr>
            <w:rFonts w:hint="eastAsia"/>
          </w:rPr>
          <w:t>是必须的</w:t>
        </w:r>
      </w:ins>
      <w:r w:rsidR="00945E2A" w:rsidRPr="00945E2A">
        <w:rPr>
          <w:rFonts w:hint="eastAsia"/>
        </w:rPr>
        <w:t>：</w:t>
      </w:r>
      <w:ins w:id="158" w:author="Hongliang Dang" w:date="2026-06-08T15:58:00Z" w16du:dateUtc="2026-06-08T07:58:00Z">
        <w:r w:rsidR="005F37F8">
          <w:rPr>
            <w:rFonts w:hint="eastAsia"/>
          </w:rPr>
          <w:t>即</w:t>
        </w:r>
      </w:ins>
      <w:r w:rsidR="00945E2A" w:rsidRPr="00945E2A">
        <w:rPr>
          <w:rFonts w:hint="eastAsia"/>
        </w:rPr>
        <w:t>在库仑规范下推导电偶极与磁偶极联合贡献的场算符及其相干态结果，在洛伦兹规范下结合</w:t>
      </w:r>
      <w:r w:rsidR="00945E2A" w:rsidRPr="00945E2A">
        <w:rPr>
          <w:rFonts w:hint="eastAsia"/>
        </w:rPr>
        <w:t xml:space="preserve"> Gupta-Bleuler </w:t>
      </w:r>
      <w:r w:rsidR="00945E2A" w:rsidRPr="00945E2A">
        <w:rPr>
          <w:rFonts w:hint="eastAsia"/>
        </w:rPr>
        <w:t>条件给出协变量子化处理，并通过规范不变的场张量验证两种方案在物理</w:t>
      </w:r>
      <w:r w:rsidR="00945E2A" w:rsidRPr="00945E2A">
        <w:rPr>
          <w:rFonts w:hint="eastAsia"/>
        </w:rPr>
        <w:t xml:space="preserve"> Hilbert </w:t>
      </w:r>
      <w:r w:rsidR="00945E2A" w:rsidRPr="00945E2A">
        <w:rPr>
          <w:rFonts w:hint="eastAsia"/>
        </w:rPr>
        <w:t>空间中的一致性；进一步地，本文在经典极限中严格复现</w:t>
      </w:r>
      <w:r w:rsidR="00945E2A" w:rsidRPr="00945E2A">
        <w:rPr>
          <w:rFonts w:hint="eastAsia"/>
        </w:rPr>
        <w:t xml:space="preserve"> Bethe </w:t>
      </w:r>
      <w:r w:rsidR="00945E2A" w:rsidRPr="00945E2A">
        <w:rPr>
          <w:rFonts w:hint="eastAsia"/>
        </w:rPr>
        <w:t>辐射标度律，并导出有限圆孔对应的</w:t>
      </w:r>
      <w:r w:rsidR="00945E2A" w:rsidRPr="00945E2A">
        <w:rPr>
          <w:rFonts w:hint="eastAsia"/>
        </w:rPr>
        <w:t xml:space="preserve"> Bessel </w:t>
      </w:r>
      <w:r w:rsidR="00945E2A" w:rsidRPr="00945E2A">
        <w:rPr>
          <w:rFonts w:hint="eastAsia"/>
        </w:rPr>
        <w:t>形状因子，从而突出几何有限尺寸对量子近场分布的核心作用。</w:t>
      </w:r>
    </w:p>
    <w:p w14:paraId="57ADFCE6" w14:textId="77777777" w:rsidR="00DF346E" w:rsidRDefault="00DF346E" w:rsidP="00945E2A">
      <w:pPr>
        <w:ind w:firstLine="482"/>
        <w:rPr>
          <w:b/>
        </w:rPr>
      </w:pPr>
    </w:p>
    <w:p w14:paraId="5F7BE241" w14:textId="0AE77688" w:rsidR="00273689" w:rsidRDefault="00273689" w:rsidP="00273689">
      <w:pPr>
        <w:pStyle w:val="1"/>
      </w:pPr>
      <w:r>
        <w:rPr>
          <w:rFonts w:hint="eastAsia"/>
        </w:rPr>
        <w:t>§</w:t>
      </w:r>
      <w:r>
        <w:rPr>
          <w:rFonts w:cs="Times New Roman"/>
        </w:rPr>
        <w:t>Ⅱ</w:t>
      </w:r>
      <w:r>
        <w:rPr>
          <w:rFonts w:hint="eastAsia"/>
        </w:rPr>
        <w:t xml:space="preserve"> </w:t>
      </w:r>
      <w:r>
        <w:rPr>
          <w:rFonts w:hint="eastAsia"/>
        </w:rPr>
        <w:t>偶极子模型</w:t>
      </w:r>
    </w:p>
    <w:p w14:paraId="46E147F7" w14:textId="28924424" w:rsidR="00A15B6B" w:rsidRPr="00F95833" w:rsidRDefault="003B0F07" w:rsidP="00A15B6B">
      <w:pPr>
        <w:pStyle w:val="TOC"/>
        <w:ind w:firstLine="301"/>
      </w:pPr>
      <w:r>
        <w:rPr>
          <w:rFonts w:hint="eastAsia"/>
        </w:rPr>
        <w:t>磁</w:t>
      </w:r>
      <w:r w:rsidR="00A15B6B">
        <w:rPr>
          <w:rFonts w:hint="eastAsia"/>
        </w:rPr>
        <w:t>偶极</w:t>
      </w:r>
      <w:ins w:id="159" w:author="Hongliang Dang" w:date="2026-05-28T20:41:00Z" w16du:dateUtc="2026-05-28T12:41:00Z">
        <w:r w:rsidR="00710FED">
          <w:rPr>
            <w:rFonts w:hint="eastAsia"/>
          </w:rPr>
          <w:t>子</w:t>
        </w:r>
      </w:ins>
      <w:del w:id="160" w:author="Hongliang Dang" w:date="2026-05-28T20:41:00Z" w16du:dateUtc="2026-05-28T12:41:00Z">
        <w:r w:rsidR="00A15B6B" w:rsidDel="00710FED">
          <w:rPr>
            <w:rFonts w:hint="eastAsia"/>
          </w:rPr>
          <w:delText>矩</w:delText>
        </w:r>
      </w:del>
      <w:r w:rsidR="00A15B6B">
        <w:rPr>
          <w:rFonts w:hint="eastAsia"/>
        </w:rPr>
        <w:t>和</w:t>
      </w:r>
      <w:r>
        <w:rPr>
          <w:rFonts w:hint="eastAsia"/>
        </w:rPr>
        <w:t>电</w:t>
      </w:r>
      <w:r w:rsidR="00A15B6B">
        <w:rPr>
          <w:rFonts w:hint="eastAsia"/>
        </w:rPr>
        <w:t>偶极</w:t>
      </w:r>
      <w:ins w:id="161" w:author="Hongliang Dang" w:date="2026-05-28T20:41:00Z" w16du:dateUtc="2026-05-28T12:41:00Z">
        <w:r w:rsidR="00710FED">
          <w:rPr>
            <w:rFonts w:hint="eastAsia"/>
          </w:rPr>
          <w:t>子</w:t>
        </w:r>
      </w:ins>
      <w:del w:id="162" w:author="Hongliang Dang" w:date="2026-05-28T20:41:00Z" w16du:dateUtc="2026-05-28T12:41:00Z">
        <w:r w:rsidR="00A15B6B" w:rsidDel="00710FED">
          <w:rPr>
            <w:rFonts w:hint="eastAsia"/>
          </w:rPr>
          <w:delText>矩</w:delText>
        </w:r>
      </w:del>
    </w:p>
    <w:p w14:paraId="4B92B947" w14:textId="4EB0C3D9" w:rsidR="005B72E1" w:rsidRDefault="005B72E1">
      <w:pPr>
        <w:pStyle w:val="a0"/>
        <w:ind w:firstLine="480"/>
      </w:pPr>
      <w:r>
        <w:rPr>
          <w:rFonts w:hint="eastAsia"/>
        </w:rPr>
        <w:t>考虑位于坐标原点的普适时变磁偶极子和电偶极子，其随时间简谐振荡的偶极</w:t>
      </w:r>
      <w:ins w:id="163" w:author="Hongliang Dang" w:date="2026-05-28T20:44:00Z" w16du:dateUtc="2026-05-28T12:44:00Z">
        <w:r w:rsidR="00477F0B">
          <w:rPr>
            <w:rFonts w:hint="eastAsia"/>
          </w:rPr>
          <w:t>矩</w:t>
        </w:r>
      </w:ins>
      <w:del w:id="164" w:author="Hongliang Dang" w:date="2026-05-28T20:39:00Z" w16du:dateUtc="2026-05-28T12:39:00Z">
        <w:r w:rsidDel="00BD106C">
          <w:rPr>
            <w:rFonts w:hint="eastAsia"/>
          </w:rPr>
          <w:delText>矩</w:delText>
        </w:r>
      </w:del>
      <w:r>
        <w:rPr>
          <w:rFonts w:hint="eastAsia"/>
        </w:rPr>
        <w:t>可表示为：</w:t>
      </w:r>
    </w:p>
    <w:p w14:paraId="56DABDDF" w14:textId="747F1B13" w:rsidR="005B72E1" w:rsidRPr="00F95833" w:rsidRDefault="005B72E1" w:rsidP="005B72E1">
      <w:pPr>
        <w:pStyle w:val="af2"/>
        <w:ind w:firstLine="480"/>
        <w:rPr>
          <w:i/>
          <w:iCs/>
          <w:vanish/>
          <w:specVanish/>
        </w:rPr>
      </w:pPr>
      <w:r>
        <w:rPr>
          <w:rFonts w:ascii="Times New Roman" w:hAnsi="Times New Roman"/>
          <w:iCs/>
        </w:rPr>
        <w:tab/>
      </w:r>
      <m:oMath>
        <m:r>
          <w:ins w:id="165" w:author="Hongliang Dang" w:date="2026-06-08T15:27:00Z" w16du:dateUtc="2026-06-08T07:27:00Z">
            <m:rPr>
              <m:sty m:val="bi"/>
            </m:rPr>
            <m:t>m</m:t>
          </w:ins>
        </m:r>
        <m:r>
          <w:del w:id="166" w:author="Hongliang Dang" w:date="2026-06-08T15:27:00Z" w16du:dateUtc="2026-06-08T07:27:00Z">
            <m:rPr>
              <m:sty m:val="bi"/>
            </m:rPr>
            <m:t>M</m:t>
          </w:del>
        </m:r>
        <m:r>
          <m:rPr>
            <m:sty m:val="p"/>
          </m:rPr>
          <m:t>(</m:t>
        </m:r>
        <m:r>
          <m:t>t</m:t>
        </m:r>
        <m:r>
          <m:rPr>
            <m:sty m:val="p"/>
          </m:rPr>
          <m:t>)=</m:t>
        </m:r>
        <m:sSub>
          <m:sSubPr>
            <m:ctrlPr/>
          </m:sSubPr>
          <m:e>
            <m:r>
              <w:ins w:id="167" w:author="Hongliang Dang" w:date="2026-06-08T15:27:00Z" w16du:dateUtc="2026-06-08T07:27:00Z">
                <m:rPr>
                  <m:sty m:val="bi"/>
                </m:rPr>
                <m:t>m</m:t>
              </w:ins>
            </m:r>
            <m:r>
              <w:del w:id="168" w:author="Hongliang Dang" w:date="2026-06-08T15:27:00Z" w16du:dateUtc="2026-06-08T07:27:00Z">
                <m:rPr>
                  <m:sty m:val="bi"/>
                </m:rPr>
                <m:t>M</m:t>
              </w:del>
            </m:r>
          </m:e>
          <m:sub>
            <m:r>
              <m:rPr>
                <m:sty m:val="b"/>
              </m:rPr>
              <m:t>0</m:t>
            </m:r>
          </m:sub>
        </m:sSub>
        <m:sSup>
          <m:sSupPr>
            <m:ctrlPr/>
          </m:sSupPr>
          <m:e>
            <m:r>
              <m:t>e</m:t>
            </m:r>
          </m:e>
          <m:sup>
            <m:r>
              <m:rPr>
                <m:sty m:val="p"/>
              </m:rPr>
              <m:t>-</m:t>
            </m:r>
            <m:r>
              <m:t>i</m:t>
            </m:r>
            <m:sSub>
              <m:sSubPr>
                <m:ctrlPr/>
              </m:sSubPr>
              <m:e>
                <m:r>
                  <m:t>ω</m:t>
                </m:r>
              </m:e>
              <m:sub>
                <m:r>
                  <m:rPr>
                    <m:sty m:val="p"/>
                  </m:rPr>
                  <m:t>0</m:t>
                </m:r>
              </m:sub>
            </m:sSub>
            <m:r>
              <m:t>t</m:t>
            </m:r>
          </m:sup>
        </m:sSup>
        <m:r>
          <m:rPr>
            <m:sty m:val="p"/>
          </m:rPr>
          <m:t>+</m:t>
        </m:r>
        <m:r>
          <m:t>c</m:t>
        </m:r>
        <m:r>
          <m:rPr>
            <m:sty m:val="p"/>
          </m:rPr>
          <m:t>.</m:t>
        </m:r>
        <m:r>
          <m:t>c</m:t>
        </m:r>
        <m:r>
          <m:rPr>
            <m:sty m:val="p"/>
          </m:rPr>
          <m:t>.</m:t>
        </m:r>
      </m:oMath>
      <w:r>
        <w:rPr>
          <w:rFonts w:ascii="Times New Roman" w:hAnsi="Times New Roman" w:hint="eastAsia"/>
        </w:rPr>
        <w:t>，</w:t>
      </w:r>
      <w:r>
        <w:tab/>
      </w:r>
    </w:p>
    <w:p w14:paraId="20B2EF20" w14:textId="37926176" w:rsidR="005B72E1" w:rsidRPr="005B72E1" w:rsidRDefault="005B72E1" w:rsidP="005B72E1">
      <w:pPr>
        <w:pStyle w:val="ad"/>
        <w:ind w:firstLine="480"/>
        <w:rPr>
          <w:i w:val="0"/>
          <w:iCs/>
        </w:rPr>
      </w:pPr>
      <w:r w:rsidRPr="005B72E1">
        <w:rPr>
          <w:rFonts w:hint="eastAsia"/>
          <w:i w:val="0"/>
          <w:iCs/>
        </w:rPr>
        <w:t>(</w:t>
      </w:r>
      <w:r w:rsidRPr="005B72E1">
        <w:rPr>
          <w:i w:val="0"/>
          <w:iCs/>
        </w:rPr>
        <w:fldChar w:fldCharType="begin"/>
      </w:r>
      <w:r w:rsidRPr="005B72E1">
        <w:rPr>
          <w:i w:val="0"/>
          <w:iCs/>
        </w:rPr>
        <w:instrText xml:space="preserve"> </w:instrText>
      </w:r>
      <w:r w:rsidRPr="005B72E1">
        <w:rPr>
          <w:rFonts w:hint="eastAsia"/>
          <w:i w:val="0"/>
          <w:iCs/>
        </w:rPr>
        <w:instrText xml:space="preserve">SEQ </w:instrText>
      </w:r>
      <w:r w:rsidRPr="005B72E1">
        <w:rPr>
          <w:rFonts w:hint="eastAsia"/>
          <w:i w:val="0"/>
          <w:iCs/>
        </w:rPr>
        <w:instrText>公式</w:instrText>
      </w:r>
      <w:r w:rsidRPr="005B72E1">
        <w:rPr>
          <w:rFonts w:hint="eastAsia"/>
          <w:i w:val="0"/>
          <w:iCs/>
        </w:rPr>
        <w:instrText xml:space="preserve"> \* ARABIC</w:instrText>
      </w:r>
      <w:r w:rsidRPr="005B72E1">
        <w:rPr>
          <w:i w:val="0"/>
          <w:iCs/>
        </w:rPr>
        <w:instrText xml:space="preserve"> </w:instrText>
      </w:r>
      <w:r w:rsidRPr="005B72E1">
        <w:rPr>
          <w:i w:val="0"/>
          <w:iCs/>
        </w:rPr>
        <w:fldChar w:fldCharType="separate"/>
      </w:r>
      <w:r w:rsidR="00D4412F">
        <w:rPr>
          <w:i w:val="0"/>
          <w:iCs/>
          <w:noProof/>
        </w:rPr>
        <w:t>1</w:t>
      </w:r>
      <w:r w:rsidRPr="005B72E1">
        <w:rPr>
          <w:i w:val="0"/>
          <w:iCs/>
        </w:rPr>
        <w:fldChar w:fldCharType="end"/>
      </w:r>
      <w:r w:rsidRPr="005B72E1">
        <w:rPr>
          <w:rFonts w:hint="eastAsia"/>
          <w:i w:val="0"/>
          <w:iCs/>
        </w:rPr>
        <w:t>)</w:t>
      </w:r>
    </w:p>
    <w:p w14:paraId="0B8C73AC" w14:textId="3AD17E4E" w:rsidR="005B72E1" w:rsidRPr="00F95833" w:rsidRDefault="005B72E1" w:rsidP="005B72E1">
      <w:pPr>
        <w:pStyle w:val="af2"/>
        <w:ind w:firstLine="480"/>
        <w:rPr>
          <w:i/>
          <w:iCs/>
          <w:vanish/>
          <w:specVanish/>
        </w:rPr>
      </w:pPr>
      <w:r>
        <w:rPr>
          <w:iCs/>
        </w:rPr>
        <w:tab/>
      </w:r>
      <m:oMath>
        <m:r>
          <w:ins w:id="169" w:author="Hongliang Dang" w:date="2026-06-08T15:27:00Z" w16du:dateUtc="2026-06-08T07:27:00Z">
            <m:rPr>
              <m:sty m:val="bi"/>
            </m:rPr>
            <m:t>p</m:t>
          </w:ins>
        </m:r>
        <m:r>
          <w:del w:id="170" w:author="Hongliang Dang" w:date="2026-06-08T15:27:00Z" w16du:dateUtc="2026-06-08T07:27:00Z">
            <m:rPr>
              <m:sty m:val="bi"/>
            </m:rPr>
            <m:t>P</m:t>
          </w:del>
        </m:r>
        <m:r>
          <m:rPr>
            <m:sty m:val="p"/>
          </m:rPr>
          <m:t>(</m:t>
        </m:r>
        <m:r>
          <m:t>t</m:t>
        </m:r>
        <m:r>
          <m:rPr>
            <m:sty m:val="p"/>
          </m:rPr>
          <m:t>)=</m:t>
        </m:r>
        <m:sSub>
          <m:sSubPr>
            <m:ctrlPr/>
          </m:sSubPr>
          <m:e>
            <m:r>
              <w:ins w:id="171" w:author="Hongliang Dang" w:date="2026-06-08T15:27:00Z" w16du:dateUtc="2026-06-08T07:27:00Z">
                <m:rPr>
                  <m:sty m:val="bi"/>
                </m:rPr>
                <m:t>p</m:t>
              </w:ins>
            </m:r>
            <m:r>
              <w:del w:id="172" w:author="Hongliang Dang" w:date="2026-06-08T15:27:00Z" w16du:dateUtc="2026-06-08T07:27:00Z">
                <m:rPr>
                  <m:sty m:val="bi"/>
                </m:rPr>
                <m:t>P</m:t>
              </w:del>
            </m:r>
          </m:e>
          <m:sub>
            <m:r>
              <m:rPr>
                <m:sty m:val="b"/>
              </m:rPr>
              <m:t>0</m:t>
            </m:r>
          </m:sub>
        </m:sSub>
        <m:sSup>
          <m:sSupPr>
            <m:ctrlPr/>
          </m:sSupPr>
          <m:e>
            <m:r>
              <m:t>e</m:t>
            </m:r>
          </m:e>
          <m:sup>
            <m:r>
              <m:rPr>
                <m:sty m:val="p"/>
              </m:rPr>
              <m:t>-</m:t>
            </m:r>
            <m:r>
              <m:t>i</m:t>
            </m:r>
            <m:sSub>
              <m:sSubPr>
                <m:ctrlPr/>
              </m:sSubPr>
              <m:e>
                <m:r>
                  <m:t>ω</m:t>
                </m:r>
              </m:e>
              <m:sub>
                <m:r>
                  <m:rPr>
                    <m:sty m:val="p"/>
                  </m:rPr>
                  <m:t>0</m:t>
                </m:r>
              </m:sub>
            </m:sSub>
            <m:r>
              <m:t>t</m:t>
            </m:r>
          </m:sup>
        </m:sSup>
        <m:r>
          <m:rPr>
            <m:sty m:val="p"/>
          </m:rPr>
          <m:t>+</m:t>
        </m:r>
        <m:r>
          <m:t>c</m:t>
        </m:r>
        <m:r>
          <m:rPr>
            <m:sty m:val="p"/>
          </m:rPr>
          <m:t>.</m:t>
        </m:r>
        <m:r>
          <m:t>c</m:t>
        </m:r>
        <m:r>
          <m:rPr>
            <m:sty m:val="p"/>
          </m:rPr>
          <m:t>.</m:t>
        </m:r>
      </m:oMath>
      <w:r>
        <w:rPr>
          <w:rFonts w:hint="eastAsia"/>
        </w:rPr>
        <w:t>，</w:t>
      </w:r>
      <w:r>
        <w:tab/>
      </w:r>
    </w:p>
    <w:p w14:paraId="263E472E" w14:textId="1FC29E17" w:rsidR="005B72E1" w:rsidRPr="005B72E1" w:rsidRDefault="005B72E1" w:rsidP="005B72E1">
      <w:pPr>
        <w:pStyle w:val="ad"/>
        <w:ind w:firstLine="480"/>
        <w:rPr>
          <w:i w:val="0"/>
          <w:iCs/>
        </w:rPr>
      </w:pPr>
      <w:r w:rsidRPr="005B72E1">
        <w:rPr>
          <w:rFonts w:hint="eastAsia"/>
          <w:i w:val="0"/>
          <w:iCs/>
        </w:rPr>
        <w:t>(</w:t>
      </w:r>
      <w:r w:rsidRPr="005B72E1">
        <w:rPr>
          <w:i w:val="0"/>
          <w:iCs/>
        </w:rPr>
        <w:fldChar w:fldCharType="begin"/>
      </w:r>
      <w:r w:rsidRPr="005B72E1">
        <w:rPr>
          <w:i w:val="0"/>
          <w:iCs/>
        </w:rPr>
        <w:instrText xml:space="preserve"> </w:instrText>
      </w:r>
      <w:r w:rsidRPr="005B72E1">
        <w:rPr>
          <w:rFonts w:hint="eastAsia"/>
          <w:i w:val="0"/>
          <w:iCs/>
        </w:rPr>
        <w:instrText xml:space="preserve">SEQ </w:instrText>
      </w:r>
      <w:r w:rsidRPr="005B72E1">
        <w:rPr>
          <w:rFonts w:hint="eastAsia"/>
          <w:i w:val="0"/>
          <w:iCs/>
        </w:rPr>
        <w:instrText>公式</w:instrText>
      </w:r>
      <w:r w:rsidRPr="005B72E1">
        <w:rPr>
          <w:rFonts w:hint="eastAsia"/>
          <w:i w:val="0"/>
          <w:iCs/>
        </w:rPr>
        <w:instrText xml:space="preserve"> \* ARABIC</w:instrText>
      </w:r>
      <w:r w:rsidRPr="005B72E1">
        <w:rPr>
          <w:i w:val="0"/>
          <w:iCs/>
        </w:rPr>
        <w:instrText xml:space="preserve"> </w:instrText>
      </w:r>
      <w:r w:rsidRPr="005B72E1">
        <w:rPr>
          <w:i w:val="0"/>
          <w:iCs/>
        </w:rPr>
        <w:fldChar w:fldCharType="separate"/>
      </w:r>
      <w:r w:rsidR="00D4412F">
        <w:rPr>
          <w:i w:val="0"/>
          <w:iCs/>
          <w:noProof/>
        </w:rPr>
        <w:t>2</w:t>
      </w:r>
      <w:r w:rsidRPr="005B72E1">
        <w:rPr>
          <w:i w:val="0"/>
          <w:iCs/>
        </w:rPr>
        <w:fldChar w:fldCharType="end"/>
      </w:r>
      <w:r w:rsidRPr="005B72E1">
        <w:rPr>
          <w:rFonts w:hint="eastAsia"/>
          <w:i w:val="0"/>
          <w:iCs/>
        </w:rPr>
        <w:t>)</w:t>
      </w:r>
    </w:p>
    <w:p w14:paraId="3E3D844E" w14:textId="34C073FD" w:rsidR="00A15B6B" w:rsidRPr="00F95833" w:rsidRDefault="005B72E1" w:rsidP="005B72E1">
      <w:pPr>
        <w:pStyle w:val="a0"/>
        <w:ind w:firstLine="480"/>
      </w:pPr>
      <w:r>
        <w:rPr>
          <w:rFonts w:hint="eastAsia"/>
        </w:rPr>
        <w:t>其中</w:t>
      </w:r>
      <w:ins w:id="173" w:author="Hongliang Dang" w:date="2026-06-08T15:27:00Z" w16du:dateUtc="2026-06-08T07:27:00Z">
        <w:r w:rsidR="0083066B">
          <w:rPr>
            <w:rFonts w:hint="eastAsia"/>
            <w:b/>
            <w:bCs/>
            <w:i/>
            <w:iCs/>
          </w:rPr>
          <w:t>m</w:t>
        </w:r>
      </w:ins>
      <w:del w:id="174" w:author="Hongliang Dang" w:date="2026-06-08T15:27:00Z" w16du:dateUtc="2026-06-08T07:27:00Z">
        <w:r w:rsidRPr="00581D7B" w:rsidDel="0083066B">
          <w:rPr>
            <w:rFonts w:hint="eastAsia"/>
            <w:b/>
            <w:bCs/>
            <w:i/>
            <w:iCs/>
          </w:rPr>
          <w:delText>M</w:delText>
        </w:r>
      </w:del>
      <w:r>
        <w:rPr>
          <w:rFonts w:hint="eastAsia"/>
          <w:vertAlign w:val="subscript"/>
        </w:rPr>
        <w:t>0</w:t>
      </w:r>
      <w:r>
        <w:rPr>
          <w:rFonts w:hint="eastAsia"/>
        </w:rPr>
        <w:t>和</w:t>
      </w:r>
      <w:ins w:id="175" w:author="Hongliang Dang" w:date="2026-06-08T15:27:00Z" w16du:dateUtc="2026-06-08T07:27:00Z">
        <w:r w:rsidR="0083066B">
          <w:rPr>
            <w:rFonts w:hint="eastAsia"/>
            <w:b/>
            <w:bCs/>
            <w:i/>
            <w:iCs/>
          </w:rPr>
          <w:t>p</w:t>
        </w:r>
      </w:ins>
      <w:del w:id="176" w:author="Hongliang Dang" w:date="2026-06-08T15:27:00Z" w16du:dateUtc="2026-06-08T07:27:00Z">
        <w:r w:rsidRPr="00581D7B" w:rsidDel="0083066B">
          <w:rPr>
            <w:rFonts w:hint="eastAsia"/>
            <w:b/>
            <w:bCs/>
            <w:i/>
            <w:iCs/>
          </w:rPr>
          <w:delText>P</w:delText>
        </w:r>
      </w:del>
      <w:r>
        <w:rPr>
          <w:rFonts w:hint="eastAsia"/>
          <w:vertAlign w:val="subscript"/>
        </w:rPr>
        <w:t>0</w:t>
      </w:r>
      <w:r>
        <w:rPr>
          <w:rFonts w:hint="eastAsia"/>
        </w:rPr>
        <w:t>分别为偶极子的磁偶</w:t>
      </w:r>
      <w:ins w:id="177" w:author="Hongliang Dang" w:date="2026-05-28T20:44:00Z" w16du:dateUtc="2026-05-28T12:44:00Z">
        <w:r w:rsidR="00477F0B">
          <w:rPr>
            <w:rFonts w:hint="eastAsia"/>
          </w:rPr>
          <w:t>极</w:t>
        </w:r>
      </w:ins>
      <w:ins w:id="178" w:author="Hongliang Dang" w:date="2026-05-28T20:45:00Z" w16du:dateUtc="2026-05-28T12:45:00Z">
        <w:r w:rsidR="00477F0B">
          <w:rPr>
            <w:rFonts w:hint="eastAsia"/>
          </w:rPr>
          <w:t>矩</w:t>
        </w:r>
      </w:ins>
      <w:del w:id="179" w:author="Hongliang Dang" w:date="2026-05-28T20:44:00Z" w16du:dateUtc="2026-05-28T12:44:00Z">
        <w:r w:rsidDel="00477F0B">
          <w:rPr>
            <w:rFonts w:hint="eastAsia"/>
          </w:rPr>
          <w:delText>极</w:delText>
        </w:r>
      </w:del>
      <w:del w:id="180" w:author="Hongliang Dang" w:date="2026-05-28T20:40:00Z" w16du:dateUtc="2026-05-28T12:40:00Z">
        <w:r w:rsidDel="00BD106C">
          <w:rPr>
            <w:rFonts w:hint="eastAsia"/>
          </w:rPr>
          <w:delText>矩</w:delText>
        </w:r>
      </w:del>
      <w:r>
        <w:rPr>
          <w:rFonts w:hint="eastAsia"/>
        </w:rPr>
        <w:t>和电偶极</w:t>
      </w:r>
      <w:ins w:id="181" w:author="Hongliang Dang" w:date="2026-05-28T20:45:00Z" w16du:dateUtc="2026-05-28T12:45:00Z">
        <w:r w:rsidR="00477F0B">
          <w:rPr>
            <w:rFonts w:hint="eastAsia"/>
          </w:rPr>
          <w:t>矩</w:t>
        </w:r>
      </w:ins>
      <w:del w:id="182" w:author="Hongliang Dang" w:date="2026-05-28T20:40:00Z" w16du:dateUtc="2026-05-28T12:40:00Z">
        <w:r w:rsidDel="00BD106C">
          <w:rPr>
            <w:rFonts w:hint="eastAsia"/>
          </w:rPr>
          <w:delText>矩</w:delText>
        </w:r>
      </w:del>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0</m:t>
            </m:r>
          </m:sub>
        </m:sSub>
      </m:oMath>
      <w:r>
        <w:rPr>
          <w:rFonts w:hint="eastAsia"/>
        </w:rPr>
        <w:t>为偶极子的谐振频率。</w:t>
      </w:r>
    </w:p>
    <w:p w14:paraId="590980F2" w14:textId="56B82565" w:rsidR="00476BFE" w:rsidRPr="00F95833" w:rsidRDefault="00F75D6B" w:rsidP="004F49F6">
      <w:pPr>
        <w:pStyle w:val="TOC"/>
        <w:ind w:firstLine="301"/>
      </w:pPr>
      <w:bookmarkStart w:id="183" w:name="maxwell-方程与库仑规范"/>
      <w:bookmarkStart w:id="184" w:name="sec:model"/>
      <w:bookmarkEnd w:id="6"/>
      <w:r>
        <w:rPr>
          <w:rFonts w:hint="eastAsia"/>
        </w:rPr>
        <w:t>偶极子光场</w:t>
      </w:r>
    </w:p>
    <w:p w14:paraId="5CA4B13C" w14:textId="7AD93F9A" w:rsidR="00476BFE" w:rsidRPr="00F95833" w:rsidRDefault="00246800" w:rsidP="00795889">
      <w:pPr>
        <w:ind w:firstLine="480"/>
      </w:pPr>
      <w:r>
        <w:rPr>
          <w:rFonts w:hint="eastAsia"/>
        </w:rPr>
        <w:t>记号偶极子光场的标势和</w:t>
      </w:r>
      <w:r w:rsidR="00B81AEB" w:rsidRPr="00F95833">
        <w:rPr>
          <w:rFonts w:hint="eastAsia"/>
        </w:rPr>
        <w:t>矢量势</w:t>
      </w:r>
      <w:r>
        <w:rPr>
          <w:rFonts w:hint="eastAsia"/>
        </w:rPr>
        <w:t>分别</w:t>
      </w:r>
      <w:r>
        <w:rPr>
          <w:rFonts w:hint="eastAsia"/>
        </w:rPr>
        <w:t xml:space="preserve"> </w:t>
      </w:r>
      <m:oMath>
        <m:r>
          <w:rPr>
            <w:rFonts w:ascii="Cambria Math" w:hAnsi="Cambria Math"/>
          </w:rPr>
          <m:t>φ(</m:t>
        </m:r>
        <m:r>
          <m:rPr>
            <m:sty m:val="bi"/>
          </m:rPr>
          <w:rPr>
            <w:rFonts w:ascii="Cambria Math" w:hAnsi="Cambria Math"/>
          </w:rPr>
          <m:t>r</m:t>
        </m:r>
        <m:r>
          <m:rPr>
            <m:sty m:val="p"/>
          </m:rPr>
          <w:rPr>
            <w:rFonts w:ascii="Cambria Math" w:hAnsi="Cambria Math"/>
          </w:rPr>
          <m:t>,</m:t>
        </m:r>
        <m:r>
          <w:rPr>
            <w:rFonts w:ascii="Cambria Math" w:hAnsi="Cambria Math"/>
          </w:rPr>
          <m:t>t)</m:t>
        </m:r>
      </m:oMath>
      <w:r>
        <w:rPr>
          <w:rFonts w:hint="eastAsia"/>
        </w:rPr>
        <w:t>和</w:t>
      </w:r>
      <w:r w:rsidR="00B81AEB" w:rsidRPr="00F95833">
        <w:t xml:space="preserve"> </w:t>
      </w:r>
      <m:oMath>
        <m:r>
          <m:rPr>
            <m:sty m:val="bi"/>
          </m:rPr>
          <w:rPr>
            <w:rFonts w:ascii="Cambria Math" w:hAnsi="Cambria Math"/>
          </w:rPr>
          <m:t>A</m:t>
        </m:r>
        <m:r>
          <m:rPr>
            <m:sty m:val="p"/>
          </m:rPr>
          <w:rPr>
            <w:rFonts w:ascii="Cambria Math" w:hAnsi="Cambria Math"/>
          </w:rPr>
          <m:t>(</m:t>
        </m:r>
        <m:r>
          <m:rPr>
            <m:sty m:val="b"/>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，且</w:t>
      </w:r>
      <w:r w:rsidR="00433E7B">
        <w:rPr>
          <w:rFonts w:hint="eastAsia"/>
        </w:rPr>
        <w:t>磁矢势</w:t>
      </w:r>
      <w:r w:rsidR="00B81AEB" w:rsidRPr="00F95833">
        <w:rPr>
          <w:rFonts w:hint="eastAsia"/>
        </w:rPr>
        <w:t>满足</w:t>
      </w:r>
      <w:r w:rsidR="00433E7B">
        <w:rPr>
          <w:rFonts w:hint="eastAsia"/>
        </w:rPr>
        <w:t>经典</w:t>
      </w:r>
      <w:r w:rsidR="00795889" w:rsidRPr="00F95833">
        <w:rPr>
          <w:rFonts w:hint="eastAsia"/>
        </w:rPr>
        <w:t>亥姆霍兹波动方程：</w:t>
      </w:r>
    </w:p>
    <w:p w14:paraId="35302529" w14:textId="49900C04" w:rsidR="00FD31C5" w:rsidRPr="00F95833" w:rsidRDefault="00FD31C5" w:rsidP="00FD31C5">
      <w:pPr>
        <w:pStyle w:val="af2"/>
        <w:ind w:firstLine="480"/>
        <w:rPr>
          <w:i/>
          <w:iCs/>
          <w:vanish/>
          <w:specVanish/>
        </w:rPr>
      </w:pPr>
      <w:r w:rsidRPr="00F95833">
        <w:rPr>
          <w:rStyle w:val="af3"/>
          <w:rFonts w:ascii="Times New Roman" w:hAnsi="Times New Roman"/>
        </w:rPr>
        <w:lastRenderedPageBreak/>
        <w:tab/>
      </w:r>
      <m:oMath>
        <m:sSup>
          <m:sSupPr>
            <m:ctrlPr>
              <w:rPr>
                <w:rStyle w:val="af3"/>
              </w:rPr>
            </m:ctrlPr>
          </m:sSupPr>
          <m:e>
            <m:r>
              <m:rPr>
                <m:sty m:val="p"/>
              </m:rPr>
              <w:rPr>
                <w:rStyle w:val="af3"/>
              </w:rPr>
              <m:t>∇</m:t>
            </m:r>
          </m:e>
          <m:sup>
            <m:r>
              <w:rPr>
                <w:rStyle w:val="af3"/>
              </w:rPr>
              <m:t>2</m:t>
            </m:r>
          </m:sup>
        </m:sSup>
        <m:r>
          <m:rPr>
            <m:sty m:val="bi"/>
          </m:rPr>
          <w:rPr>
            <w:rStyle w:val="af3"/>
          </w:rPr>
          <m:t>A</m:t>
        </m:r>
        <m:r>
          <m:rPr>
            <m:sty m:val="p"/>
          </m:rPr>
          <w:rPr>
            <w:rStyle w:val="af3"/>
          </w:rPr>
          <m:t>-</m:t>
        </m:r>
        <m:f>
          <m:fPr>
            <m:ctrlPr>
              <w:rPr>
                <w:rStyle w:val="af3"/>
              </w:rPr>
            </m:ctrlPr>
          </m:fPr>
          <m:num>
            <m:r>
              <w:rPr>
                <w:rStyle w:val="af3"/>
              </w:rPr>
              <m:t>1</m:t>
            </m:r>
          </m:num>
          <m:den>
            <m:sSup>
              <m:sSupPr>
                <m:ctrlPr>
                  <w:rPr>
                    <w:rStyle w:val="af3"/>
                  </w:rPr>
                </m:ctrlPr>
              </m:sSupPr>
              <m:e>
                <m:r>
                  <w:rPr>
                    <w:rStyle w:val="af3"/>
                  </w:rPr>
                  <m:t>c</m:t>
                </m:r>
              </m:e>
              <m:sup>
                <m:r>
                  <w:rPr>
                    <w:rStyle w:val="af3"/>
                  </w:rPr>
                  <m:t>2</m:t>
                </m:r>
              </m:sup>
            </m:sSup>
          </m:den>
        </m:f>
        <m:f>
          <m:fPr>
            <m:ctrlPr>
              <w:rPr>
                <w:rStyle w:val="af3"/>
              </w:rPr>
            </m:ctrlPr>
          </m:fPr>
          <m:num>
            <m:sSup>
              <m:sSupPr>
                <m:ctrlPr>
                  <w:rPr>
                    <w:rStyle w:val="af3"/>
                  </w:rPr>
                </m:ctrlPr>
              </m:sSupPr>
              <m:e>
                <m:r>
                  <m:rPr>
                    <m:sty m:val="p"/>
                  </m:rPr>
                  <w:rPr>
                    <w:rStyle w:val="af3"/>
                  </w:rPr>
                  <m:t>∂</m:t>
                </m:r>
              </m:e>
              <m:sup>
                <m:r>
                  <w:rPr>
                    <w:rStyle w:val="af3"/>
                  </w:rPr>
                  <m:t>2</m:t>
                </m:r>
              </m:sup>
            </m:sSup>
            <m:r>
              <m:rPr>
                <m:sty m:val="bi"/>
              </m:rPr>
              <w:rPr>
                <w:rStyle w:val="af3"/>
              </w:rPr>
              <m:t>A</m:t>
            </m:r>
          </m:num>
          <m:den>
            <m:r>
              <m:rPr>
                <m:sty m:val="p"/>
              </m:rPr>
              <w:rPr>
                <w:rStyle w:val="af3"/>
              </w:rPr>
              <m:t>∂</m:t>
            </m:r>
            <m:sSup>
              <m:sSupPr>
                <m:ctrlPr>
                  <w:rPr>
                    <w:rStyle w:val="af3"/>
                  </w:rPr>
                </m:ctrlPr>
              </m:sSupPr>
              <m:e>
                <m:r>
                  <w:rPr>
                    <w:rStyle w:val="af3"/>
                  </w:rPr>
                  <m:t>t</m:t>
                </m:r>
              </m:e>
              <m:sup>
                <m:r>
                  <w:rPr>
                    <w:rStyle w:val="af3"/>
                  </w:rPr>
                  <m:t>2</m:t>
                </m:r>
              </m:sup>
            </m:sSup>
          </m:den>
        </m:f>
        <m:r>
          <m:rPr>
            <m:sty m:val="p"/>
          </m:rPr>
          <w:rPr>
            <w:rStyle w:val="af3"/>
          </w:rPr>
          <m:t>=</m:t>
        </m:r>
        <m:r>
          <w:rPr>
            <w:rStyle w:val="af3"/>
          </w:rPr>
          <m:t>J+</m:t>
        </m:r>
        <m:sSub>
          <m:sSubPr>
            <m:ctrlPr>
              <w:del w:id="185" w:author="Hongliang Dang" w:date="2026-05-28T20:45:00Z" w16du:dateUtc="2026-05-28T12:45:00Z">
                <w:rPr>
                  <w:rStyle w:val="af3"/>
                  <w:i/>
                </w:rPr>
              </w:del>
            </m:ctrlPr>
          </m:sSubPr>
          <m:e>
            <m:r>
              <w:del w:id="186" w:author="Hongliang Dang" w:date="2026-05-28T20:45:00Z" w16du:dateUtc="2026-05-28T12:45:00Z">
                <w:rPr>
                  <w:rStyle w:val="af3"/>
                </w:rPr>
                <m:t>ϵ</m:t>
              </w:del>
            </m:r>
          </m:e>
          <m:sub>
            <m:r>
              <w:del w:id="187" w:author="Hongliang Dang" w:date="2026-05-28T20:45:00Z" w16du:dateUtc="2026-05-28T12:45:00Z">
                <w:rPr>
                  <w:rStyle w:val="af3"/>
                </w:rPr>
                <m:t>0</m:t>
              </w:del>
            </m:r>
          </m:sub>
        </m:sSub>
        <m:f>
          <m:fPr>
            <m:ctrlPr>
              <w:rPr>
                <w:rStyle w:val="af3"/>
                <w:i/>
              </w:rPr>
            </m:ctrlPr>
          </m:fPr>
          <m:num>
            <m:r>
              <w:rPr>
                <w:rStyle w:val="af3"/>
              </w:rPr>
              <m:t>∂</m:t>
            </m:r>
            <m:r>
              <m:rPr>
                <m:sty m:val="bi"/>
              </m:rPr>
              <w:rPr>
                <w:rStyle w:val="af3"/>
              </w:rPr>
              <m:t>P</m:t>
            </m:r>
            <m:r>
              <w:rPr>
                <w:rStyle w:val="af3"/>
              </w:rPr>
              <m:t>(t)</m:t>
            </m:r>
          </m:num>
          <m:den>
            <m:r>
              <w:rPr>
                <w:rStyle w:val="af3"/>
              </w:rPr>
              <m:t>∂t</m:t>
            </m:r>
          </m:den>
        </m:f>
        <m:r>
          <m:t> </m:t>
        </m:r>
        <m:r>
          <m:rPr>
            <m:sty m:val="p"/>
          </m:rPr>
          <m:t>,</m:t>
        </m:r>
      </m:oMath>
      <w:r w:rsidRPr="00F95833">
        <w:tab/>
      </w:r>
    </w:p>
    <w:p w14:paraId="130E71FC" w14:textId="1A4E09D0" w:rsidR="00476BFE" w:rsidRPr="00F95833" w:rsidRDefault="002B7B76" w:rsidP="00C6014F">
      <w:pPr>
        <w:ind w:firstLine="480"/>
      </w:pPr>
      <w:r w:rsidRPr="00F95833">
        <w:rPr>
          <w:rFonts w:hint="eastAsia"/>
        </w:rPr>
        <w:t>(</w:t>
      </w:r>
      <w:bookmarkStart w:id="188" w:name="Eq_3"/>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w:t>
      </w:r>
      <w:r w:rsidRPr="00F95833">
        <w:fldChar w:fldCharType="end"/>
      </w:r>
      <w:bookmarkEnd w:id="188"/>
      <w:r w:rsidRPr="00F95833">
        <w:rPr>
          <w:rFonts w:hint="eastAsia"/>
        </w:rPr>
        <w:t>)</w:t>
      </w:r>
    </w:p>
    <w:p w14:paraId="2C378D17" w14:textId="7FFD689C" w:rsidR="00476BFE" w:rsidRDefault="003B0F07">
      <w:pPr>
        <w:pStyle w:val="FirstParagraph"/>
        <w:ind w:firstLine="480"/>
        <w:rPr>
          <w:ins w:id="189" w:author="Hongliang Dang" w:date="2026-04-27T19:29:00Z" w16du:dateUtc="2026-04-27T11:29:00Z"/>
        </w:rPr>
      </w:pPr>
      <w:r>
        <w:rPr>
          <w:rFonts w:hint="eastAsia"/>
        </w:rPr>
        <w:t>其中</w:t>
      </w:r>
      <m:oMath>
        <m:r>
          <w:rPr>
            <w:rFonts w:ascii="Cambria Math" w:hAnsi="Cambria Math"/>
          </w:rPr>
          <m:t>J=</m:t>
        </m:r>
        <m:r>
          <m:rPr>
            <m:sty m:val="p"/>
          </m:rPr>
          <w:rPr>
            <w:rFonts w:ascii="Cambria Math" w:hAnsi="Cambria Math"/>
          </w:rPr>
          <m:t>∇</m:t>
        </m:r>
        <m:r>
          <w:rPr>
            <w:rFonts w:ascii="Cambria Math" w:hAnsi="Cambria Math"/>
          </w:rPr>
          <m:t>×</m:t>
        </m:r>
        <m:r>
          <w:ins w:id="190" w:author="Hongliang Dang" w:date="2026-06-08T15:27:00Z" w16du:dateUtc="2026-06-08T07:27:00Z">
            <m:rPr>
              <m:sty m:val="bi"/>
            </m:rPr>
            <w:rPr>
              <w:rFonts w:ascii="Cambria Math" w:hAnsi="Cambria Math"/>
            </w:rPr>
            <m:t>M</m:t>
          </w:ins>
        </m:r>
        <m:r>
          <w:del w:id="191" w:author="Hongliang Dang" w:date="2026-06-07T22:24:00Z" w16du:dateUtc="2026-06-07T14:24:00Z">
            <m:rPr>
              <m:sty m:val="bi"/>
            </m:rPr>
            <w:rPr>
              <w:rFonts w:ascii="Cambria Math" w:hAnsi="Cambria Math"/>
            </w:rPr>
            <m:t>M</m:t>
          </w:del>
        </m:r>
        <m:r>
          <w:rPr>
            <w:rFonts w:ascii="Cambria Math" w:hAnsi="Cambria Math"/>
          </w:rPr>
          <m:t>(t)</m:t>
        </m:r>
      </m:oMath>
      <w:r>
        <w:rPr>
          <w:rFonts w:hint="eastAsia"/>
        </w:rPr>
        <w:t>为</w:t>
      </w:r>
      <w:r w:rsidR="0027346B">
        <w:rPr>
          <w:rFonts w:hint="eastAsia"/>
        </w:rPr>
        <w:t>磁化</w:t>
      </w:r>
      <w:r>
        <w:rPr>
          <w:rFonts w:hint="eastAsia"/>
        </w:rPr>
        <w:t>电流密度</w:t>
      </w:r>
      <w:ins w:id="192" w:author="Hongliang Dang" w:date="2026-06-08T15:29:00Z" w16du:dateUtc="2026-06-08T07:29:00Z">
        <w:r w:rsidR="0083066B">
          <w:rPr>
            <w:rFonts w:hint="eastAsia"/>
          </w:rPr>
          <w:t>且</w:t>
        </w:r>
      </w:ins>
      <m:oMath>
        <m:r>
          <w:ins w:id="193" w:author="Hongliang Dang" w:date="2026-06-08T15:29:00Z" w16du:dateUtc="2026-06-08T07:29:00Z">
            <m:rPr>
              <m:sty m:val="bi"/>
            </m:rPr>
            <w:rPr>
              <w:rFonts w:ascii="Cambria Math" w:hAnsi="Cambria Math"/>
            </w:rPr>
            <m:t>M</m:t>
          </w:ins>
        </m:r>
        <m:r>
          <w:ins w:id="194" w:author="Hongliang Dang" w:date="2026-06-08T15:29:00Z" w16du:dateUtc="2026-06-08T07:29:00Z">
            <w:rPr>
              <w:rFonts w:ascii="Cambria Math" w:hAnsi="Cambria Math"/>
            </w:rPr>
            <m:t>(t)</m:t>
          </w:ins>
        </m:r>
      </m:oMath>
      <w:ins w:id="195" w:author="Hongliang Dang" w:date="2026-06-08T15:29:00Z" w16du:dateUtc="2026-06-08T07:29:00Z">
        <w:r w:rsidR="0083066B">
          <w:rPr>
            <w:rFonts w:hint="eastAsia"/>
          </w:rPr>
          <w:t>为单位体积内的磁偶极矩即磁极化强度</w:t>
        </w:r>
      </w:ins>
      <w:r>
        <w:rPr>
          <w:rFonts w:hint="eastAsia"/>
        </w:rPr>
        <w:t>，</w:t>
      </w:r>
      <m:oMath>
        <m:f>
          <m:fPr>
            <m:ctrlPr>
              <w:rPr>
                <w:rStyle w:val="af3"/>
                <w:i/>
              </w:rPr>
            </m:ctrlPr>
          </m:fPr>
          <m:num>
            <m:r>
              <w:rPr>
                <w:rStyle w:val="af3"/>
              </w:rPr>
              <m:t>∂</m:t>
            </m:r>
            <m:r>
              <w:ins w:id="196" w:author="Hongliang Dang" w:date="2026-06-08T15:27:00Z" w16du:dateUtc="2026-06-08T07:27:00Z">
                <m:rPr>
                  <m:sty m:val="bi"/>
                </m:rPr>
                <w:rPr>
                  <w:rStyle w:val="af3"/>
                </w:rPr>
                <m:t>P</m:t>
              </w:ins>
            </m:r>
            <m:r>
              <w:del w:id="197" w:author="Hongliang Dang" w:date="2026-06-07T22:24:00Z" w16du:dateUtc="2026-06-07T14:24:00Z">
                <m:rPr>
                  <m:sty m:val="bi"/>
                </m:rPr>
                <w:rPr>
                  <w:rStyle w:val="af3"/>
                </w:rPr>
                <m:t>P</m:t>
              </w:del>
            </m:r>
            <m:r>
              <w:rPr>
                <w:rStyle w:val="af3"/>
              </w:rPr>
              <m:t>(t)</m:t>
            </m:r>
          </m:num>
          <m:den>
            <m:r>
              <w:rPr>
                <w:rStyle w:val="af3"/>
              </w:rPr>
              <m:t>∂t</m:t>
            </m:r>
          </m:den>
        </m:f>
      </m:oMath>
      <w:r>
        <w:rPr>
          <w:rFonts w:hint="eastAsia"/>
        </w:rPr>
        <w:t>为电</w:t>
      </w:r>
      <w:r w:rsidR="000E527E">
        <w:rPr>
          <w:rFonts w:hint="eastAsia"/>
        </w:rPr>
        <w:t>极化电流密度</w:t>
      </w:r>
      <w:ins w:id="198" w:author="Hongliang Dang" w:date="2026-06-08T15:29:00Z" w16du:dateUtc="2026-06-08T07:29:00Z">
        <w:r w:rsidR="00164E62">
          <w:rPr>
            <w:rFonts w:hint="eastAsia"/>
          </w:rPr>
          <w:t>且</w:t>
        </w:r>
      </w:ins>
      <m:oMath>
        <m:r>
          <w:ins w:id="199" w:author="Hongliang Dang" w:date="2026-06-08T15:30:00Z" w16du:dateUtc="2026-06-08T07:30:00Z">
            <m:rPr>
              <m:sty m:val="bi"/>
            </m:rPr>
            <w:rPr>
              <w:rStyle w:val="af3"/>
            </w:rPr>
            <m:t>P</m:t>
          </w:ins>
        </m:r>
        <m:r>
          <w:ins w:id="200" w:author="Hongliang Dang" w:date="2026-06-08T15:30:00Z" w16du:dateUtc="2026-06-08T07:30:00Z">
            <w:rPr>
              <w:rStyle w:val="af3"/>
            </w:rPr>
            <m:t>(t)</m:t>
          </w:ins>
        </m:r>
      </m:oMath>
      <w:ins w:id="201" w:author="Hongliang Dang" w:date="2026-06-08T15:30:00Z" w16du:dateUtc="2026-06-08T07:30:00Z">
        <w:r w:rsidR="00164E62">
          <w:rPr>
            <w:rStyle w:val="af3"/>
            <w:rFonts w:ascii="Times New Roman" w:hAnsi="Times New Roman" w:hint="eastAsia"/>
          </w:rPr>
          <w:t>为单位体积内的电偶极矩即电极化强度</w:t>
        </w:r>
      </w:ins>
      <w:r w:rsidR="00914523">
        <w:rPr>
          <w:rFonts w:hint="eastAsia"/>
        </w:rPr>
        <w:t>，</w:t>
      </w:r>
      <m:oMath>
        <m:sSub>
          <m:sSubPr>
            <m:ctrlPr>
              <w:rPr>
                <w:rStyle w:val="af3"/>
                <w:i/>
              </w:rPr>
            </m:ctrlPr>
          </m:sSubPr>
          <m:e>
            <m:r>
              <w:rPr>
                <w:rStyle w:val="af3"/>
              </w:rPr>
              <m:t>ϵ</m:t>
            </m:r>
          </m:e>
          <m:sub>
            <m:r>
              <w:rPr>
                <w:rStyle w:val="af3"/>
              </w:rPr>
              <m:t>0</m:t>
            </m:r>
          </m:sub>
        </m:sSub>
      </m:oMath>
      <w:ins w:id="202" w:author="Hongliang Dang" w:date="2026-05-28T20:00:00Z" w16du:dateUtc="2026-05-28T12:00:00Z">
        <w:r w:rsidR="00E613E8">
          <w:rPr>
            <w:rStyle w:val="af3"/>
            <w:rFonts w:ascii="Times New Roman" w:hAnsi="Times New Roman" w:hint="eastAsia"/>
          </w:rPr>
          <w:t>和</w:t>
        </w:r>
        <w:r w:rsidR="00E613E8">
          <w:rPr>
            <w:rStyle w:val="af3"/>
            <w:rFonts w:ascii="Times New Roman" w:hAnsi="Times New Roman" w:hint="eastAsia"/>
            <w:i/>
            <w:iCs/>
          </w:rPr>
          <w:t>c</w:t>
        </w:r>
        <w:r w:rsidR="00E613E8">
          <w:rPr>
            <w:rStyle w:val="af3"/>
            <w:rFonts w:ascii="Times New Roman" w:hAnsi="Times New Roman" w:hint="eastAsia"/>
          </w:rPr>
          <w:t>分别</w:t>
        </w:r>
      </w:ins>
      <w:r w:rsidR="00914523">
        <w:rPr>
          <w:rStyle w:val="af3"/>
          <w:rFonts w:ascii="Times New Roman" w:hAnsi="Times New Roman" w:hint="eastAsia"/>
        </w:rPr>
        <w:t>为真空介电常数</w:t>
      </w:r>
      <w:ins w:id="203" w:author="Hongliang Dang" w:date="2026-05-28T20:00:00Z" w16du:dateUtc="2026-05-28T12:00:00Z">
        <w:r w:rsidR="00E613E8">
          <w:rPr>
            <w:rStyle w:val="af3"/>
            <w:rFonts w:ascii="Times New Roman" w:hAnsi="Times New Roman" w:hint="eastAsia"/>
          </w:rPr>
          <w:t>和</w:t>
        </w:r>
      </w:ins>
      <w:del w:id="204" w:author="Hongliang Dang" w:date="2026-05-28T20:00:00Z" w16du:dateUtc="2026-05-28T12:00:00Z">
        <w:r w:rsidR="00914523" w:rsidDel="00E613E8">
          <w:rPr>
            <w:rStyle w:val="af3"/>
            <w:rFonts w:ascii="Times New Roman" w:hAnsi="Times New Roman" w:hint="eastAsia"/>
          </w:rPr>
          <w:delText>，</w:delText>
        </w:r>
      </w:del>
      <w:del w:id="205" w:author="Hongliang Dang" w:date="2026-05-28T19:59:00Z" w16du:dateUtc="2026-05-28T11:59:00Z">
        <w:r w:rsidR="00914523" w:rsidDel="00E613E8">
          <w:rPr>
            <w:rStyle w:val="af3"/>
            <w:rFonts w:ascii="Times New Roman" w:hAnsi="Times New Roman" w:hint="eastAsia"/>
            <w:i/>
            <w:iCs/>
          </w:rPr>
          <w:delText>c</w:delText>
        </w:r>
        <w:r w:rsidR="00914523" w:rsidDel="00E613E8">
          <w:rPr>
            <w:rStyle w:val="af3"/>
            <w:rFonts w:ascii="Times New Roman" w:hAnsi="Times New Roman" w:hint="eastAsia"/>
          </w:rPr>
          <w:delText>为真空</w:delText>
        </w:r>
      </w:del>
      <w:r w:rsidR="00914523">
        <w:rPr>
          <w:rStyle w:val="af3"/>
          <w:rFonts w:ascii="Times New Roman" w:hAnsi="Times New Roman" w:hint="eastAsia"/>
        </w:rPr>
        <w:t>光速</w:t>
      </w:r>
      <w:r>
        <w:rPr>
          <w:rFonts w:hint="eastAsia"/>
        </w:rPr>
        <w:t>。</w:t>
      </w:r>
      <w:del w:id="206" w:author="Hongliang Dang" w:date="2026-05-28T19:59:00Z" w16du:dateUtc="2026-05-28T11:59:00Z">
        <w:r w:rsidR="00FD31C5" w:rsidRPr="00F95833" w:rsidDel="00E613E8">
          <w:rPr>
            <w:rFonts w:hint="eastAsia"/>
          </w:rPr>
          <w:delText>对应的</w:delText>
        </w:r>
      </w:del>
      <w:r w:rsidR="00FD31C5" w:rsidRPr="00F95833">
        <w:rPr>
          <w:rFonts w:hint="eastAsia"/>
        </w:rPr>
        <w:t>电场和磁场分别为</w:t>
      </w:r>
      <w:r w:rsidR="00FD31C5" w:rsidRPr="00F95833">
        <w:t xml:space="preserve"> </w:t>
      </w:r>
      <m:oMath>
        <m:r>
          <m:rPr>
            <m:sty m:val="bi"/>
          </m:rPr>
          <w:rPr>
            <w:rFonts w:ascii="Cambria Math" w:hAnsi="Cambria Math"/>
          </w:rPr>
          <m:t>E</m:t>
        </m:r>
        <m:r>
          <m:rPr>
            <m:sty m:val="p"/>
          </m:rPr>
          <w:rPr>
            <w:rFonts w:ascii="Cambria Math" w:hAnsi="Cambria Math"/>
          </w:rPr>
          <m:t>=-∇</m:t>
        </m:r>
        <m:r>
          <w:rPr>
            <w:rFonts w:ascii="Cambria Math" w:hAnsi="Cambria Math"/>
          </w:rPr>
          <m:t>φ</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00FD31C5" w:rsidRPr="00F95833">
        <w:rPr>
          <w:rFonts w:hint="eastAsia"/>
        </w:rPr>
        <w:t>和</w:t>
      </w:r>
      <m:oMath>
        <m:r>
          <m:rPr>
            <m:sty m:val="bi"/>
          </m:rPr>
          <w:rPr>
            <w:rFonts w:ascii="Cambria Math" w:hAnsi="Cambria Math"/>
          </w:rPr>
          <m:t>B</m:t>
        </m:r>
        <m:r>
          <m:rPr>
            <m:sty m:val="p"/>
          </m:rPr>
          <w:rPr>
            <w:rFonts w:ascii="Cambria Math" w:hAnsi="Cambria Math"/>
          </w:rPr>
          <m:t>=∇×</m:t>
        </m:r>
        <m:r>
          <m:rPr>
            <m:sty m:val="bi"/>
          </m:rPr>
          <w:rPr>
            <w:rFonts w:ascii="Cambria Math" w:hAnsi="Cambria Math"/>
          </w:rPr>
          <m:t>A</m:t>
        </m:r>
      </m:oMath>
      <w:r w:rsidR="00FD31C5" w:rsidRPr="00F95833">
        <w:t>。</w:t>
      </w:r>
    </w:p>
    <w:p w14:paraId="75E0FCB6" w14:textId="7FF8ED27" w:rsidR="0072615D" w:rsidRPr="0072615D" w:rsidRDefault="00D217FC">
      <w:pPr>
        <w:pStyle w:val="a0"/>
        <w:ind w:firstLine="480"/>
        <w:pPrChange w:id="207" w:author="Hongliang Dang" w:date="2026-04-27T19:29:00Z" w16du:dateUtc="2026-04-27T11:29:00Z">
          <w:pPr>
            <w:pStyle w:val="FirstParagraph"/>
            <w:ind w:firstLine="480"/>
          </w:pPr>
        </w:pPrChange>
      </w:pPr>
      <w:ins w:id="208" w:author="Hongliang Dang" w:date="2026-05-07T10:30:00Z" w16du:dateUtc="2026-05-07T02:30:00Z">
        <w:r>
          <w:rPr>
            <w:noProof/>
          </w:rPr>
          <w:drawing>
            <wp:inline distT="0" distB="0" distL="0" distR="0" wp14:anchorId="0BAEFB0A" wp14:editId="0FDBF402">
              <wp:extent cx="5486400" cy="3082290"/>
              <wp:effectExtent l="0" t="0" r="0" b="3810"/>
              <wp:docPr id="929658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8239" name="图片 929658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082290"/>
                      </a:xfrm>
                      <a:prstGeom prst="rect">
                        <a:avLst/>
                      </a:prstGeom>
                    </pic:spPr>
                  </pic:pic>
                </a:graphicData>
              </a:graphic>
            </wp:inline>
          </w:drawing>
        </w:r>
      </w:ins>
    </w:p>
    <w:p w14:paraId="2CC954FC" w14:textId="6064056C" w:rsidR="00433E7B" w:rsidRDefault="00433E7B" w:rsidP="00433E7B">
      <w:pPr>
        <w:pStyle w:val="1"/>
      </w:pPr>
      <w:bookmarkStart w:id="209" w:name="拉格朗日量与共轭动量"/>
      <w:bookmarkStart w:id="210" w:name="sec:quant"/>
      <w:bookmarkEnd w:id="183"/>
      <w:bookmarkEnd w:id="184"/>
      <w:r>
        <w:rPr>
          <w:rFonts w:hint="eastAsia"/>
        </w:rPr>
        <w:t>§</w:t>
      </w:r>
      <w:r>
        <w:rPr>
          <w:rFonts w:cs="Times New Roman"/>
        </w:rPr>
        <w:t>Ⅲ</w:t>
      </w:r>
      <w:r>
        <w:rPr>
          <w:rFonts w:hint="eastAsia"/>
        </w:rPr>
        <w:t xml:space="preserve"> </w:t>
      </w:r>
      <w:r>
        <w:rPr>
          <w:rFonts w:hint="eastAsia"/>
        </w:rPr>
        <w:t>库仑规范下的正则量子化</w:t>
      </w:r>
    </w:p>
    <w:p w14:paraId="458B4D3F" w14:textId="77777777" w:rsidR="00476BFE" w:rsidRPr="00F95833" w:rsidRDefault="00B81AEB" w:rsidP="00FD31C5">
      <w:pPr>
        <w:pStyle w:val="TOC"/>
        <w:ind w:firstLine="301"/>
      </w:pPr>
      <w:r w:rsidRPr="00F95833">
        <w:rPr>
          <w:rFonts w:hint="eastAsia"/>
        </w:rPr>
        <w:t>拉格朗日量与共轭动量</w:t>
      </w:r>
    </w:p>
    <w:p w14:paraId="0C1F363E" w14:textId="6619551E" w:rsidR="00476BFE" w:rsidRPr="00F95833" w:rsidRDefault="00B81AEB" w:rsidP="00E924C5">
      <w:pPr>
        <w:ind w:firstLine="480"/>
      </w:pPr>
      <w:r w:rsidRPr="00F95833">
        <w:rPr>
          <w:rFonts w:hint="eastAsia"/>
        </w:rPr>
        <w:t>库仑规范下电磁场的拉格朗日</w:t>
      </w:r>
      <w:r w:rsidR="00914523">
        <w:rPr>
          <w:rFonts w:hint="eastAsia"/>
        </w:rPr>
        <w:t>量</w:t>
      </w:r>
      <w:r w:rsidRPr="00F95833">
        <w:rPr>
          <w:rFonts w:hint="eastAsia"/>
        </w:rPr>
        <w:t>密度为</w:t>
      </w:r>
    </w:p>
    <w:p w14:paraId="24709F86" w14:textId="7BCF99A9" w:rsidR="00E924C5" w:rsidRPr="00F95833" w:rsidRDefault="00E924C5" w:rsidP="00E924C5">
      <w:pPr>
        <w:pStyle w:val="af2"/>
        <w:ind w:firstLine="480"/>
        <w:rPr>
          <w:i/>
          <w:iCs/>
          <w:vanish/>
          <w:specVanish/>
        </w:rPr>
      </w:pPr>
      <w:r w:rsidRPr="00F95833">
        <w:rPr>
          <w:rFonts w:ascii="Times New Roman" w:hAnsi="Times New Roman"/>
        </w:rPr>
        <w:tab/>
      </w:r>
      <m:oMath>
        <m:r>
          <m:rPr>
            <m:scr m:val="script"/>
            <m:sty m:val="p"/>
          </m:rPr>
          <m:t>L=</m:t>
        </m:r>
        <m:f>
          <m:fPr>
            <m:ctrlPr/>
          </m:fPr>
          <m:num>
            <m:sSub>
              <m:sSubPr>
                <m:ctrlPr/>
              </m:sSubPr>
              <m:e>
                <m:r>
                  <w:rPr>
                    <w:rStyle w:val="af3"/>
                  </w:rPr>
                  <m:t>ϵ</m:t>
                </m:r>
              </m:e>
              <m:sub>
                <m:r>
                  <m:rPr>
                    <m:sty m:val="p"/>
                  </m:rPr>
                  <m:t>0</m:t>
                </m:r>
              </m:sub>
            </m:sSub>
          </m:num>
          <m:den>
            <m:r>
              <m:rPr>
                <m:sty m:val="p"/>
              </m:rPr>
              <m:t>2</m:t>
            </m:r>
          </m:den>
        </m:f>
        <m:sSup>
          <m:sSupPr>
            <m:ctrlPr/>
          </m:sSupPr>
          <m:e>
            <m:acc>
              <m:accPr>
                <m:chr m:val="̇"/>
                <m:ctrlPr/>
              </m:accPr>
              <m:e>
                <m:r>
                  <m:rPr>
                    <m:sty m:val="bi"/>
                  </m:rPr>
                  <m:t>A</m:t>
                </m:r>
              </m:e>
            </m:acc>
          </m:e>
          <m:sup>
            <m:r>
              <m:rPr>
                <m:sty m:val="p"/>
              </m:rPr>
              <m:t>2</m:t>
            </m:r>
          </m:sup>
        </m:sSup>
        <m:r>
          <m:rPr>
            <m:sty m:val="p"/>
          </m:rPr>
          <m:t>-</m:t>
        </m:r>
        <m:f>
          <m:fPr>
            <m:ctrlPr/>
          </m:fPr>
          <m:num>
            <m:r>
              <m:rPr>
                <m:sty m:val="p"/>
              </m:rPr>
              <m:t>1</m:t>
            </m:r>
          </m:num>
          <m:den>
            <m:r>
              <m:rPr>
                <m:sty m:val="p"/>
              </m:rPr>
              <m:t>2</m:t>
            </m:r>
            <m:sSub>
              <m:sSubPr>
                <m:ctrlPr/>
              </m:sSubPr>
              <m:e>
                <m:r>
                  <m:t>μ</m:t>
                </m:r>
              </m:e>
              <m:sub>
                <m:r>
                  <m:rPr>
                    <m:sty m:val="p"/>
                  </m:rPr>
                  <m:t>0</m:t>
                </m:r>
              </m:sub>
            </m:sSub>
          </m:den>
        </m:f>
        <m:sSup>
          <m:sSupPr>
            <m:ctrlPr/>
          </m:sSupPr>
          <m:e>
            <m:d>
              <m:dPr>
                <m:ctrlPr/>
              </m:dPr>
              <m:e>
                <m:r>
                  <m:rPr>
                    <m:sty m:val="p"/>
                  </m:rPr>
                  <m:t>∇×</m:t>
                </m:r>
                <m:r>
                  <m:rPr>
                    <m:sty m:val="bi"/>
                  </m:rPr>
                  <m:t>A</m:t>
                </m:r>
              </m:e>
            </m:d>
          </m:e>
          <m:sup>
            <m:r>
              <m:rPr>
                <m:sty m:val="p"/>
              </m:rPr>
              <m:t>2</m:t>
            </m:r>
          </m:sup>
        </m:sSup>
        <m:r>
          <m:rPr>
            <m:sty m:val="p"/>
          </m:rPr>
          <m:t> ,</m:t>
        </m:r>
      </m:oMath>
      <w:r w:rsidRPr="00F95833">
        <w:tab/>
      </w:r>
    </w:p>
    <w:p w14:paraId="0FA49799" w14:textId="69B2B6B8" w:rsidR="00476BFE" w:rsidRPr="00F95833" w:rsidRDefault="00C6014F" w:rsidP="00C6014F">
      <w:pPr>
        <w:ind w:firstLine="480"/>
      </w:pPr>
      <w:r w:rsidRPr="00F95833">
        <w:rPr>
          <w:rFonts w:hint="eastAsia"/>
        </w:rPr>
        <w:t>(</w:t>
      </w:r>
      <w:bookmarkStart w:id="211" w:name="Eq_4"/>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4</w:t>
      </w:r>
      <w:r w:rsidRPr="00F95833">
        <w:fldChar w:fldCharType="end"/>
      </w:r>
      <w:bookmarkEnd w:id="211"/>
      <w:r w:rsidRPr="00F95833">
        <w:rPr>
          <w:rFonts w:hint="eastAsia"/>
        </w:rPr>
        <w:t>)</w:t>
      </w:r>
    </w:p>
    <w:p w14:paraId="385879BC" w14:textId="21AFB6D1" w:rsidR="00476BFE" w:rsidRPr="00F95833" w:rsidRDefault="00B81AEB" w:rsidP="00E924C5">
      <w:pPr>
        <w:ind w:firstLine="480"/>
      </w:pPr>
      <w:r w:rsidRPr="00F95833">
        <w:rPr>
          <w:rFonts w:hint="eastAsia"/>
        </w:rPr>
        <w:t>其中</w:t>
      </w:r>
      <w:r w:rsidRPr="00F95833">
        <w:rPr>
          <w:i/>
          <w:iCs/>
        </w:rPr>
        <w:t xml:space="preserve"> </w:t>
      </w:r>
      <m:oMath>
        <m:acc>
          <m:accPr>
            <m:chr m:val="̇"/>
            <m:ctrlPr>
              <w:rPr>
                <w:rFonts w:ascii="Cambria Math" w:hAnsi="Cambria Math"/>
                <w:i/>
                <w:iCs/>
              </w:rPr>
            </m:ctrlPr>
          </m:accPr>
          <m:e>
            <m:r>
              <m:rPr>
                <m:sty m:val="bi"/>
              </m:rPr>
              <w:rPr>
                <w:rFonts w:ascii="Cambria Math" w:hAnsi="Cambria Math"/>
              </w:rPr>
              <m:t>A</m:t>
            </m:r>
          </m:e>
        </m:acc>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00914523">
        <w:rPr>
          <w:rFonts w:hint="eastAsia"/>
          <w:iCs/>
        </w:rPr>
        <w:t>，</w:t>
      </w:r>
      <m:oMath>
        <m:sSub>
          <m:sSubPr>
            <m:ctrlPr>
              <w:rPr>
                <w:rFonts w:ascii="Cambria Math" w:hAnsi="Cambria Math"/>
              </w:rPr>
            </m:ctrlPr>
          </m:sSubPr>
          <m:e>
            <m:r>
              <w:rPr>
                <w:rFonts w:ascii="Cambria Math" w:hAnsi="Cambria Math"/>
              </w:rPr>
              <m:t>μ</m:t>
            </m:r>
          </m:e>
          <m:sub>
            <m:r>
              <m:rPr>
                <m:sty m:val="p"/>
              </m:rPr>
              <w:rPr>
                <w:rFonts w:ascii="Cambria Math" w:hAnsi="Cambria Math"/>
              </w:rPr>
              <m:t>0</m:t>
            </m:r>
          </m:sub>
        </m:sSub>
      </m:oMath>
      <w:r w:rsidR="00914523">
        <w:rPr>
          <w:rFonts w:hint="eastAsia"/>
        </w:rPr>
        <w:t>为真空磁导率</w:t>
      </w:r>
      <w:r w:rsidRPr="00F95833">
        <w:t>。</w:t>
      </w:r>
      <w:r w:rsidRPr="00F95833">
        <w:rPr>
          <w:rFonts w:hint="eastAsia"/>
        </w:rPr>
        <w:t>将</w:t>
      </w:r>
      <w:r w:rsidRPr="00F95833">
        <w:t>Euler-Lagrange</w:t>
      </w:r>
      <w:r w:rsidRPr="00F95833">
        <w:rPr>
          <w:rFonts w:hint="eastAsia"/>
        </w:rPr>
        <w:t>方程作用于</w:t>
      </w:r>
      <w:r w:rsidR="00E924C5" w:rsidRPr="00F95833">
        <w:rPr>
          <w:rFonts w:hint="eastAsia"/>
        </w:rPr>
        <w:t xml:space="preserve">Eq. </w:t>
      </w:r>
      <w:r w:rsidR="00C6014F" w:rsidRPr="00F95833">
        <w:rPr>
          <w:rFonts w:hint="eastAsia"/>
        </w:rPr>
        <w:fldChar w:fldCharType="begin"/>
      </w:r>
      <w:r w:rsidR="00C6014F" w:rsidRPr="00F95833">
        <w:rPr>
          <w:rFonts w:hint="eastAsia"/>
        </w:rPr>
        <w:instrText xml:space="preserve"> REF Eq_4 \h </w:instrText>
      </w:r>
      <w:r w:rsidR="00C6014F" w:rsidRPr="00F95833">
        <w:rPr>
          <w:rFonts w:hint="eastAsia"/>
        </w:rPr>
      </w:r>
      <w:r w:rsidR="00C6014F" w:rsidRPr="00F95833">
        <w:rPr>
          <w:rFonts w:hint="eastAsia"/>
        </w:rPr>
        <w:fldChar w:fldCharType="separate"/>
      </w:r>
      <w:r w:rsidR="00D4412F">
        <w:rPr>
          <w:noProof/>
        </w:rPr>
        <w:t>4</w:t>
      </w:r>
      <w:r w:rsidR="00C6014F" w:rsidRPr="00F95833">
        <w:rPr>
          <w:rFonts w:hint="eastAsia"/>
        </w:rPr>
        <w:fldChar w:fldCharType="end"/>
      </w:r>
      <w:r w:rsidRPr="00F95833">
        <w:rPr>
          <w:rFonts w:hint="eastAsia"/>
        </w:rPr>
        <w:t>，可复现</w:t>
      </w:r>
      <w:r w:rsidR="009C772E">
        <w:rPr>
          <w:rFonts w:hint="eastAsia"/>
        </w:rPr>
        <w:t>亥姆霍兹</w:t>
      </w:r>
      <w:r w:rsidRPr="00F95833">
        <w:rPr>
          <w:rFonts w:hint="eastAsia"/>
        </w:rPr>
        <w:t>波动方程</w:t>
      </w:r>
      <w:r w:rsidR="00E924C5" w:rsidRPr="00F95833">
        <w:rPr>
          <w:rFonts w:hint="eastAsia"/>
        </w:rPr>
        <w:t xml:space="preserve">Eq. </w:t>
      </w:r>
      <w:r w:rsidR="00C6014F" w:rsidRPr="00F95833">
        <w:rPr>
          <w:rFonts w:hint="eastAsia"/>
        </w:rPr>
        <w:fldChar w:fldCharType="begin"/>
      </w:r>
      <w:r w:rsidR="00C6014F" w:rsidRPr="00F95833">
        <w:rPr>
          <w:rFonts w:hint="eastAsia"/>
        </w:rPr>
        <w:instrText xml:space="preserve"> REF Eq_3 \h </w:instrText>
      </w:r>
      <w:r w:rsidR="00C6014F" w:rsidRPr="00F95833">
        <w:rPr>
          <w:rFonts w:hint="eastAsia"/>
        </w:rPr>
      </w:r>
      <w:r w:rsidR="00C6014F" w:rsidRPr="00F95833">
        <w:rPr>
          <w:rFonts w:hint="eastAsia"/>
        </w:rPr>
        <w:fldChar w:fldCharType="separate"/>
      </w:r>
      <w:r w:rsidR="00D4412F">
        <w:rPr>
          <w:noProof/>
        </w:rPr>
        <w:t>3</w:t>
      </w:r>
      <w:r w:rsidR="00C6014F" w:rsidRPr="00F95833">
        <w:rPr>
          <w:rFonts w:hint="eastAsia"/>
        </w:rPr>
        <w:fldChar w:fldCharType="end"/>
      </w:r>
      <w:r w:rsidRPr="00F95833">
        <w:t>。</w:t>
      </w:r>
      <m:oMath>
        <m:r>
          <m:rPr>
            <m:sty m:val="bi"/>
          </m:rPr>
          <w:rPr>
            <w:rFonts w:ascii="Cambria Math" w:hAnsi="Cambria Math"/>
          </w:rPr>
          <m:t>A</m:t>
        </m:r>
      </m:oMath>
      <w:r w:rsidRPr="00F95833">
        <w:rPr>
          <w:rFonts w:hint="eastAsia"/>
        </w:rPr>
        <w:t>的正则共轭动量为</w:t>
      </w:r>
      <w:r w:rsidR="00E924C5" w:rsidRPr="00F95833">
        <w:rPr>
          <w:rFonts w:hint="eastAsia"/>
        </w:rPr>
        <w:t>:</w:t>
      </w:r>
    </w:p>
    <w:p w14:paraId="35430122" w14:textId="14F8187B" w:rsidR="00E924C5" w:rsidRPr="00F95833" w:rsidRDefault="00E924C5" w:rsidP="00E924C5">
      <w:pPr>
        <w:pStyle w:val="af2"/>
        <w:ind w:firstLine="480"/>
        <w:rPr>
          <w:i/>
          <w:iCs/>
          <w:vanish/>
          <w:specVanish/>
        </w:rPr>
      </w:pPr>
      <w:r w:rsidRPr="00F95833">
        <w:rPr>
          <w:rFonts w:ascii="Times New Roman" w:hAnsi="Times New Roman"/>
          <w:b/>
          <w:i/>
        </w:rPr>
        <w:tab/>
      </w:r>
      <m:oMath>
        <m:r>
          <m:rPr>
            <m:sty m:val="bi"/>
          </m:rPr>
          <m:t>Π</m:t>
        </m:r>
        <m:r>
          <m:rPr>
            <m:sty m:val="p"/>
          </m:rPr>
          <m:t>(</m:t>
        </m:r>
        <m:r>
          <m:rPr>
            <m:sty m:val="bi"/>
          </m:rPr>
          <m:t>r</m:t>
        </m:r>
        <m:r>
          <m:rPr>
            <m:sty m:val="p"/>
          </m:rPr>
          <m:t>,</m:t>
        </m:r>
        <m:r>
          <m:t>t</m:t>
        </m:r>
        <m:r>
          <m:rPr>
            <m:sty m:val="p"/>
          </m:rPr>
          <m:t>)=</m:t>
        </m:r>
        <m:f>
          <m:fPr>
            <m:ctrlPr/>
          </m:fPr>
          <m:num>
            <m:r>
              <m:rPr>
                <m:sty m:val="p"/>
              </m:rPr>
              <m:t>∂</m:t>
            </m:r>
            <m:r>
              <m:rPr>
                <m:scr m:val="script"/>
                <m:sty m:val="p"/>
              </m:rPr>
              <m:t>L</m:t>
            </m:r>
          </m:num>
          <m:den>
            <m:r>
              <m:rPr>
                <m:sty m:val="p"/>
              </m:rPr>
              <m:t>∂</m:t>
            </m:r>
            <m:acc>
              <m:accPr>
                <m:chr m:val="̇"/>
                <m:ctrlPr/>
              </m:accPr>
              <m:e>
                <m:r>
                  <m:rPr>
                    <m:sty m:val="bi"/>
                  </m:rPr>
                  <m:t>A</m:t>
                </m:r>
              </m:e>
            </m:acc>
          </m:den>
        </m:f>
        <m:r>
          <m:rPr>
            <m:sty m:val="p"/>
          </m:rPr>
          <m:t>=</m:t>
        </m:r>
        <m:sSub>
          <m:sSubPr>
            <m:ctrlPr/>
          </m:sSubPr>
          <m:e>
            <m:r>
              <w:rPr>
                <w:rStyle w:val="af3"/>
              </w:rPr>
              <m:t>ϵ</m:t>
            </m:r>
          </m:e>
          <m:sub>
            <m:r>
              <m:rPr>
                <m:sty m:val="p"/>
              </m:rPr>
              <m:t>0</m:t>
            </m:r>
          </m:sub>
        </m:sSub>
        <m:acc>
          <m:accPr>
            <m:chr m:val="̇"/>
            <m:ctrlPr/>
          </m:accPr>
          <m:e>
            <m:r>
              <m:rPr>
                <m:sty m:val="bi"/>
              </m:rPr>
              <m:t>A</m:t>
            </m:r>
          </m:e>
        </m:acc>
        <m:r>
          <m:rPr>
            <m:sty m:val="p"/>
          </m:rPr>
          <m:t>=-</m:t>
        </m:r>
        <m:sSub>
          <m:sSubPr>
            <m:ctrlPr/>
          </m:sSubPr>
          <m:e>
            <m:r>
              <w:rPr>
                <w:rStyle w:val="af3"/>
              </w:rPr>
              <m:t>ϵ</m:t>
            </m:r>
          </m:e>
          <m:sub>
            <m:r>
              <m:rPr>
                <m:sty m:val="p"/>
              </m:rPr>
              <m:t>0</m:t>
            </m:r>
          </m:sub>
        </m:sSub>
        <m:r>
          <m:rPr>
            <m:sty m:val="bi"/>
          </m:rPr>
          <m:t>E</m:t>
        </m:r>
        <m:r>
          <m:t> </m:t>
        </m:r>
        <m:r>
          <m:rPr>
            <m:sty m:val="p"/>
          </m:rPr>
          <m:t>.</m:t>
        </m:r>
      </m:oMath>
      <w:r w:rsidRPr="00F95833">
        <w:rPr>
          <w:i/>
          <w:iCs/>
        </w:rPr>
        <w:tab/>
      </w:r>
    </w:p>
    <w:p w14:paraId="668F350A" w14:textId="78BCA3E9" w:rsidR="00476BFE" w:rsidRPr="00F95833" w:rsidRDefault="00C6014F" w:rsidP="00C6014F">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5</w:t>
      </w:r>
      <w:r w:rsidRPr="00F95833">
        <w:fldChar w:fldCharType="end"/>
      </w:r>
      <w:r w:rsidRPr="00F95833">
        <w:rPr>
          <w:rFonts w:hint="eastAsia"/>
        </w:rPr>
        <w:t>)</w:t>
      </w:r>
    </w:p>
    <w:p w14:paraId="1EF2A99C" w14:textId="77777777" w:rsidR="00476BFE" w:rsidRPr="00F95833" w:rsidRDefault="00B81AEB" w:rsidP="00E924C5">
      <w:pPr>
        <w:pStyle w:val="TOC"/>
        <w:ind w:firstLine="301"/>
      </w:pPr>
      <w:bookmarkStart w:id="212" w:name="三维模展开"/>
      <w:bookmarkEnd w:id="209"/>
      <w:r w:rsidRPr="00F95833">
        <w:rPr>
          <w:rFonts w:hint="eastAsia"/>
        </w:rPr>
        <w:lastRenderedPageBreak/>
        <w:t>三维模展开</w:t>
      </w:r>
    </w:p>
    <w:p w14:paraId="5E618B81" w14:textId="2A838CEF" w:rsidR="00476BFE" w:rsidRPr="00F95833" w:rsidRDefault="009C772E" w:rsidP="00E924C5">
      <w:pPr>
        <w:ind w:firstLine="480"/>
      </w:pPr>
      <w:r>
        <w:rPr>
          <w:rFonts w:hint="eastAsia"/>
        </w:rPr>
        <w:t>相互作用绘景下，</w:t>
      </w:r>
      <w:r w:rsidR="00E501EF" w:rsidRPr="00F95833">
        <w:rPr>
          <w:rFonts w:hint="eastAsia"/>
        </w:rPr>
        <w:t>将矢量势展开为以波矢</w:t>
      </w:r>
      <w:r w:rsidR="00E501EF" w:rsidRPr="00F95833">
        <w:t xml:space="preserve"> </w:t>
      </w:r>
      <m:oMath>
        <m:r>
          <m:rPr>
            <m:sty m:val="bi"/>
          </m:rPr>
          <w:rPr>
            <w:rFonts w:ascii="Cambria Math" w:hAnsi="Cambria Math"/>
          </w:rPr>
          <m:t>k</m:t>
        </m:r>
      </m:oMath>
      <w:r w:rsidR="00E501EF" w:rsidRPr="00F95833">
        <w:t xml:space="preserve"> </w:t>
      </w:r>
      <w:r w:rsidR="00E501EF" w:rsidRPr="00F95833">
        <w:rPr>
          <w:rFonts w:hint="eastAsia"/>
        </w:rPr>
        <w:t>和极化指标</w:t>
      </w:r>
      <w:r w:rsidR="00E501EF" w:rsidRPr="00F95833">
        <w:t xml:space="preserve"> </w:t>
      </w:r>
      <m:oMath>
        <m:r>
          <w:rPr>
            <w:rFonts w:ascii="Cambria Math" w:hAnsi="Cambria Math"/>
          </w:rPr>
          <m:t>λ</m:t>
        </m:r>
      </m:oMath>
      <w:r w:rsidR="00E501EF" w:rsidRPr="00F95833">
        <w:t xml:space="preserve"> </w:t>
      </w:r>
      <w:r w:rsidR="00E501EF" w:rsidRPr="00F95833">
        <w:rPr>
          <w:rFonts w:hint="eastAsia"/>
        </w:rPr>
        <w:t>标记的横波完备基：</w:t>
      </w:r>
    </w:p>
    <w:p w14:paraId="5F31B8CA" w14:textId="039437B4" w:rsidR="00E924C5" w:rsidRPr="00F95833" w:rsidRDefault="00E924C5" w:rsidP="00E924C5">
      <w:pPr>
        <w:pStyle w:val="af2"/>
        <w:ind w:firstLine="480"/>
        <w:rPr>
          <w:i/>
          <w:iCs/>
          <w:vanish/>
          <w:specVanish/>
        </w:rPr>
      </w:pPr>
      <w:r w:rsidRPr="00F95833">
        <w:rPr>
          <w:rFonts w:ascii="Times New Roman" w:hAnsi="Times New Roman"/>
          <w:i/>
        </w:rPr>
        <w:tab/>
      </w:r>
      <m:oMath>
        <m:acc>
          <m:accPr>
            <m:ctrlPr>
              <w:rPr>
                <w:i/>
                <w:iCs/>
              </w:rPr>
            </m:ctrlPr>
          </m:accPr>
          <m:e>
            <m:r>
              <m:rPr>
                <m:sty m:val="bi"/>
              </m:rPr>
              <m:t>A</m:t>
            </m:r>
          </m:e>
        </m:acc>
        <m:d>
          <m:dPr>
            <m:ctrlPr/>
          </m:dPr>
          <m:e>
            <m:r>
              <m:rPr>
                <m:sty m:val="bi"/>
              </m:rPr>
              <m:t>r</m:t>
            </m:r>
            <m:r>
              <m:rPr>
                <m:sty m:val="p"/>
              </m:rPr>
              <m:t>,</m:t>
            </m:r>
            <m:r>
              <m:t>t</m:t>
            </m:r>
          </m:e>
        </m:d>
        <m:r>
          <m:rPr>
            <m:sty m:val="p"/>
          </m:rPr>
          <m:t>=∫</m:t>
        </m:r>
        <m:sSup>
          <m:sSupPr>
            <m:ctrlPr/>
          </m:sSupPr>
          <m:e>
            <m:r>
              <m:t>d</m:t>
            </m:r>
          </m:e>
          <m:sup>
            <m:r>
              <m:t>3</m:t>
            </m:r>
          </m:sup>
        </m:sSup>
        <m:r>
          <m:t>k</m:t>
        </m:r>
        <m:nary>
          <m:naryPr>
            <m:chr m:val="∑"/>
            <m:limLoc m:val="undOvr"/>
            <m:supHide m:val="1"/>
            <m:ctrlPr>
              <w:rPr>
                <w:i/>
              </w:rPr>
            </m:ctrlPr>
          </m:naryPr>
          <m:sub>
            <m:r>
              <m:t>λ=1,2</m:t>
            </m:r>
          </m:sub>
          <m:sup/>
          <m:e>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r>
                  <m:t> </m:t>
                </m:r>
                <m:sSub>
                  <m:sSubPr>
                    <m:ctrlPr/>
                  </m:sSubPr>
                  <m:e>
                    <m:r>
                      <m:rPr>
                        <m:sty m:val="bi"/>
                      </m:rPr>
                      <m:t>ε</m:t>
                    </m:r>
                  </m:e>
                  <m:sub>
                    <m:r>
                      <m:rPr>
                        <m:sty m:val="b"/>
                      </m:rPr>
                      <m:t>k</m:t>
                    </m:r>
                    <m:r>
                      <m:rPr>
                        <m:sty m:val="p"/>
                      </m:rPr>
                      <m:t>λ</m:t>
                    </m:r>
                  </m:sub>
                </m:sSub>
                <m:r>
                  <m:t> </m:t>
                </m:r>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r>
                  <m:rPr>
                    <m:sty m:val="p"/>
                  </m:rPr>
                  <m:t>+h.c.</m:t>
                </m:r>
              </m:e>
            </m:d>
          </m:e>
        </m:nary>
        <m:r>
          <m:t>,</m:t>
        </m:r>
      </m:oMath>
      <w:r w:rsidRPr="00F95833">
        <w:tab/>
      </w:r>
    </w:p>
    <w:p w14:paraId="118B10ED" w14:textId="336D5559" w:rsidR="00E924C5" w:rsidRPr="00F95833" w:rsidRDefault="00C6014F" w:rsidP="00C6014F">
      <w:pPr>
        <w:ind w:firstLine="480"/>
      </w:pPr>
      <w:r w:rsidRPr="00F95833">
        <w:rPr>
          <w:rFonts w:hint="eastAsia"/>
        </w:rPr>
        <w:t>(</w:t>
      </w:r>
      <w:bookmarkStart w:id="213" w:name="Eq_6"/>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6</w:t>
      </w:r>
      <w:r w:rsidRPr="00F95833">
        <w:fldChar w:fldCharType="end"/>
      </w:r>
      <w:bookmarkEnd w:id="213"/>
      <w:r w:rsidRPr="00F95833">
        <w:rPr>
          <w:rFonts w:hint="eastAsia"/>
        </w:rPr>
        <w:t>)</w:t>
      </w:r>
    </w:p>
    <w:p w14:paraId="1F150B06" w14:textId="348C28C0" w:rsidR="00476BFE" w:rsidRPr="00F95833" w:rsidRDefault="00B81AEB" w:rsidP="00E370C1">
      <w:pPr>
        <w:ind w:firstLine="480"/>
      </w:pPr>
      <w:r w:rsidRPr="00F95833">
        <w:rPr>
          <w:rFonts w:hint="eastAsia"/>
        </w:rPr>
        <w:t>其中</w:t>
      </w:r>
      <m:oMath>
        <m:sSub>
          <m:sSubPr>
            <m:ctrlPr>
              <w:rPr>
                <w:rFonts w:ascii="Cambria Math" w:hAnsi="Cambria Math"/>
              </w:rPr>
            </m:ctrlPr>
          </m:sSubPr>
          <m:e>
            <m:r>
              <w:rPr>
                <w:rFonts w:ascii="Cambria Math" w:hAnsi="Cambria Math"/>
              </w:rPr>
              <m:t>ω</m:t>
            </m:r>
          </m:e>
          <m:sub>
            <m:r>
              <m:rPr>
                <m:sty m:val="p"/>
              </m:rP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m:rPr>
            <m:sty m:val="bi"/>
          </m:rPr>
          <w:rPr>
            <w:rFonts w:ascii="Cambria Math" w:hAnsi="Cambria Math"/>
          </w:rPr>
          <m:t>k</m:t>
        </m:r>
        <m:r>
          <m:rPr>
            <m:sty m:val="p"/>
          </m:rPr>
          <w:rPr>
            <w:rFonts w:ascii="Cambria Math" w:hAnsi="Cambria Math"/>
          </w:rPr>
          <m:t>|</m:t>
        </m:r>
      </m:oMath>
      <w:r w:rsidRPr="00F95833">
        <w:rPr>
          <w:rFonts w:hint="eastAsia"/>
        </w:rPr>
        <w:t>，</w:t>
      </w:r>
      <m:oMath>
        <m:sSub>
          <m:sSubPr>
            <m:ctrlPr>
              <w:rPr>
                <w:rFonts w:ascii="Cambria Math" w:hAnsi="Cambria Math"/>
              </w:rPr>
            </m:ctrlPr>
          </m:sSubPr>
          <m:e>
            <m:r>
              <m:rPr>
                <m:sty m:val="bi"/>
              </m:rPr>
              <w:rPr>
                <w:rFonts w:ascii="Cambria Math" w:hAnsi="Cambria Math"/>
              </w:rPr>
              <m:t>ε</m:t>
            </m:r>
          </m:e>
          <m:sub>
            <m:r>
              <m:rPr>
                <m:sty m:val="b"/>
              </m:rPr>
              <w:rPr>
                <w:rFonts w:ascii="Cambria Math" w:hAnsi="Cambria Math"/>
              </w:rPr>
              <m:t>k</m:t>
            </m:r>
            <m:r>
              <m:rPr>
                <m:sty m:val="p"/>
              </m:rPr>
              <w:rPr>
                <w:rFonts w:ascii="Cambria Math" w:hAnsi="Cambria Math"/>
              </w:rPr>
              <m:t>λ</m:t>
            </m:r>
          </m:sub>
        </m:sSub>
      </m:oMath>
      <w:r w:rsidRPr="00F95833">
        <w:rPr>
          <w:rFonts w:hint="eastAsia"/>
        </w:rPr>
        <w:t>为与</w:t>
      </w:r>
      <m:oMath>
        <m:r>
          <m:rPr>
            <m:sty m:val="bi"/>
          </m:rPr>
          <w:rPr>
            <w:rFonts w:ascii="Cambria Math" w:hAnsi="Cambria Math"/>
          </w:rPr>
          <m:t>k</m:t>
        </m:r>
      </m:oMath>
      <w:r w:rsidRPr="00F95833">
        <w:rPr>
          <w:rFonts w:hint="eastAsia"/>
        </w:rPr>
        <w:t>相互正交的极化单位矢量，</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
              </m:rPr>
              <w:rPr>
                <w:rFonts w:ascii="Cambria Math" w:hAnsi="Cambria Math"/>
              </w:rPr>
              <m:t>k</m:t>
            </m:r>
            <m:r>
              <m:rPr>
                <m:sty m:val="p"/>
              </m:rPr>
              <w:rPr>
                <w:rFonts w:ascii="Cambria Math" w:hAnsi="Cambria Math"/>
              </w:rPr>
              <m:t>λ</m:t>
            </m:r>
          </m:sub>
        </m:sSub>
      </m:oMath>
      <w:r w:rsidRPr="00F95833">
        <w:rPr>
          <w:rFonts w:hint="eastAsia"/>
        </w:rPr>
        <w:t>为模式</w:t>
      </w:r>
      <m:oMath>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sidRPr="00F95833">
        <w:rPr>
          <w:rFonts w:hint="eastAsia"/>
        </w:rPr>
        <w:t>的湮灭算符，</w:t>
      </w:r>
      <m:oMath>
        <m:sSub>
          <m:sSubPr>
            <m:ctrlPr>
              <w:rPr>
                <w:rFonts w:ascii="Cambria Math" w:hAnsi="Cambria Math"/>
              </w:rPr>
            </m:ctrlPr>
          </m:sSubPr>
          <m:e>
            <m:r>
              <w:rPr>
                <w:rFonts w:ascii="Cambria Math" w:hAnsi="Cambria Math"/>
              </w:rPr>
              <m:t>N</m:t>
            </m:r>
          </m:e>
          <m:sub>
            <m:r>
              <m:rPr>
                <m:sty m:val="p"/>
              </m:rPr>
              <w:rPr>
                <w:rFonts w:ascii="Cambria Math" w:hAnsi="Cambria Math"/>
              </w:rPr>
              <m:t>k</m:t>
            </m:r>
          </m:sub>
        </m:sSub>
      </m:oMath>
      <w:r w:rsidRPr="00F95833">
        <w:rPr>
          <w:rFonts w:hint="eastAsia"/>
        </w:rPr>
        <w:t>为待定的实归一化常数。算符满足玻色对易关系：</w:t>
      </w:r>
    </w:p>
    <w:p w14:paraId="05549E21" w14:textId="78D6692C"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sSub>
          <m:sSubPr>
            <m:ctrlPr/>
          </m:sSubPr>
          <m:e>
            <m:acc>
              <m:accPr>
                <m:ctrlPr/>
              </m:accPr>
              <m:e>
                <m:r>
                  <m:t>a</m:t>
                </m:r>
              </m:e>
            </m:acc>
          </m:e>
          <m:sub>
            <m:r>
              <m:rPr>
                <m:sty m:val="b"/>
              </m:rPr>
              <m:t>k</m:t>
            </m:r>
            <m:r>
              <m:rPr>
                <m:sty m:val="p"/>
              </m:rPr>
              <m:t>λ</m:t>
            </m:r>
          </m:sub>
        </m:sSub>
        <m:r>
          <m:rPr>
            <m:sty m:val="p"/>
          </m:rPr>
          <m:t>,</m:t>
        </m:r>
        <m:r>
          <m:t> </m:t>
        </m:r>
        <m:sSubSup>
          <m:sSubSupPr>
            <m:ctrlPr/>
          </m:sSubSupPr>
          <m:e>
            <m:acc>
              <m:accPr>
                <m:ctrlPr/>
              </m:accPr>
              <m:e>
                <m:r>
                  <m:t>a</m:t>
                </m:r>
              </m:e>
            </m:acc>
          </m:e>
          <m:sub>
            <m:sSup>
              <m:sSupPr>
                <m:ctrlPr/>
              </m:sSupPr>
              <m:e>
                <m:r>
                  <m:rPr>
                    <m:sty m:val="b"/>
                  </m:rPr>
                  <m:t>k</m:t>
                </m:r>
              </m:e>
              <m:sup>
                <m:r>
                  <m:rPr>
                    <m:sty m:val="p"/>
                  </m:rPr>
                  <m:t>'</m:t>
                </m:r>
              </m:sup>
            </m:sSup>
            <m:sSup>
              <m:sSupPr>
                <m:ctrlPr>
                  <w:rPr>
                    <w:iCs/>
                  </w:rPr>
                </m:ctrlPr>
              </m:sSupPr>
              <m:e>
                <m:r>
                  <m:rPr>
                    <m:sty m:val="p"/>
                  </m:rPr>
                  <m:t>λ</m:t>
                </m:r>
              </m:e>
              <m:sup>
                <m:r>
                  <m:rPr>
                    <m:sty m:val="p"/>
                  </m:rPr>
                  <m:t>'</m:t>
                </m:r>
              </m:sup>
            </m:sSup>
          </m:sub>
          <m:sup>
            <m:r>
              <m:rPr>
                <m:sty m:val="p"/>
              </m:rPr>
              <m:t>†</m:t>
            </m:r>
          </m:sup>
        </m:sSubSup>
        <m:r>
          <m:rPr>
            <m:sty m:val="p"/>
          </m:rPr>
          <m:t>]=</m:t>
        </m:r>
        <m:sSub>
          <m:sSubPr>
            <m:ctrlPr/>
          </m:sSubPr>
          <m:e>
            <m:r>
              <m:t>δ</m:t>
            </m:r>
          </m:e>
          <m:sub>
            <m:r>
              <m:rPr>
                <m:sty m:val="p"/>
              </m:rPr>
              <m:t>λ</m:t>
            </m:r>
            <m:sSup>
              <m:sSupPr>
                <m:ctrlPr>
                  <w:rPr>
                    <w:iCs/>
                  </w:rPr>
                </m:ctrlPr>
              </m:sSupPr>
              <m:e>
                <m:r>
                  <m:rPr>
                    <m:sty m:val="p"/>
                  </m:rPr>
                  <m:t>λ</m:t>
                </m:r>
              </m:e>
              <m:sup>
                <m:r>
                  <m:rPr>
                    <m:sty m:val="p"/>
                  </m:rPr>
                  <m:t>'</m:t>
                </m:r>
              </m:sup>
            </m:sSup>
          </m:sub>
        </m:sSub>
        <m:r>
          <m:t> </m:t>
        </m:r>
        <m:sSup>
          <m:sSupPr>
            <m:ctrlPr/>
          </m:sSupPr>
          <m:e>
            <m:r>
              <m:t>δ</m:t>
            </m:r>
          </m:e>
          <m:sup>
            <m:r>
              <m:rPr>
                <m:sty m:val="p"/>
              </m:rPr>
              <m:t>(</m:t>
            </m:r>
            <m:r>
              <m:t>3</m:t>
            </m:r>
            <m:r>
              <m:rPr>
                <m:sty m:val="p"/>
              </m:rPr>
              <m:t>)</m:t>
            </m:r>
          </m:sup>
        </m:sSup>
        <m:r>
          <m:rPr>
            <m:sty m:val="p"/>
          </m:rPr>
          <m:t>(</m:t>
        </m:r>
        <m:r>
          <m:rPr>
            <m:sty m:val="bi"/>
          </m:rPr>
          <m:t>k</m:t>
        </m:r>
        <m:r>
          <m:t>-</m:t>
        </m:r>
        <m:sSup>
          <m:sSupPr>
            <m:ctrlPr>
              <w:rPr>
                <w:i/>
                <w:iCs/>
              </w:rPr>
            </m:ctrlPr>
          </m:sSupPr>
          <m:e>
            <m:r>
              <m:rPr>
                <m:sty m:val="bi"/>
              </m:rPr>
              <m:t>k</m:t>
            </m:r>
          </m:e>
          <m:sup>
            <m:r>
              <m:t>'</m:t>
            </m:r>
          </m:sup>
        </m:sSup>
        <m:r>
          <m:rPr>
            <m:sty m:val="p"/>
          </m:rPr>
          <m:t>)</m:t>
        </m:r>
        <m:r>
          <m:t> </m:t>
        </m:r>
        <m:r>
          <m:rPr>
            <m:sty m:val="p"/>
          </m:rPr>
          <m:t>,</m:t>
        </m:r>
        <m:r>
          <m:t> </m:t>
        </m:r>
        <m:r>
          <m:rPr>
            <m:sty m:val="p"/>
          </m:rPr>
          <m:t>[</m:t>
        </m:r>
        <m:sSub>
          <m:sSubPr>
            <m:ctrlPr/>
          </m:sSubPr>
          <m:e>
            <m:acc>
              <m:accPr>
                <m:ctrlPr/>
              </m:accPr>
              <m:e>
                <m:r>
                  <m:t>a</m:t>
                </m:r>
              </m:e>
            </m:acc>
          </m:e>
          <m:sub>
            <m:r>
              <m:rPr>
                <m:sty m:val="b"/>
              </m:rPr>
              <m:t>k</m:t>
            </m:r>
            <m:r>
              <m:rPr>
                <m:sty m:val="p"/>
              </m:rPr>
              <m:t>λ</m:t>
            </m:r>
          </m:sub>
        </m:sSub>
        <m:r>
          <m:rPr>
            <m:sty m:val="p"/>
          </m:rPr>
          <m:t>,</m:t>
        </m:r>
        <m:r>
          <m:t> </m:t>
        </m:r>
        <m:sSub>
          <m:sSubPr>
            <m:ctrlPr/>
          </m:sSubPr>
          <m:e>
            <m:acc>
              <m:accPr>
                <m:ctrlPr/>
              </m:accPr>
              <m:e>
                <m:r>
                  <m:t>a</m:t>
                </m:r>
              </m:e>
            </m:acc>
          </m:e>
          <m:sub>
            <m:sSup>
              <m:sSupPr>
                <m:ctrlPr/>
              </m:sSupPr>
              <m:e>
                <m:r>
                  <m:rPr>
                    <m:sty m:val="b"/>
                  </m:rPr>
                  <m:t>k</m:t>
                </m:r>
              </m:e>
              <m:sup>
                <m:r>
                  <m:rPr>
                    <m:sty m:val="p"/>
                  </m:rPr>
                  <m:t>'</m:t>
                </m:r>
              </m:sup>
            </m:sSup>
            <m:sSup>
              <m:sSupPr>
                <m:ctrlPr>
                  <w:rPr>
                    <w:iCs/>
                  </w:rPr>
                </m:ctrlPr>
              </m:sSupPr>
              <m:e>
                <m:r>
                  <m:rPr>
                    <m:sty m:val="p"/>
                  </m:rPr>
                  <m:t>λ</m:t>
                </m:r>
              </m:e>
              <m:sup>
                <m:r>
                  <m:rPr>
                    <m:sty m:val="p"/>
                  </m:rPr>
                  <m:t>'</m:t>
                </m:r>
              </m:sup>
            </m:sSup>
          </m:sub>
        </m:sSub>
        <m:r>
          <m:rPr>
            <m:sty m:val="p"/>
          </m:rPr>
          <m:t>]=</m:t>
        </m:r>
        <m:r>
          <m:t>0 </m:t>
        </m:r>
        <m:r>
          <m:rPr>
            <m:sty m:val="p"/>
          </m:rPr>
          <m:t>.</m:t>
        </m:r>
      </m:oMath>
      <w:r w:rsidRPr="00F95833">
        <w:tab/>
      </w:r>
    </w:p>
    <w:p w14:paraId="1A430D44" w14:textId="030AC74A" w:rsidR="00476BFE" w:rsidRPr="00F95833" w:rsidRDefault="00C6014F" w:rsidP="00C6014F">
      <w:pPr>
        <w:ind w:firstLine="480"/>
      </w:pPr>
      <w:r w:rsidRPr="00F95833">
        <w:rPr>
          <w:rFonts w:hint="eastAsia"/>
        </w:rPr>
        <w:t>(</w:t>
      </w:r>
      <w:bookmarkStart w:id="214" w:name="Eq_7"/>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7</w:t>
      </w:r>
      <w:r w:rsidRPr="00F95833">
        <w:fldChar w:fldCharType="end"/>
      </w:r>
      <w:bookmarkEnd w:id="214"/>
      <w:r w:rsidRPr="00F95833">
        <w:rPr>
          <w:rFonts w:hint="eastAsia"/>
        </w:rPr>
        <w:t>)</w:t>
      </w:r>
    </w:p>
    <w:p w14:paraId="1960A2CD" w14:textId="77777777" w:rsidR="00476BFE" w:rsidRPr="00F95833" w:rsidRDefault="00B81AEB" w:rsidP="00162DC0">
      <w:pPr>
        <w:pStyle w:val="TOC"/>
        <w:ind w:firstLine="301"/>
      </w:pPr>
      <w:bookmarkStart w:id="215" w:name="等时对易关系与归一化"/>
      <w:bookmarkEnd w:id="212"/>
      <w:r w:rsidRPr="00F95833">
        <w:rPr>
          <w:rFonts w:hint="eastAsia"/>
        </w:rPr>
        <w:t>等时对易关系与归一化</w:t>
      </w:r>
    </w:p>
    <w:p w14:paraId="2B5255AF" w14:textId="3FE0E3D0" w:rsidR="00476BFE" w:rsidRPr="00F95833" w:rsidRDefault="00B81AEB" w:rsidP="00162DC0">
      <w:pPr>
        <w:ind w:firstLine="480"/>
      </w:pPr>
      <w:r w:rsidRPr="00F95833">
        <w:rPr>
          <w:rFonts w:hint="eastAsia"/>
        </w:rPr>
        <w:t>正则量子化要求</w:t>
      </w:r>
      <w:r w:rsidR="00960FCB">
        <w:rPr>
          <w:rFonts w:hint="eastAsia"/>
        </w:rPr>
        <w:t>磁矢势算符满足等时对易关系</w:t>
      </w:r>
      <w:r w:rsidR="00162DC0" w:rsidRPr="00F95833">
        <w:rPr>
          <w:rFonts w:hint="eastAsia"/>
        </w:rPr>
        <w:t>:</w:t>
      </w:r>
    </w:p>
    <w:p w14:paraId="10ADF1CB" w14:textId="28817CC0"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sSub>
          <m:sSubPr>
            <m:ctrlPr/>
          </m:sSubPr>
          <m:e>
            <m:acc>
              <m:accPr>
                <m:ctrlPr/>
              </m:accPr>
              <m:e>
                <m:r>
                  <m:rPr>
                    <m:sty m:val="bi"/>
                  </m:rPr>
                  <m:t>A</m:t>
                </m:r>
              </m:e>
            </m:acc>
          </m:e>
          <m:sub>
            <m:r>
              <m:rPr>
                <m:sty m:val="p"/>
              </m:rPr>
              <m:t>i</m:t>
            </m:r>
          </m:sub>
        </m:sSub>
        <m:r>
          <m:rPr>
            <m:sty m:val="p"/>
          </m:rPr>
          <m:t>(</m:t>
        </m:r>
        <m:r>
          <m:rPr>
            <m:sty m:val="bi"/>
          </m:rPr>
          <m:t>r</m:t>
        </m:r>
        <m:r>
          <m:rPr>
            <m:sty m:val="p"/>
          </m:rPr>
          <m:t>,</m:t>
        </m:r>
        <m:r>
          <m:t>t</m:t>
        </m:r>
        <m:r>
          <m:rPr>
            <m:sty m:val="p"/>
          </m:rPr>
          <m:t>),</m:t>
        </m:r>
        <m:r>
          <m:t> </m:t>
        </m:r>
        <m:sSub>
          <m:sSubPr>
            <m:ctrlPr/>
          </m:sSubPr>
          <m:e>
            <m:acc>
              <m:accPr>
                <m:ctrlPr/>
              </m:accPr>
              <m:e>
                <m:r>
                  <m:rPr>
                    <m:sty m:val="bi"/>
                  </m:rPr>
                  <m:t>Π</m:t>
                </m:r>
              </m:e>
            </m:acc>
          </m:e>
          <m:sub>
            <m:r>
              <m:rPr>
                <m:sty m:val="p"/>
              </m:rPr>
              <m:t>j</m:t>
            </m:r>
          </m:sub>
        </m:sSub>
        <m:r>
          <m:rPr>
            <m:sty m:val="p"/>
          </m:rPr>
          <m:t>(</m:t>
        </m:r>
        <m:sSup>
          <m:sSupPr>
            <m:ctrlPr/>
          </m:sSupPr>
          <m:e>
            <m:r>
              <m:rPr>
                <m:sty m:val="bi"/>
              </m:rPr>
              <m:t>r</m:t>
            </m:r>
          </m:e>
          <m:sup>
            <m:r>
              <m:rPr>
                <m:sty m:val="p"/>
              </m:rPr>
              <m:t>'</m:t>
            </m:r>
          </m:sup>
        </m:sSup>
        <m:r>
          <m:rPr>
            <m:sty m:val="p"/>
          </m:rPr>
          <m:t>,</m:t>
        </m:r>
        <m:r>
          <m:t>t</m:t>
        </m:r>
        <m:r>
          <m:rPr>
            <m:sty m:val="p"/>
          </m:rPr>
          <m:t>)]=</m:t>
        </m:r>
        <m:r>
          <m:t>i</m:t>
        </m:r>
        <m:r>
          <m:rPr>
            <m:sty m:val="p"/>
          </m:rPr>
          <m:t>ℏ</m:t>
        </m:r>
        <m:r>
          <m:t> </m:t>
        </m:r>
        <m:sSubSup>
          <m:sSubSupPr>
            <m:ctrlPr>
              <w:rPr>
                <w:iCs/>
              </w:rPr>
            </m:ctrlPr>
          </m:sSubSupPr>
          <m:e>
            <m:r>
              <m:t>δ</m:t>
            </m:r>
          </m:e>
          <m:sub>
            <m:r>
              <m:rPr>
                <m:sty m:val="p"/>
              </m:rPr>
              <m:t>ij</m:t>
            </m:r>
          </m:sub>
          <m:sup>
            <m:r>
              <m:rPr>
                <m:sty m:val="p"/>
              </m:rPr>
              <m:t>⟂</m:t>
            </m:r>
          </m:sup>
        </m:sSubSup>
        <m:r>
          <m:rPr>
            <m:sty m:val="p"/>
          </m:rPr>
          <m:t>(</m:t>
        </m:r>
        <m:r>
          <m:rPr>
            <m:sty m:val="bi"/>
          </m:rPr>
          <m:t>r</m:t>
        </m:r>
        <m:r>
          <m:t>-</m:t>
        </m:r>
        <m:sSup>
          <m:sSupPr>
            <m:ctrlPr>
              <w:rPr>
                <w:i/>
                <w:iCs/>
              </w:rPr>
            </m:ctrlPr>
          </m:sSupPr>
          <m:e>
            <m:r>
              <m:rPr>
                <m:sty m:val="bi"/>
              </m:rPr>
              <m:t>r</m:t>
            </m:r>
          </m:e>
          <m:sup>
            <m:r>
              <m:t>'</m:t>
            </m:r>
          </m:sup>
        </m:sSup>
        <m:r>
          <m:rPr>
            <m:sty m:val="p"/>
          </m:rPr>
          <m:t>)</m:t>
        </m:r>
        <m:r>
          <m:t> </m:t>
        </m:r>
        <m:r>
          <m:rPr>
            <m:sty m:val="p"/>
          </m:rPr>
          <m:t>,</m:t>
        </m:r>
      </m:oMath>
      <w:r w:rsidRPr="00F95833">
        <w:tab/>
      </w:r>
    </w:p>
    <w:p w14:paraId="7C21BCB4" w14:textId="7524224E" w:rsidR="00476BFE" w:rsidRPr="00F95833" w:rsidRDefault="00C6014F" w:rsidP="00C6014F">
      <w:pPr>
        <w:ind w:firstLine="480"/>
      </w:pPr>
      <w:r w:rsidRPr="00F95833">
        <w:rPr>
          <w:rFonts w:hint="eastAsia"/>
        </w:rPr>
        <w:t>(</w:t>
      </w:r>
      <w:bookmarkStart w:id="216" w:name="Eq_8"/>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8</w:t>
      </w:r>
      <w:r w:rsidRPr="00F95833">
        <w:fldChar w:fldCharType="end"/>
      </w:r>
      <w:bookmarkEnd w:id="216"/>
      <w:r w:rsidRPr="00F95833">
        <w:rPr>
          <w:rFonts w:hint="eastAsia"/>
        </w:rPr>
        <w:t>)</w:t>
      </w:r>
    </w:p>
    <w:p w14:paraId="35513BEE" w14:textId="01BAF89C" w:rsidR="00476BFE" w:rsidRPr="00F95833" w:rsidRDefault="00B81AEB" w:rsidP="005D3722">
      <w:pPr>
        <w:ind w:firstLine="480"/>
      </w:pPr>
      <w:r w:rsidRPr="00F95833">
        <w:rPr>
          <w:rFonts w:hint="eastAsia"/>
        </w:rPr>
        <w:t>其中</w:t>
      </w:r>
      <w:r w:rsidRPr="00F95833">
        <w:t xml:space="preserve"> </w:t>
      </w:r>
      <m:oMath>
        <m:sSubSup>
          <m:sSubSupPr>
            <m:ctrlPr>
              <w:rPr>
                <w:rFonts w:ascii="Cambria Math" w:hAnsi="Cambria Math"/>
                <w:iCs/>
              </w:rPr>
            </m:ctrlPr>
          </m:sSubSupPr>
          <m:e>
            <m:r>
              <w:rPr>
                <w:rFonts w:ascii="Cambria Math" w:hAnsi="Cambria Math"/>
              </w:rPr>
              <m:t>δ</m:t>
            </m:r>
          </m:e>
          <m:sub>
            <m:r>
              <m:rPr>
                <m:sty m:val="p"/>
              </m:rPr>
              <w:rPr>
                <w:rFonts w:ascii="Cambria Math" w:hAnsi="Cambria Math"/>
              </w:rPr>
              <m:t>ij</m:t>
            </m:r>
          </m:sub>
          <m:sup>
            <m:r>
              <m:rPr>
                <m:sty m:val="p"/>
              </m:rPr>
              <w:rPr>
                <w:rFonts w:ascii="Cambria Math" w:hAnsi="Cambria Math"/>
              </w:rPr>
              <m:t>⟂</m:t>
            </m:r>
          </m:sup>
        </m:sSubSup>
        <m:r>
          <m:rPr>
            <m:sty m:val="p"/>
          </m:rPr>
          <w:rPr>
            <w:rFonts w:ascii="Cambria Math" w:hAnsi="Cambria Math"/>
          </w:rPr>
          <m:t>(</m:t>
        </m:r>
        <m:r>
          <m:rPr>
            <m:sty m:val="bi"/>
          </m:rPr>
          <w:rPr>
            <w:rFonts w:ascii="Cambria Math" w:hAnsi="Cambria Math"/>
          </w:rPr>
          <m:t>r</m:t>
        </m:r>
        <m:r>
          <w:rPr>
            <w:rFonts w:ascii="Cambria Math" w:hAnsi="Cambria Math"/>
          </w:rPr>
          <m:t>-</m:t>
        </m:r>
        <m:sSup>
          <m:sSupPr>
            <m:ctrlPr>
              <w:rPr>
                <w:rFonts w:ascii="Cambria Math" w:hAnsi="Cambria Math"/>
                <w:i/>
                <w:iCs/>
              </w:rPr>
            </m:ctrlPr>
          </m:sSupPr>
          <m:e>
            <m:r>
              <m:rPr>
                <m:sty m:val="bi"/>
              </m:rPr>
              <w:rPr>
                <w:rFonts w:ascii="Cambria Math" w:hAnsi="Cambria Math"/>
              </w:rPr>
              <m:t>r</m:t>
            </m:r>
          </m:e>
          <m:sup>
            <m:r>
              <w:rPr>
                <w:rFonts w:ascii="Cambria Math" w:hAnsi="Cambria Math"/>
              </w:rPr>
              <m:t>'</m:t>
            </m:r>
          </m:sup>
        </m:sSup>
        <m:r>
          <m:rPr>
            <m:sty m:val="p"/>
          </m:rPr>
          <w:rPr>
            <w:rFonts w:ascii="Cambria Math" w:hAnsi="Cambria Math"/>
          </w:rPr>
          <m:t>)</m:t>
        </m:r>
      </m:oMath>
      <w:r w:rsidRPr="00F95833">
        <w:rPr>
          <w:rFonts w:hint="eastAsia"/>
        </w:rPr>
        <w:t>在库仑规范中作为横向</w:t>
      </w:r>
      <w:r w:rsidRPr="00F95833">
        <w:t xml:space="preserve"> delta </w:t>
      </w:r>
      <w:r w:rsidRPr="00F95833">
        <w:rPr>
          <w:rFonts w:hint="eastAsia"/>
        </w:rPr>
        <w:t>函数。将模展开</w:t>
      </w:r>
      <w:r w:rsidRPr="00F95833">
        <w:t>(</w:t>
      </w:r>
      <w:hyperlink w:anchor="eq:mode_expansion">
        <w:r w:rsidR="00162DC0" w:rsidRPr="00F95833">
          <w:rPr>
            <w:rStyle w:val="af0"/>
            <w:rFonts w:hint="eastAsia"/>
            <w:color w:val="000000" w:themeColor="text1"/>
          </w:rPr>
          <w:t>Eq.</w:t>
        </w:r>
      </w:hyperlink>
      <w:r w:rsidR="00162DC0" w:rsidRPr="00F95833">
        <w:rPr>
          <w:rFonts w:hint="eastAsia"/>
        </w:rPr>
        <w:t xml:space="preserve"> </w:t>
      </w:r>
      <w:r w:rsidR="00C6014F" w:rsidRPr="00F95833">
        <w:rPr>
          <w:rFonts w:hint="eastAsia"/>
        </w:rPr>
        <w:fldChar w:fldCharType="begin"/>
      </w:r>
      <w:r w:rsidR="00C6014F" w:rsidRPr="00F95833">
        <w:rPr>
          <w:rFonts w:hint="eastAsia"/>
        </w:rPr>
        <w:instrText xml:space="preserve"> REF Eq_6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6</w:t>
      </w:r>
      <w:r w:rsidR="00C6014F" w:rsidRPr="00F95833">
        <w:rPr>
          <w:rFonts w:hint="eastAsia"/>
        </w:rPr>
        <w:fldChar w:fldCharType="end"/>
      </w:r>
      <w:r w:rsidRPr="00F95833">
        <w:t xml:space="preserve">) </w:t>
      </w:r>
      <w:r w:rsidRPr="00F95833">
        <w:rPr>
          <w:rFonts w:hint="eastAsia"/>
        </w:rPr>
        <w:t>和</w:t>
      </w:r>
      <w:r w:rsidR="00B6040D" w:rsidRPr="00F95833">
        <w:rPr>
          <w:rFonts w:hint="eastAsia"/>
        </w:rPr>
        <w:t>对易关系</w:t>
      </w:r>
      <w:r w:rsidRPr="00F95833">
        <w:t>(</w:t>
      </w:r>
      <w:hyperlink w:anchor="eq:pi">
        <w:r w:rsidR="00162DC0" w:rsidRPr="00F95833">
          <w:rPr>
            <w:rStyle w:val="af0"/>
            <w:rFonts w:hint="eastAsia"/>
            <w:color w:val="000000" w:themeColor="text1"/>
          </w:rPr>
          <w:t>Eq.</w:t>
        </w:r>
      </w:hyperlink>
      <w:r w:rsidR="00162DC0" w:rsidRPr="00F95833">
        <w:rPr>
          <w:rFonts w:hint="eastAsia"/>
          <w:color w:val="000000" w:themeColor="text1"/>
        </w:rPr>
        <w:t xml:space="preserve"> </w:t>
      </w:r>
      <w:r w:rsidR="00C6014F" w:rsidRPr="00F95833">
        <w:rPr>
          <w:rFonts w:hint="eastAsia"/>
        </w:rPr>
        <w:fldChar w:fldCharType="begin"/>
      </w:r>
      <w:r w:rsidR="00C6014F" w:rsidRPr="00F95833">
        <w:rPr>
          <w:rFonts w:hint="eastAsia"/>
        </w:rPr>
        <w:instrText xml:space="preserve"> REF Eq_7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7</w:t>
      </w:r>
      <w:r w:rsidR="00C6014F" w:rsidRPr="00F95833">
        <w:rPr>
          <w:rFonts w:hint="eastAsia"/>
        </w:rPr>
        <w:fldChar w:fldCharType="end"/>
      </w:r>
      <w:r w:rsidRPr="00F95833">
        <w:t xml:space="preserve">) </w:t>
      </w:r>
      <w:r w:rsidRPr="00F95833">
        <w:rPr>
          <w:rFonts w:hint="eastAsia"/>
        </w:rPr>
        <w:t>代入</w:t>
      </w:r>
      <w:r w:rsidR="00162DC0" w:rsidRPr="00F95833">
        <w:rPr>
          <w:rFonts w:hint="eastAsia"/>
        </w:rPr>
        <w:t xml:space="preserve">Eq. </w:t>
      </w:r>
      <w:r w:rsidR="00C6014F" w:rsidRPr="00F95833">
        <w:rPr>
          <w:rFonts w:hint="eastAsia"/>
        </w:rPr>
        <w:fldChar w:fldCharType="begin"/>
      </w:r>
      <w:r w:rsidR="00C6014F" w:rsidRPr="00F95833">
        <w:rPr>
          <w:rFonts w:hint="eastAsia"/>
        </w:rPr>
        <w:instrText xml:space="preserve"> REF Eq_8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8</w:t>
      </w:r>
      <w:r w:rsidR="00C6014F" w:rsidRPr="00F95833">
        <w:rPr>
          <w:rFonts w:hint="eastAsia"/>
        </w:rPr>
        <w:fldChar w:fldCharType="end"/>
      </w:r>
      <w:r w:rsidRPr="00F95833">
        <w:rPr>
          <w:rFonts w:hint="eastAsia"/>
        </w:rPr>
        <w:t>，</w:t>
      </w:r>
      <w:r w:rsidRPr="00F95833">
        <w:t xml:space="preserve"> </w:t>
      </w:r>
      <w:r w:rsidRPr="00F95833">
        <w:rPr>
          <w:rFonts w:hint="eastAsia"/>
        </w:rPr>
        <w:t>仅</w:t>
      </w:r>
      <m:oMath>
        <m:acc>
          <m:accPr>
            <m:ctrlPr>
              <w:rPr>
                <w:rFonts w:ascii="Cambria Math" w:hAnsi="Cambria Math"/>
              </w:rPr>
            </m:ctrlPr>
          </m:accPr>
          <m:e>
            <m:r>
              <w:rPr>
                <w:rFonts w:ascii="Cambria Math" w:hAnsi="Cambria Math"/>
              </w:rPr>
              <m:t>a</m:t>
            </m:r>
          </m:e>
        </m:acc>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oMath>
      <w:r w:rsidRPr="00F95833">
        <w:rPr>
          <w:rFonts w:hint="eastAsia"/>
        </w:rPr>
        <w:t>与</w:t>
      </w:r>
      <m:oMath>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acc>
          <m:accPr>
            <m:ctrlPr>
              <w:rPr>
                <w:rFonts w:ascii="Cambria Math" w:hAnsi="Cambria Math"/>
              </w:rPr>
            </m:ctrlPr>
          </m:accPr>
          <m:e>
            <m:r>
              <w:rPr>
                <w:rFonts w:ascii="Cambria Math" w:hAnsi="Cambria Math"/>
              </w:rPr>
              <m:t>a</m:t>
            </m:r>
          </m:e>
        </m:acc>
      </m:oMath>
      <w:r w:rsidRPr="00F95833">
        <w:rPr>
          <w:rFonts w:hint="eastAsia"/>
        </w:rPr>
        <w:t>的交叉项存活。利用极化完备性</w:t>
      </w:r>
      <w:r w:rsidR="00162DC0" w:rsidRPr="00F95833">
        <w:rPr>
          <w:rFonts w:hint="eastAsia"/>
        </w:rPr>
        <w:t>求和</w:t>
      </w:r>
      <w:r w:rsidRPr="00F95833">
        <w:rPr>
          <w:rFonts w:hint="eastAsia"/>
        </w:rPr>
        <w:t>关系</w:t>
      </w:r>
      <w:r w:rsidR="00162DC0" w:rsidRPr="00F95833">
        <w:rPr>
          <w:rFonts w:hint="eastAsia"/>
        </w:rPr>
        <w:t>：</w:t>
      </w:r>
    </w:p>
    <w:p w14:paraId="0874DABA" w14:textId="714BB1D4" w:rsidR="00162DC0" w:rsidRPr="00F95833" w:rsidRDefault="00162DC0" w:rsidP="00162DC0">
      <w:pPr>
        <w:pStyle w:val="af2"/>
        <w:ind w:firstLine="480"/>
        <w:rPr>
          <w:i/>
          <w:iCs/>
          <w:vanish/>
          <w:specVanish/>
        </w:rPr>
      </w:pPr>
      <w:r w:rsidRPr="00F95833">
        <w:rPr>
          <w:rFonts w:ascii="Times New Roman" w:hAnsi="Times New Roman"/>
          <w:i/>
        </w:rPr>
        <w:tab/>
      </w:r>
      <m:oMath>
        <m:nary>
          <m:naryPr>
            <m:chr m:val="∑"/>
            <m:limLoc m:val="undOvr"/>
            <m:supHide m:val="1"/>
            <m:ctrlPr>
              <w:rPr>
                <w:i/>
              </w:rPr>
            </m:ctrlPr>
          </m:naryPr>
          <m:sub>
            <m:r>
              <m:t>λ</m:t>
            </m:r>
          </m:sub>
          <m:sup/>
          <m:e>
            <m:sSubSup>
              <m:sSubSupPr>
                <m:ctrlPr>
                  <w:ins w:id="217" w:author="Hongliang Dang" w:date="2026-05-28T21:27:00Z" w16du:dateUtc="2026-05-28T13:27:00Z">
                    <w:rPr/>
                  </w:ins>
                </m:ctrlPr>
              </m:sSubSupPr>
              <m:e>
                <m:r>
                  <w:ins w:id="218" w:author="Hongliang Dang" w:date="2026-05-28T21:27:00Z" w16du:dateUtc="2026-05-28T13:27:00Z">
                    <m:rPr>
                      <m:sty m:val="p"/>
                    </m:rPr>
                    <m:t>ε</m:t>
                  </w:ins>
                </m:r>
              </m:e>
              <m:sub>
                <m:r>
                  <w:ins w:id="219" w:author="Hongliang Dang" w:date="2026-05-28T21:27:00Z" w16du:dateUtc="2026-05-28T13:27:00Z">
                    <m:rPr>
                      <m:sty m:val="p"/>
                    </m:rPr>
                    <m:t>i</m:t>
                  </w:ins>
                </m:r>
              </m:sub>
              <m:sup>
                <m:r>
                  <w:ins w:id="220" w:author="Hongliang Dang" w:date="2026-05-28T21:27:00Z" w16du:dateUtc="2026-05-28T13:27:00Z">
                    <m:rPr>
                      <m:sty m:val="p"/>
                    </m:rPr>
                    <m:t>kλ</m:t>
                  </w:ins>
                </m:r>
              </m:sup>
            </m:sSubSup>
            <m:sSup>
              <m:sSupPr>
                <m:ctrlPr>
                  <w:ins w:id="221" w:author="Hongliang Dang" w:date="2026-05-28T21:27:00Z" w16du:dateUtc="2026-05-28T13:27:00Z">
                    <w:rPr/>
                  </w:ins>
                </m:ctrlPr>
              </m:sSupPr>
              <m:e>
                <m:sSubSup>
                  <m:sSubSupPr>
                    <m:ctrlPr>
                      <w:ins w:id="222" w:author="Hongliang Dang" w:date="2026-05-28T21:27:00Z" w16du:dateUtc="2026-05-28T13:27:00Z">
                        <w:rPr/>
                      </w:ins>
                    </m:ctrlPr>
                  </m:sSubSupPr>
                  <m:e>
                    <m:r>
                      <w:ins w:id="223" w:author="Hongliang Dang" w:date="2026-05-28T21:27:00Z" w16du:dateUtc="2026-05-28T13:27:00Z">
                        <m:rPr>
                          <m:sty m:val="p"/>
                        </m:rPr>
                        <m:t>ε</m:t>
                      </w:ins>
                    </m:r>
                  </m:e>
                  <m:sub>
                    <m:r>
                      <w:ins w:id="224" w:author="Hongliang Dang" w:date="2026-05-28T21:27:00Z" w16du:dateUtc="2026-05-28T13:27:00Z">
                        <m:rPr>
                          <m:sty m:val="p"/>
                        </m:rPr>
                        <m:t>j</m:t>
                      </w:ins>
                    </m:r>
                  </m:sub>
                  <m:sup>
                    <m:r>
                      <w:ins w:id="225" w:author="Hongliang Dang" w:date="2026-05-28T21:27:00Z" w16du:dateUtc="2026-05-28T13:27:00Z">
                        <m:rPr>
                          <m:sty m:val="p"/>
                        </m:rPr>
                        <m:t>kλ</m:t>
                      </w:ins>
                    </m:r>
                  </m:sup>
                </m:sSubSup>
              </m:e>
              <m:sup>
                <m:r>
                  <w:ins w:id="226" w:author="Hongliang Dang" w:date="2026-05-28T21:27:00Z" w16du:dateUtc="2026-05-28T13:27:00Z">
                    <m:rPr>
                      <m:sty m:val="p"/>
                    </m:rPr>
                    <m:t>*</m:t>
                  </w:ins>
                </m:r>
              </m:sup>
            </m:sSup>
            <m:sSub>
              <m:sSubPr>
                <m:ctrlPr>
                  <w:del w:id="227" w:author="Hongliang Dang" w:date="2026-05-28T21:27:00Z" w16du:dateUtc="2026-05-28T13:27:00Z">
                    <w:rPr/>
                  </w:del>
                </m:ctrlPr>
              </m:sSubPr>
              <m:e>
                <m:r>
                  <w:del w:id="228" w:author="Hongliang Dang" w:date="2026-05-28T21:27:00Z" w16du:dateUtc="2026-05-28T13:27:00Z">
                    <m:t>ε</m:t>
                  </w:del>
                </m:r>
              </m:e>
              <m:sub>
                <m:r>
                  <w:del w:id="229" w:author="Hongliang Dang" w:date="2026-05-28T21:27:00Z" w16du:dateUtc="2026-05-28T13:27:00Z">
                    <m:rPr>
                      <m:sty m:val="p"/>
                    </m:rPr>
                    <m:t>i</m:t>
                  </w:del>
                </m:r>
              </m:sub>
            </m:sSub>
            <m:d>
              <m:dPr>
                <m:ctrlPr>
                  <w:del w:id="230" w:author="Hongliang Dang" w:date="2026-05-28T21:27:00Z" w16du:dateUtc="2026-05-28T13:27:00Z">
                    <w:rPr/>
                  </w:del>
                </m:ctrlPr>
              </m:dPr>
              <m:e>
                <m:r>
                  <w:del w:id="231" w:author="Hongliang Dang" w:date="2026-05-28T21:27:00Z" w16du:dateUtc="2026-05-28T13:27:00Z">
                    <m:rPr>
                      <m:sty m:val="bi"/>
                    </m:rPr>
                    <m:t>k</m:t>
                  </w:del>
                </m:r>
                <m:r>
                  <w:del w:id="232" w:author="Hongliang Dang" w:date="2026-05-28T21:27:00Z" w16du:dateUtc="2026-05-28T13:27:00Z">
                    <m:rPr>
                      <m:sty m:val="p"/>
                    </m:rPr>
                    <m:t>,</m:t>
                  </w:del>
                </m:r>
                <m:r>
                  <w:del w:id="233" w:author="Hongliang Dang" w:date="2026-05-28T21:27:00Z" w16du:dateUtc="2026-05-28T13:27:00Z">
                    <m:t>λ</m:t>
                  </w:del>
                </m:r>
              </m:e>
            </m:d>
            <m:r>
              <w:del w:id="234" w:author="Hongliang Dang" w:date="2026-05-28T21:27:00Z" w16du:dateUtc="2026-05-28T13:27:00Z">
                <m:rPr>
                  <m:sty m:val="p"/>
                </m:rPr>
                <m:t>∙</m:t>
              </w:del>
            </m:r>
            <m:sSub>
              <m:sSubPr>
                <m:ctrlPr>
                  <w:del w:id="235" w:author="Hongliang Dang" w:date="2026-05-28T21:27:00Z" w16du:dateUtc="2026-05-28T13:27:00Z">
                    <w:rPr/>
                  </w:del>
                </m:ctrlPr>
              </m:sSubPr>
              <m:e>
                <m:r>
                  <w:del w:id="236" w:author="Hongliang Dang" w:date="2026-05-28T21:27:00Z" w16du:dateUtc="2026-05-28T13:27:00Z">
                    <m:t>ε</m:t>
                  </w:del>
                </m:r>
              </m:e>
              <m:sub>
                <m:r>
                  <w:del w:id="237" w:author="Hongliang Dang" w:date="2026-05-28T21:27:00Z" w16du:dateUtc="2026-05-28T13:27:00Z">
                    <m:rPr>
                      <m:sty m:val="p"/>
                    </m:rPr>
                    <m:t>j</m:t>
                  </w:del>
                </m:r>
              </m:sub>
            </m:sSub>
            <m:r>
              <w:del w:id="238" w:author="Hongliang Dang" w:date="2026-05-28T21:27:00Z" w16du:dateUtc="2026-05-28T13:27:00Z">
                <m:rPr>
                  <m:sty m:val="p"/>
                </m:rPr>
                <m:t>(</m:t>
              </w:del>
            </m:r>
            <m:r>
              <w:del w:id="239" w:author="Hongliang Dang" w:date="2026-05-28T21:27:00Z" w16du:dateUtc="2026-05-28T13:27:00Z">
                <m:rPr>
                  <m:sty m:val="bi"/>
                </m:rPr>
                <m:t>k</m:t>
              </w:del>
            </m:r>
            <m:r>
              <w:del w:id="240" w:author="Hongliang Dang" w:date="2026-05-28T21:27:00Z" w16du:dateUtc="2026-05-28T13:27:00Z">
                <m:rPr>
                  <m:sty m:val="p"/>
                </m:rPr>
                <m:t>,</m:t>
              </w:del>
            </m:r>
            <m:r>
              <w:del w:id="241" w:author="Hongliang Dang" w:date="2026-05-28T21:27:00Z" w16du:dateUtc="2026-05-28T13:27:00Z">
                <m:t>λ</m:t>
              </w:del>
            </m:r>
            <m:r>
              <w:del w:id="242" w:author="Hongliang Dang" w:date="2026-05-28T21:27:00Z" w16du:dateUtc="2026-05-28T13:27:00Z">
                <m:rPr>
                  <m:sty m:val="p"/>
                </m:rPr>
                <m:t>)</m:t>
              </w:del>
            </m:r>
          </m:e>
        </m:nary>
        <m:r>
          <m:t>=</m:t>
        </m:r>
        <m:sSub>
          <m:sSubPr>
            <m:ctrlPr/>
          </m:sSubPr>
          <m:e>
            <m:r>
              <m:t>δ</m:t>
            </m:r>
          </m:e>
          <m:sub>
            <m:r>
              <m:rPr>
                <m:sty m:val="p"/>
              </m:rPr>
              <m:t>ij</m:t>
            </m:r>
          </m:sub>
        </m:sSub>
        <m:r>
          <m:rPr>
            <m:sty m:val="p"/>
          </m:rPr>
          <m:t>-</m:t>
        </m:r>
        <m:f>
          <m:fPr>
            <m:ctrlPr/>
          </m:fPr>
          <m:num>
            <m:sSub>
              <m:sSubPr>
                <m:ctrlPr/>
              </m:sSubPr>
              <m:e>
                <m:acc>
                  <m:accPr>
                    <m:ctrlPr/>
                  </m:accPr>
                  <m:e>
                    <m:r>
                      <m:t>k</m:t>
                    </m:r>
                  </m:e>
                </m:acc>
              </m:e>
              <m:sub>
                <m:r>
                  <m:rPr>
                    <m:sty m:val="p"/>
                  </m:rPr>
                  <m:t>i</m:t>
                </m:r>
              </m:sub>
            </m:sSub>
            <m:sSub>
              <m:sSubPr>
                <m:ctrlPr/>
              </m:sSubPr>
              <m:e>
                <m:acc>
                  <m:accPr>
                    <m:ctrlPr/>
                  </m:accPr>
                  <m:e>
                    <m:r>
                      <m:t>k</m:t>
                    </m:r>
                  </m:e>
                </m:acc>
              </m:e>
              <m:sub>
                <m:r>
                  <m:rPr>
                    <m:sty m:val="p"/>
                  </m:rPr>
                  <m:t>j</m:t>
                </m:r>
              </m:sub>
            </m:sSub>
          </m:num>
          <m:den>
            <m:r>
              <m:rPr>
                <m:sty m:val="p"/>
              </m:rPr>
              <m:t>|</m:t>
            </m:r>
            <m:r>
              <m:rPr>
                <m:sty m:val="b"/>
              </m:rPr>
              <m:t>k</m:t>
            </m:r>
            <m:sSup>
              <m:sSupPr>
                <m:ctrlPr/>
              </m:sSupPr>
              <m:e>
                <m:r>
                  <m:rPr>
                    <m:sty m:val="p"/>
                  </m:rPr>
                  <m:t>|</m:t>
                </m:r>
              </m:e>
              <m:sup>
                <m:r>
                  <m:t>2</m:t>
                </m:r>
              </m:sup>
            </m:sSup>
          </m:den>
        </m:f>
        <m:r>
          <m:rPr>
            <m:sty m:val="p"/>
          </m:rPr>
          <m:t>≡</m:t>
        </m:r>
        <m:sSubSup>
          <m:sSubSupPr>
            <m:ctrlPr>
              <w:rPr>
                <w:iCs/>
              </w:rPr>
            </m:ctrlPr>
          </m:sSubSupPr>
          <m:e>
            <m:r>
              <m:t>δ</m:t>
            </m:r>
          </m:e>
          <m:sub>
            <m:r>
              <m:rPr>
                <m:sty m:val="p"/>
              </m:rPr>
              <m:t>ij</m:t>
            </m:r>
          </m:sub>
          <m:sup>
            <m:r>
              <m:rPr>
                <m:sty m:val="p"/>
              </m:rPr>
              <m:t>⟂</m:t>
            </m:r>
          </m:sup>
        </m:sSubSup>
        <m:r>
          <m:rPr>
            <m:sty m:val="p"/>
          </m:rPr>
          <m:t>(</m:t>
        </m:r>
        <m:r>
          <m:rPr>
            <m:sty m:val="bi"/>
          </m:rPr>
          <m:t>k</m:t>
        </m:r>
        <m:r>
          <m:rPr>
            <m:sty m:val="p"/>
          </m:rPr>
          <m:t>)</m:t>
        </m:r>
        <m:r>
          <m:t> </m:t>
        </m:r>
        <m:r>
          <m:rPr>
            <m:sty m:val="p"/>
          </m:rPr>
          <m:t>,</m:t>
        </m:r>
      </m:oMath>
      <w:r w:rsidRPr="00F95833">
        <w:tab/>
      </w:r>
    </w:p>
    <w:p w14:paraId="05F7CD11" w14:textId="6C279D4D" w:rsidR="00162DC0" w:rsidRPr="00F95833" w:rsidRDefault="004B00B5" w:rsidP="004B00B5">
      <w:pPr>
        <w:ind w:firstLine="480"/>
      </w:pPr>
      <w:r w:rsidRPr="00F95833">
        <w:rPr>
          <w:rFonts w:hint="eastAsia"/>
        </w:rPr>
        <w:t>(</w:t>
      </w:r>
      <w:bookmarkStart w:id="243" w:name="Eq_9"/>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9</w:t>
      </w:r>
      <w:r w:rsidRPr="00F95833">
        <w:fldChar w:fldCharType="end"/>
      </w:r>
      <w:bookmarkEnd w:id="243"/>
      <w:r w:rsidRPr="00F95833">
        <w:rPr>
          <w:rFonts w:hint="eastAsia"/>
        </w:rPr>
        <w:t>)</w:t>
      </w:r>
    </w:p>
    <w:p w14:paraId="0E82C132" w14:textId="77777777" w:rsidR="00476BFE" w:rsidRDefault="00B81AEB" w:rsidP="00162DC0">
      <w:pPr>
        <w:ind w:firstLine="480"/>
      </w:pPr>
      <w:r w:rsidRPr="00F95833">
        <w:rPr>
          <w:rFonts w:hint="eastAsia"/>
        </w:rPr>
        <w:t>以及恒等式</w:t>
      </w:r>
    </w:p>
    <w:p w14:paraId="493A6199" w14:textId="1255EE39"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f>
          <m:fPr>
            <m:ctrlPr/>
          </m:fPr>
          <m:num>
            <m:sSup>
              <m:sSupPr>
                <m:ctrlPr/>
              </m:sSupPr>
              <m:e>
                <m:r>
                  <m:t>d</m:t>
                </m:r>
              </m:e>
              <m:sup>
                <m:r>
                  <m:t>3</m:t>
                </m:r>
              </m:sup>
            </m:sSup>
            <m:r>
              <m:t>k</m:t>
            </m:r>
          </m:num>
          <m:den>
            <m:r>
              <m:rPr>
                <m:sty m:val="p"/>
              </m:rPr>
              <m:t>(</m:t>
            </m:r>
            <m:r>
              <m:t>2π</m:t>
            </m:r>
            <m:sSup>
              <m:sSupPr>
                <m:ctrlPr/>
              </m:sSupPr>
              <m:e>
                <m:r>
                  <m:rPr>
                    <m:sty m:val="p"/>
                  </m:rPr>
                  <m:t>)</m:t>
                </m:r>
              </m:e>
              <m:sup>
                <m:r>
                  <m:t>3</m:t>
                </m:r>
              </m:sup>
            </m:sSup>
          </m:den>
        </m:f>
        <m:r>
          <m:t> </m:t>
        </m:r>
        <m:sSup>
          <m:sSupPr>
            <m:ctrlPr/>
          </m:sSupPr>
          <m:e>
            <m:sSubSup>
              <m:sSubSupPr>
                <m:ctrlPr>
                  <w:rPr>
                    <w:iCs/>
                  </w:rPr>
                </m:ctrlPr>
              </m:sSubSupPr>
              <m:e>
                <m:r>
                  <m:t>δ</m:t>
                </m:r>
              </m:e>
              <m:sub>
                <m:r>
                  <m:rPr>
                    <m:sty m:val="p"/>
                  </m:rPr>
                  <m:t>ij</m:t>
                </m:r>
              </m:sub>
              <m:sup>
                <m:r>
                  <m:rPr>
                    <m:sty m:val="p"/>
                  </m:rPr>
                  <m:t>⟂</m:t>
                </m:r>
              </m:sup>
            </m:sSubSup>
            <m:d>
              <m:dPr>
                <m:ctrlPr/>
              </m:dPr>
              <m:e>
                <m:r>
                  <m:rPr>
                    <m:sty m:val="bi"/>
                  </m:rPr>
                  <m:t>k</m:t>
                </m:r>
              </m:e>
            </m:d>
            <m:r>
              <m:rPr>
                <m:sty m:val="p"/>
              </m:rPr>
              <m:t>∙</m:t>
            </m:r>
            <m:r>
              <m:t>e</m:t>
            </m:r>
          </m:e>
          <m:sup>
            <m:r>
              <m:t>i</m:t>
            </m:r>
            <m:r>
              <m:rPr>
                <m:sty m:val="bi"/>
              </m:rPr>
              <m:t>k</m:t>
            </m:r>
            <m:r>
              <m:rPr>
                <m:sty m:val="p"/>
              </m:rPr>
              <m:t>⋅(</m:t>
            </m:r>
            <m:r>
              <m:rPr>
                <m:sty m:val="bi"/>
              </m:rPr>
              <m:t>r</m:t>
            </m:r>
            <m:r>
              <m:t>-</m:t>
            </m:r>
            <m:sSup>
              <m:sSupPr>
                <m:ctrlPr>
                  <w:rPr>
                    <w:i/>
                    <w:iCs/>
                  </w:rPr>
                </m:ctrlPr>
              </m:sSupPr>
              <m:e>
                <m:r>
                  <m:rPr>
                    <m:sty m:val="bi"/>
                  </m:rPr>
                  <m:t>r</m:t>
                </m:r>
              </m:e>
              <m:sup>
                <m:r>
                  <m:t>'</m:t>
                </m:r>
              </m:sup>
            </m:sSup>
            <m:r>
              <m:rPr>
                <m:sty m:val="p"/>
              </m:rPr>
              <m:t>)</m:t>
            </m:r>
          </m:sup>
        </m:sSup>
        <m:r>
          <m:rPr>
            <m:sty m:val="p"/>
          </m:rPr>
          <m:t>=</m:t>
        </m:r>
        <m:sSubSup>
          <m:sSubSupPr>
            <m:ctrlPr>
              <w:rPr>
                <w:iCs/>
              </w:rPr>
            </m:ctrlPr>
          </m:sSubSupPr>
          <m:e>
            <m:r>
              <m:t>δ</m:t>
            </m:r>
          </m:e>
          <m:sub>
            <m:r>
              <m:rPr>
                <m:sty m:val="p"/>
              </m:rPr>
              <m:t>ij</m:t>
            </m:r>
          </m:sub>
          <m:sup>
            <m:r>
              <m:rPr>
                <m:sty m:val="p"/>
              </m:rPr>
              <m:t>⟂</m:t>
            </m:r>
          </m:sup>
        </m:sSubSup>
        <m:r>
          <m:rPr>
            <m:sty m:val="p"/>
          </m:rPr>
          <m:t>(</m:t>
        </m:r>
        <m:r>
          <m:rPr>
            <m:sty m:val="bi"/>
          </m:rPr>
          <m:t>r</m:t>
        </m:r>
        <m:r>
          <m:t>-</m:t>
        </m:r>
        <m:sSup>
          <m:sSupPr>
            <m:ctrlPr>
              <w:rPr>
                <w:i/>
                <w:iCs/>
              </w:rPr>
            </m:ctrlPr>
          </m:sSupPr>
          <m:e>
            <m:r>
              <m:rPr>
                <m:sty m:val="bi"/>
              </m:rPr>
              <m:t>r</m:t>
            </m:r>
          </m:e>
          <m:sup>
            <m:r>
              <m:t>'</m:t>
            </m:r>
          </m:sup>
        </m:sSup>
        <m:r>
          <m:rPr>
            <m:sty m:val="p"/>
          </m:rPr>
          <m:t>)</m:t>
        </m:r>
        <m:r>
          <m:t> </m:t>
        </m:r>
        <m:r>
          <m:rPr>
            <m:sty m:val="p"/>
          </m:rPr>
          <m:t>,</m:t>
        </m:r>
      </m:oMath>
      <w:r w:rsidRPr="00F95833">
        <w:tab/>
      </w:r>
    </w:p>
    <w:p w14:paraId="5FBEFA87" w14:textId="1AF45AAE" w:rsidR="00476BFE"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10</w:t>
      </w:r>
      <w:r w:rsidRPr="00F95833">
        <w:fldChar w:fldCharType="end"/>
      </w:r>
      <w:r w:rsidRPr="00F95833">
        <w:rPr>
          <w:rFonts w:hint="eastAsia"/>
        </w:rPr>
        <w:t>)</w:t>
      </w:r>
    </w:p>
    <w:p w14:paraId="3C9E05FA" w14:textId="0A7DCD65" w:rsidR="00476BFE" w:rsidRPr="00F95833" w:rsidRDefault="00B81AEB" w:rsidP="00162DC0">
      <w:pPr>
        <w:ind w:firstLine="480"/>
      </w:pPr>
      <w:r w:rsidRPr="00F95833">
        <w:rPr>
          <w:rFonts w:hint="eastAsia"/>
        </w:rPr>
        <w:t>则对易关系</w:t>
      </w:r>
      <w:r w:rsidRPr="00F95833">
        <w:t>(</w:t>
      </w:r>
      <w:r w:rsidR="00162DC0" w:rsidRPr="00F95833">
        <w:rPr>
          <w:rFonts w:hint="eastAsia"/>
        </w:rPr>
        <w:t xml:space="preserve">Eq. </w:t>
      </w:r>
      <w:r w:rsidR="004B00B5" w:rsidRPr="00F95833">
        <w:rPr>
          <w:rFonts w:hint="eastAsia"/>
        </w:rPr>
        <w:fldChar w:fldCharType="begin"/>
      </w:r>
      <w:r w:rsidR="004B00B5" w:rsidRPr="00F95833">
        <w:rPr>
          <w:rFonts w:hint="eastAsia"/>
        </w:rPr>
        <w:instrText xml:space="preserve"> REF Eq_8 \h </w:instrText>
      </w:r>
      <w:r w:rsidR="004B00B5" w:rsidRPr="00F95833">
        <w:rPr>
          <w:rFonts w:hint="eastAsia"/>
        </w:rPr>
      </w:r>
      <w:r w:rsidR="004B00B5" w:rsidRPr="00F95833">
        <w:rPr>
          <w:rFonts w:hint="eastAsia"/>
        </w:rPr>
        <w:fldChar w:fldCharType="separate"/>
      </w:r>
      <w:r w:rsidR="00D4412F">
        <w:rPr>
          <w:noProof/>
        </w:rPr>
        <w:t>8</w:t>
      </w:r>
      <w:r w:rsidR="004B00B5" w:rsidRPr="00F95833">
        <w:rPr>
          <w:rFonts w:hint="eastAsia"/>
        </w:rPr>
        <w:fldChar w:fldCharType="end"/>
      </w:r>
      <w:r w:rsidRPr="00F95833">
        <w:t xml:space="preserve">) </w:t>
      </w:r>
      <w:r w:rsidRPr="00F95833">
        <w:rPr>
          <w:rFonts w:hint="eastAsia"/>
        </w:rPr>
        <w:t>当且仅当满足</w:t>
      </w:r>
    </w:p>
    <w:p w14:paraId="1558281B" w14:textId="7C9F8493" w:rsidR="006E7607" w:rsidRPr="00F95833" w:rsidRDefault="006E7607" w:rsidP="006E7607">
      <w:pPr>
        <w:pStyle w:val="af2"/>
        <w:ind w:firstLine="480"/>
        <w:rPr>
          <w:i/>
          <w:iCs/>
          <w:vanish/>
          <w:specVanish/>
        </w:rPr>
      </w:pPr>
      <w:r w:rsidRPr="00F95833">
        <w:rPr>
          <w:rFonts w:ascii="Times New Roman" w:hAnsi="Times New Roman"/>
          <w:i/>
        </w:rPr>
        <w:tab/>
      </w:r>
      <m:oMath>
        <m:r>
          <m:t>2</m:t>
        </m:r>
        <m:sSub>
          <m:sSubPr>
            <m:ctrlPr/>
          </m:sSubPr>
          <m:e>
            <m:r>
              <m:t>ε</m:t>
            </m:r>
          </m:e>
          <m:sub>
            <m:r>
              <m:t>0</m:t>
            </m:r>
          </m:sub>
        </m:sSub>
        <m:r>
          <m:t> </m:t>
        </m:r>
        <m:sSub>
          <m:sSubPr>
            <m:ctrlPr/>
          </m:sSubPr>
          <m:e>
            <m:r>
              <m:t>ω</m:t>
            </m:r>
          </m:e>
          <m:sub>
            <m:r>
              <m:rPr>
                <m:sty m:val="p"/>
              </m:rPr>
              <m:t>k</m:t>
            </m:r>
          </m:sub>
        </m:sSub>
        <m:r>
          <m:t> </m:t>
        </m:r>
        <m:sSubSup>
          <m:sSubSupPr>
            <m:ctrlPr/>
          </m:sSubSupPr>
          <m:e>
            <m:r>
              <m:t>N</m:t>
            </m:r>
            <m:ctrlPr>
              <w:rPr>
                <w:i/>
              </w:rPr>
            </m:ctrlPr>
          </m:e>
          <m:sub>
            <m:r>
              <m:rPr>
                <m:sty m:val="b"/>
              </m:rPr>
              <m:t>k</m:t>
            </m:r>
            <m:ctrlPr>
              <w:rPr>
                <w:b/>
                <w:bCs/>
              </w:rPr>
            </m:ctrlPr>
          </m:sub>
          <m:sup>
            <m:r>
              <m:rPr>
                <m:sty m:val="p"/>
              </m:rPr>
              <m:t>2</m:t>
            </m:r>
          </m:sup>
        </m:sSubSup>
        <m:r>
          <m:rPr>
            <m:sty m:val="p"/>
          </m:rPr>
          <m:t>=</m:t>
        </m:r>
        <m:f>
          <m:fPr>
            <m:ctrlPr/>
          </m:fPr>
          <m:num>
            <m:r>
              <m:rPr>
                <m:sty m:val="p"/>
              </m:rPr>
              <m:t>ℏ</m:t>
            </m:r>
          </m:num>
          <m:den>
            <m:r>
              <m:rPr>
                <m:sty m:val="p"/>
              </m:rPr>
              <m:t>(</m:t>
            </m:r>
            <m:r>
              <m:t>2π</m:t>
            </m:r>
            <m:sSup>
              <m:sSupPr>
                <m:ctrlPr/>
              </m:sSupPr>
              <m:e>
                <m:r>
                  <m:rPr>
                    <m:sty m:val="p"/>
                  </m:rPr>
                  <m:t>)</m:t>
                </m:r>
              </m:e>
              <m:sup>
                <m:r>
                  <m:t>3</m:t>
                </m:r>
              </m:sup>
            </m:sSup>
          </m:den>
        </m:f>
      </m:oMath>
      <w:r w:rsidRPr="00F95833">
        <w:rPr>
          <w:i/>
          <w:iCs/>
        </w:rPr>
        <w:tab/>
      </w:r>
    </w:p>
    <w:p w14:paraId="720756F1" w14:textId="3354534B" w:rsidR="00476BFE"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11</w:t>
      </w:r>
      <w:r w:rsidRPr="00F95833">
        <w:fldChar w:fldCharType="end"/>
      </w:r>
      <w:r w:rsidRPr="00F95833">
        <w:rPr>
          <w:rFonts w:hint="eastAsia"/>
        </w:rPr>
        <w:t>)</w:t>
      </w:r>
    </w:p>
    <w:p w14:paraId="1E9F522A" w14:textId="13FA38B2" w:rsidR="00476BFE" w:rsidRPr="00F95833" w:rsidRDefault="00B81AEB" w:rsidP="006E7607">
      <w:pPr>
        <w:ind w:firstLine="480"/>
      </w:pPr>
      <w:r w:rsidRPr="00F95833">
        <w:rPr>
          <w:rFonts w:hint="eastAsia"/>
        </w:rPr>
        <w:t>时成立。解出</w:t>
      </w:r>
      <w:r w:rsidRPr="00F95833">
        <w:t xml:space="preserve"> </w:t>
      </w:r>
      <m:oMath>
        <m:sSub>
          <m:sSubPr>
            <m:ctrlPr>
              <w:rPr>
                <w:rFonts w:ascii="Cambria Math" w:hAnsi="Cambria Math"/>
              </w:rPr>
            </m:ctrlPr>
          </m:sSubPr>
          <m:e>
            <m:r>
              <w:rPr>
                <w:rFonts w:ascii="Cambria Math" w:hAnsi="Cambria Math"/>
              </w:rPr>
              <m:t>N</m:t>
            </m:r>
          </m:e>
          <m:sub>
            <m:r>
              <m:rPr>
                <m:sty m:val="b"/>
              </m:rPr>
              <w:rPr>
                <w:rFonts w:ascii="Cambria Math" w:hAnsi="Cambria Math"/>
              </w:rPr>
              <m:t>k</m:t>
            </m:r>
          </m:sub>
        </m:sSub>
      </m:oMath>
      <w:r w:rsidRPr="00F95833">
        <w:rPr>
          <w:rFonts w:hint="eastAsia"/>
        </w:rPr>
        <w:t>：</w:t>
      </w:r>
    </w:p>
    <w:p w14:paraId="611FDD69" w14:textId="2B51D0A5" w:rsidR="006E7607" w:rsidRPr="00F95833" w:rsidRDefault="006E7607" w:rsidP="006E7607">
      <w:pPr>
        <w:pStyle w:val="af2"/>
        <w:ind w:firstLine="480"/>
        <w:rPr>
          <w:i/>
          <w:iCs/>
          <w:vanish/>
          <w:specVanish/>
        </w:rPr>
      </w:pPr>
      <w:r w:rsidRPr="00F95833">
        <w:rPr>
          <w:rFonts w:ascii="Times New Roman" w:hAnsi="Times New Roman"/>
          <w:i/>
        </w:rPr>
        <w:tab/>
      </w:r>
      <m:oMath>
        <m:sSub>
          <m:sSubPr>
            <m:ctrlPr/>
          </m:sSubPr>
          <m:e>
            <m:r>
              <m:t>N</m:t>
            </m:r>
          </m:e>
          <m:sub>
            <m:r>
              <m:rPr>
                <m:sty m:val="b"/>
              </m:rPr>
              <m:t>k</m:t>
            </m:r>
          </m:sub>
        </m:sSub>
        <m:r>
          <m:rPr>
            <m:sty m:val="p"/>
          </m:rPr>
          <m:t>=</m:t>
        </m:r>
        <m:rad>
          <m:radPr>
            <m:degHide m:val="1"/>
            <m:ctrlPr/>
          </m:radPr>
          <m:deg/>
          <m:e>
            <m:f>
              <m:fPr>
                <m:ctrlPr/>
              </m:fPr>
              <m:num>
                <m:r>
                  <m:rPr>
                    <m:sty m:val="p"/>
                  </m:rPr>
                  <m:t>ℏ</m:t>
                </m:r>
              </m:num>
              <m:den>
                <m:r>
                  <m:t>2</m:t>
                </m:r>
                <m:sSub>
                  <m:sSubPr>
                    <m:ctrlPr/>
                  </m:sSubPr>
                  <m:e>
                    <m:r>
                      <m:t>ε</m:t>
                    </m:r>
                  </m:e>
                  <m:sub>
                    <m:r>
                      <m:t>0</m:t>
                    </m:r>
                  </m:sub>
                </m:sSub>
                <m:r>
                  <m:t> </m:t>
                </m:r>
                <m:sSub>
                  <m:sSubPr>
                    <m:ctrlPr/>
                  </m:sSubPr>
                  <m:e>
                    <m:r>
                      <m:t>ω</m:t>
                    </m:r>
                  </m:e>
                  <m:sub>
                    <m:r>
                      <m:rPr>
                        <m:sty m:val="p"/>
                      </m:rPr>
                      <m:t>k</m:t>
                    </m:r>
                  </m:sub>
                </m:sSub>
                <m:r>
                  <m:t> </m:t>
                </m:r>
                <m:r>
                  <m:rPr>
                    <m:sty m:val="p"/>
                  </m:rPr>
                  <m:t>(</m:t>
                </m:r>
                <m:r>
                  <m:t>2π</m:t>
                </m:r>
                <m:sSup>
                  <m:sSupPr>
                    <m:ctrlPr/>
                  </m:sSupPr>
                  <m:e>
                    <m:r>
                      <m:rPr>
                        <m:sty m:val="p"/>
                      </m:rPr>
                      <m:t>)</m:t>
                    </m:r>
                  </m:e>
                  <m:sup>
                    <m:r>
                      <m:t>3</m:t>
                    </m:r>
                  </m:sup>
                </m:sSup>
              </m:den>
            </m:f>
          </m:e>
        </m:rad>
      </m:oMath>
      <w:r w:rsidRPr="00F95833">
        <w:rPr>
          <w:i/>
          <w:iCs/>
        </w:rPr>
        <w:tab/>
      </w:r>
    </w:p>
    <w:p w14:paraId="1E7E0247" w14:textId="3B5C16AD" w:rsidR="006E7607" w:rsidRPr="00F95833" w:rsidRDefault="004B00B5" w:rsidP="004B00B5">
      <w:pPr>
        <w:ind w:firstLine="480"/>
      </w:pPr>
      <w:r w:rsidRPr="00F95833">
        <w:rPr>
          <w:rFonts w:hint="eastAsia"/>
        </w:rPr>
        <w:t>(</w:t>
      </w:r>
      <w:bookmarkStart w:id="244" w:name="Eq_12"/>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12</w:t>
      </w:r>
      <w:r w:rsidRPr="00F95833">
        <w:fldChar w:fldCharType="end"/>
      </w:r>
      <w:bookmarkEnd w:id="244"/>
      <w:r w:rsidRPr="00F95833">
        <w:rPr>
          <w:rFonts w:hint="eastAsia"/>
        </w:rPr>
        <w:t>)</w:t>
      </w:r>
    </w:p>
    <w:p w14:paraId="632A1E4E" w14:textId="126924AF" w:rsidR="00476BFE" w:rsidRPr="00F95833" w:rsidRDefault="00B81AEB" w:rsidP="006E7607">
      <w:pPr>
        <w:ind w:firstLine="480"/>
      </w:pPr>
      <w:r w:rsidRPr="00F95833">
        <w:rPr>
          <w:rFonts w:hint="eastAsia"/>
        </w:rPr>
        <w:t>这是连续体归一化约定</w:t>
      </w:r>
      <w:r w:rsidRPr="00F95833">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
              </m:rP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i/>
                <w:iCs/>
              </w:rPr>
            </m:ctrlPr>
          </m:sSupPr>
          <m:e>
            <m:r>
              <m:rPr>
                <m:sty m:val="bi"/>
              </m:rPr>
              <w:rPr>
                <w:rFonts w:ascii="Cambria Math" w:hAnsi="Cambria Math"/>
              </w:rPr>
              <m:t>k</m:t>
            </m:r>
          </m:e>
          <m:sup>
            <m:r>
              <w:rPr>
                <w:rFonts w:ascii="Cambria Math" w:hAnsi="Cambria Math"/>
              </w:rPr>
              <m:t>'</m:t>
            </m:r>
          </m:sup>
        </m:sSup>
        <m:r>
          <m:rPr>
            <m:sty m:val="p"/>
          </m:rPr>
          <w:rPr>
            <w:rFonts w:ascii="Cambria Math" w:hAnsi="Cambria Math"/>
          </w:rPr>
          <m:t>)</m:t>
        </m:r>
      </m:oMath>
      <w:r w:rsidRPr="00F95833">
        <w:t xml:space="preserve"> </w:t>
      </w:r>
      <w:r w:rsidRPr="00F95833">
        <w:rPr>
          <w:rFonts w:hint="eastAsia"/>
        </w:rPr>
        <w:t>下的标准结果。</w:t>
      </w:r>
    </w:p>
    <w:p w14:paraId="61D97F3C" w14:textId="77777777" w:rsidR="00476BFE" w:rsidRPr="00F95833" w:rsidRDefault="00B81AEB" w:rsidP="006C486C">
      <w:pPr>
        <w:pStyle w:val="TOC"/>
        <w:ind w:firstLine="301"/>
      </w:pPr>
      <w:bookmarkStart w:id="245" w:name="场算符"/>
      <w:bookmarkEnd w:id="215"/>
      <w:r w:rsidRPr="00F95833">
        <w:rPr>
          <w:rFonts w:hint="eastAsia"/>
        </w:rPr>
        <w:t>场算符</w:t>
      </w:r>
    </w:p>
    <w:p w14:paraId="6FF30606" w14:textId="77777777" w:rsidR="00476BFE" w:rsidRPr="00F95833" w:rsidRDefault="006702AA" w:rsidP="006C486C">
      <w:pPr>
        <w:ind w:firstLine="480"/>
      </w:pPr>
      <w:r>
        <w:rPr>
          <w:rFonts w:hint="eastAsia"/>
        </w:rPr>
        <w:t>库伦规范下，</w:t>
      </w:r>
      <w:r w:rsidRPr="00F95833">
        <w:rPr>
          <w:rFonts w:hint="eastAsia"/>
        </w:rPr>
        <w:t>量子化的电场和磁场算符为：</w:t>
      </w:r>
    </w:p>
    <w:p w14:paraId="593AFD3A" w14:textId="3EC12315" w:rsidR="006C486C" w:rsidRPr="00F95833" w:rsidRDefault="006C486C" w:rsidP="006C486C">
      <w:pPr>
        <w:pStyle w:val="af2"/>
        <w:ind w:firstLine="480"/>
        <w:rPr>
          <w:i/>
          <w:iCs/>
          <w:vanish/>
          <w:specVanish/>
        </w:rPr>
      </w:pPr>
      <w:r w:rsidRPr="00F95833">
        <w:rPr>
          <w:rFonts w:ascii="Times New Roman" w:hAnsi="Times New Roman"/>
          <w:i/>
        </w:rPr>
        <w:lastRenderedPageBreak/>
        <w:tab/>
      </w:r>
      <m:oMath>
        <m:acc>
          <m:accPr>
            <m:ctrlPr/>
          </m:accPr>
          <m:e>
            <m:r>
              <m:rPr>
                <m:sty m:val="bi"/>
              </m:rPr>
              <m:t>E</m:t>
            </m:r>
          </m:e>
        </m:acc>
        <m:d>
          <m:dPr>
            <m:ctrlPr/>
          </m:dPr>
          <m:e>
            <m:r>
              <m:rPr>
                <m:sty m:val="bi"/>
              </m:rPr>
              <m:t>r</m:t>
            </m:r>
            <m:r>
              <m:rPr>
                <m:sty m:val="p"/>
              </m:rPr>
              <m:t>,</m:t>
            </m:r>
            <m:r>
              <m:t>t</m:t>
            </m:r>
          </m:e>
        </m:d>
        <m:r>
          <m:rPr>
            <m:sty m:val="p"/>
          </m:rPr>
          <m:t>=-</m:t>
        </m:r>
        <m:f>
          <m:fPr>
            <m:ctrlPr/>
          </m:fPr>
          <m:num>
            <m:r>
              <m:rPr>
                <m:sty m:val="p"/>
              </m:rPr>
              <m:t>∂</m:t>
            </m:r>
            <m:acc>
              <m:accPr>
                <m:ctrlPr>
                  <w:rPr>
                    <w:i/>
                    <w:iCs/>
                  </w:rPr>
                </m:ctrlPr>
              </m:accPr>
              <m:e>
                <m:r>
                  <m:rPr>
                    <m:sty m:val="bi"/>
                  </m:rPr>
                  <m:t>A</m:t>
                </m:r>
              </m:e>
            </m:acc>
          </m:num>
          <m:den>
            <m:r>
              <m:rPr>
                <m:sty m:val="p"/>
              </m:rPr>
              <m:t>∂</m:t>
            </m:r>
            <m:r>
              <m:t>t</m:t>
            </m:r>
          </m:den>
        </m:f>
        <m:r>
          <m:rPr>
            <m:sty m:val="p"/>
          </m:rPr>
          <m:t>=</m:t>
        </m:r>
        <m:r>
          <m:t>i</m:t>
        </m:r>
        <m:r>
          <m:rPr>
            <m:sty m:val="p"/>
          </m:rPr>
          <m:t>∫</m:t>
        </m:r>
        <m:sSup>
          <m:sSupPr>
            <m:ctrlPr/>
          </m:sSupPr>
          <m:e>
            <m:r>
              <m:t>d</m:t>
            </m:r>
          </m:e>
          <m:sup>
            <m:r>
              <m:t>3</m:t>
            </m:r>
          </m:sup>
        </m:sSup>
        <m:r>
          <m:t>k</m:t>
        </m:r>
        <m:nary>
          <m:naryPr>
            <m:chr m:val="∑"/>
            <m:limLoc m:val="undOvr"/>
            <m:supHide m:val="1"/>
            <m:ctrlPr>
              <w:rPr>
                <w:i/>
              </w:rPr>
            </m:ctrlPr>
          </m:naryPr>
          <m:sub>
            <m:r>
              <m:t>λ</m:t>
            </m:r>
          </m:sub>
          <m:sup/>
          <m:e>
            <m:sSub>
              <m:sSubPr>
                <m:ctrlPr>
                  <w:rPr>
                    <w:i/>
                  </w:rPr>
                </m:ctrlPr>
              </m:sSubPr>
              <m:e>
                <m:r>
                  <m:t>ω</m:t>
                </m:r>
              </m:e>
              <m:sub>
                <m:r>
                  <m:rPr>
                    <m:sty m:val="p"/>
                  </m:rPr>
                  <m:t>k</m:t>
                </m:r>
              </m:sub>
            </m:sSub>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sSub>
                  <m:sSubPr>
                    <m:ctrlPr/>
                  </m:sSubPr>
                  <m:e>
                    <m:r>
                      <m:rPr>
                        <m:sty m:val="bi"/>
                      </m:rPr>
                      <m:t>ε</m:t>
                    </m:r>
                  </m:e>
                  <m:sub>
                    <m:r>
                      <m:rPr>
                        <m:sty m:val="b"/>
                      </m:rPr>
                      <m:t>k</m:t>
                    </m:r>
                    <m:r>
                      <m:t>λ</m:t>
                    </m:r>
                  </m:sub>
                </m:sSub>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r>
                  <m:rPr>
                    <m:sty m:val="p"/>
                  </m:rPr>
                  <m:t>-h.c.</m:t>
                </m:r>
              </m:e>
            </m:d>
          </m:e>
        </m:nary>
        <m:r>
          <m:t>,</m:t>
        </m:r>
      </m:oMath>
      <w:r w:rsidRPr="00F95833">
        <w:tab/>
      </w:r>
    </w:p>
    <w:p w14:paraId="47118D63" w14:textId="69482A8A" w:rsidR="006C486C"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13</w:t>
      </w:r>
      <w:r w:rsidRPr="00F95833">
        <w:fldChar w:fldCharType="end"/>
      </w:r>
      <w:r w:rsidRPr="00F95833">
        <w:rPr>
          <w:rFonts w:hint="eastAsia"/>
        </w:rPr>
        <w:t>)</w:t>
      </w:r>
    </w:p>
    <w:p w14:paraId="0769D759" w14:textId="78A7BD31" w:rsidR="006C486C" w:rsidRPr="00F95833" w:rsidRDefault="006C486C" w:rsidP="006C486C">
      <w:pPr>
        <w:pStyle w:val="af2"/>
        <w:ind w:firstLine="480"/>
        <w:rPr>
          <w:i/>
          <w:iCs/>
          <w:vanish/>
          <w:specVanish/>
        </w:rPr>
      </w:pPr>
      <w:r w:rsidRPr="00F95833">
        <w:rPr>
          <w:rFonts w:ascii="Times New Roman" w:hAnsi="Times New Roman"/>
          <w:i/>
        </w:rPr>
        <w:tab/>
      </w:r>
      <m:oMath>
        <m:acc>
          <m:accPr>
            <m:ctrlPr/>
          </m:accPr>
          <m:e>
            <m:r>
              <m:rPr>
                <m:sty m:val="bi"/>
              </m:rPr>
              <m:t>B</m:t>
            </m:r>
          </m:e>
        </m:acc>
        <m:r>
          <m:rPr>
            <m:sty m:val="p"/>
          </m:rPr>
          <m:t>(</m:t>
        </m:r>
        <m:r>
          <m:rPr>
            <m:sty m:val="bi"/>
          </m:rPr>
          <m:t>r</m:t>
        </m:r>
        <m:r>
          <m:rPr>
            <m:sty m:val="p"/>
          </m:rPr>
          <m:t>,t)=∇×</m:t>
        </m:r>
        <m:acc>
          <m:accPr>
            <m:ctrlPr>
              <w:rPr>
                <w:i/>
                <w:iCs/>
              </w:rPr>
            </m:ctrlPr>
          </m:accPr>
          <m:e>
            <m:r>
              <m:rPr>
                <m:sty m:val="bi"/>
              </m:rPr>
              <m:t>A</m:t>
            </m:r>
          </m:e>
        </m:acc>
        <m:r>
          <m:rPr>
            <m:sty m:val="p"/>
          </m:rPr>
          <m:t>=</m:t>
        </m:r>
        <m:r>
          <m:t>i</m:t>
        </m:r>
        <m:r>
          <m:rPr>
            <m:sty m:val="p"/>
          </m:rPr>
          <m:t>∫</m:t>
        </m:r>
        <m:sSup>
          <m:sSupPr>
            <m:ctrlPr/>
          </m:sSupPr>
          <m:e>
            <m:r>
              <m:rPr>
                <m:sty m:val="p"/>
              </m:rPr>
              <m:t>d</m:t>
            </m:r>
          </m:e>
          <m:sup>
            <m:r>
              <m:rPr>
                <m:sty m:val="p"/>
              </m:rPr>
              <m:t>3</m:t>
            </m:r>
          </m:sup>
        </m:sSup>
        <m:r>
          <m:t>k</m:t>
        </m:r>
        <m:nary>
          <m:naryPr>
            <m:chr m:val="∑"/>
            <m:limLoc m:val="undOvr"/>
            <m:supHide m:val="1"/>
            <m:ctrlPr/>
          </m:naryPr>
          <m:sub>
            <m:r>
              <m:t>λ</m:t>
            </m:r>
          </m:sub>
          <m:sup/>
          <m:e>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d>
                  <m:dPr>
                    <m:ctrlPr/>
                  </m:dPr>
                  <m:e>
                    <m:r>
                      <m:rPr>
                        <m:sty m:val="b"/>
                      </m:rPr>
                      <m:t>k</m:t>
                    </m:r>
                    <m:r>
                      <m:rPr>
                        <m:sty m:val="p"/>
                      </m:rPr>
                      <m:t>×</m:t>
                    </m:r>
                    <m:sSub>
                      <m:sSubPr>
                        <m:ctrlPr/>
                      </m:sSubPr>
                      <m:e>
                        <m:r>
                          <m:rPr>
                            <m:sty m:val="bi"/>
                          </m:rPr>
                          <m:t>ε</m:t>
                        </m:r>
                      </m:e>
                      <m:sub>
                        <m:r>
                          <m:rPr>
                            <m:sty m:val="b"/>
                          </m:rPr>
                          <m:t>k</m:t>
                        </m:r>
                        <m:r>
                          <m:rPr>
                            <m:sty m:val="p"/>
                          </m:rPr>
                          <m:t>λ</m:t>
                        </m:r>
                      </m:sub>
                    </m:sSub>
                  </m:e>
                </m:d>
                <m:sSup>
                  <m:sSupPr>
                    <m:ctrlPr/>
                  </m:sSupPr>
                  <m:e>
                    <m:r>
                      <m:rPr>
                        <m:sty m:val="p"/>
                      </m:rPr>
                      <m:t>e</m:t>
                    </m:r>
                  </m:e>
                  <m:sup>
                    <m:r>
                      <m:rPr>
                        <m:sty m:val="p"/>
                      </m:rPr>
                      <m:t>-i</m:t>
                    </m:r>
                    <m:d>
                      <m:dPr>
                        <m:ctrlPr/>
                      </m:dPr>
                      <m:e>
                        <m:sSub>
                          <m:sSubPr>
                            <m:ctrlPr/>
                          </m:sSubPr>
                          <m:e>
                            <m:r>
                              <m:t>ω</m:t>
                            </m:r>
                          </m:e>
                          <m:sub>
                            <m:r>
                              <m:rPr>
                                <m:sty m:val="p"/>
                              </m:rPr>
                              <m:t>k</m:t>
                            </m:r>
                          </m:sub>
                        </m:sSub>
                        <m:r>
                          <m:rPr>
                            <m:sty m:val="p"/>
                          </m:rPr>
                          <m:t>t-</m:t>
                        </m:r>
                        <m:r>
                          <m:rPr>
                            <m:sty m:val="bi"/>
                          </m:rPr>
                          <m:t>k</m:t>
                        </m:r>
                        <m:r>
                          <m:t>⋅</m:t>
                        </m:r>
                        <m:r>
                          <m:rPr>
                            <m:sty m:val="bi"/>
                          </m:rPr>
                          <m:t>r</m:t>
                        </m:r>
                      </m:e>
                    </m:d>
                  </m:sup>
                </m:sSup>
                <m:r>
                  <m:rPr>
                    <m:sty m:val="p"/>
                  </m:rPr>
                  <m:t>-h.c.</m:t>
                </m:r>
              </m:e>
            </m:d>
          </m:e>
        </m:nary>
      </m:oMath>
      <w:r w:rsidRPr="00F95833">
        <w:tab/>
      </w:r>
    </w:p>
    <w:p w14:paraId="027736A5" w14:textId="1A2C9E00" w:rsidR="006C486C"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14</w:t>
      </w:r>
      <w:r w:rsidRPr="00F95833">
        <w:fldChar w:fldCharType="end"/>
      </w:r>
      <w:r w:rsidRPr="00F95833">
        <w:rPr>
          <w:rFonts w:hint="eastAsia"/>
        </w:rPr>
        <w:t>)</w:t>
      </w:r>
    </w:p>
    <w:p w14:paraId="32780C18" w14:textId="77777777" w:rsidR="00476BFE" w:rsidRPr="00F95833" w:rsidRDefault="00B81AEB" w:rsidP="001C6692">
      <w:pPr>
        <w:pStyle w:val="TOC"/>
        <w:ind w:firstLine="301"/>
      </w:pPr>
      <w:bookmarkStart w:id="246" w:name="自由场哈密顿量"/>
      <w:bookmarkEnd w:id="245"/>
      <w:r w:rsidRPr="00F95833">
        <w:rPr>
          <w:rFonts w:hint="eastAsia"/>
        </w:rPr>
        <w:t>自由场哈密顿量</w:t>
      </w:r>
    </w:p>
    <w:p w14:paraId="4274B862" w14:textId="77777777" w:rsidR="00476BFE" w:rsidRPr="00F95833" w:rsidRDefault="001F2B72" w:rsidP="001C6692">
      <w:pPr>
        <w:ind w:firstLine="480"/>
      </w:pPr>
      <w:r w:rsidRPr="00F95833">
        <w:rPr>
          <w:rFonts w:hint="eastAsia"/>
        </w:rPr>
        <w:t>由场算符可求得自由场哈密顿量为：</w:t>
      </w:r>
    </w:p>
    <w:p w14:paraId="12D252E8" w14:textId="2E6CB190" w:rsidR="008F34BF" w:rsidRPr="00F95833" w:rsidRDefault="008F34BF" w:rsidP="008F34BF">
      <w:pPr>
        <w:pStyle w:val="af2"/>
        <w:ind w:firstLine="480"/>
        <w:rPr>
          <w:i/>
          <w:iCs/>
          <w:vanish/>
          <w:specVanish/>
        </w:rPr>
      </w:pPr>
      <w:r w:rsidRPr="00F95833">
        <w:rPr>
          <w:rFonts w:ascii="Times New Roman" w:hAnsi="Times New Roman"/>
          <w:i/>
        </w:rPr>
        <w:tab/>
      </w:r>
      <m:oMath>
        <m:sSub>
          <m:sSubPr>
            <m:ctrlPr/>
          </m:sSubPr>
          <m:e>
            <m:acc>
              <m:accPr>
                <m:ctrlPr/>
              </m:accPr>
              <m:e>
                <m:r>
                  <m:t>H</m:t>
                </m:r>
              </m:e>
            </m:acc>
          </m:e>
          <m:sub>
            <m:r>
              <m:t>0</m:t>
            </m:r>
          </m:sub>
        </m:sSub>
        <m:r>
          <m:rPr>
            <m:sty m:val="p"/>
          </m:rPr>
          <m:t>=∫</m:t>
        </m:r>
        <m:sSup>
          <m:sSupPr>
            <m:ctrlPr/>
          </m:sSupPr>
          <m:e>
            <m:r>
              <m:t>d</m:t>
            </m:r>
          </m:e>
          <m:sup>
            <m:r>
              <m:t>3</m:t>
            </m:r>
          </m:sup>
        </m:sSup>
        <m:r>
          <m:t>k</m:t>
        </m:r>
        <m:nary>
          <m:naryPr>
            <m:chr m:val="∑"/>
            <m:limLoc m:val="undOvr"/>
            <m:supHide m:val="1"/>
            <m:ctrlPr>
              <w:rPr>
                <w:i/>
              </w:rPr>
            </m:ctrlPr>
          </m:naryPr>
          <m:sub>
            <m:r>
              <m:t>λ</m:t>
            </m:r>
          </m:sub>
          <m:sup/>
          <m:e>
            <m:r>
              <m:t>ℏ</m:t>
            </m:r>
            <m:sSub>
              <m:sSubPr>
                <m:ctrlPr/>
              </m:sSubPr>
              <m:e>
                <m:r>
                  <m:t>ω</m:t>
                </m:r>
              </m:e>
              <m:sub>
                <m:r>
                  <m:rPr>
                    <m:sty m:val="p"/>
                  </m:rPr>
                  <m:t>k</m:t>
                </m:r>
              </m:sub>
            </m:sSub>
            <m:d>
              <m:dPr>
                <m:ctrlPr/>
              </m:dPr>
              <m:e>
                <m:sSubSup>
                  <m:sSubSupPr>
                    <m:ctrlPr/>
                  </m:sSubSupPr>
                  <m:e>
                    <m:acc>
                      <m:accPr>
                        <m:ctrlPr/>
                      </m:accPr>
                      <m:e>
                        <m:r>
                          <m:t>a</m:t>
                        </m:r>
                      </m:e>
                    </m:acc>
                  </m:e>
                  <m:sub>
                    <m:r>
                      <m:rPr>
                        <m:sty m:val="b"/>
                      </m:rPr>
                      <m:t>k</m:t>
                    </m:r>
                    <m:r>
                      <m:rPr>
                        <m:sty m:val="p"/>
                      </m:rPr>
                      <m:t>λ</m:t>
                    </m:r>
                  </m:sub>
                  <m:sup>
                    <m:r>
                      <m:rPr>
                        <m:sty m:val="p"/>
                      </m:rPr>
                      <m:t>†</m:t>
                    </m:r>
                  </m:sup>
                </m:sSubSup>
                <m:sSub>
                  <m:sSubPr>
                    <m:ctrlPr/>
                  </m:sSubPr>
                  <m:e>
                    <m:acc>
                      <m:accPr>
                        <m:ctrlPr/>
                      </m:accPr>
                      <m:e>
                        <m:r>
                          <m:t>a</m:t>
                        </m:r>
                      </m:e>
                    </m:acc>
                  </m:e>
                  <m:sub>
                    <m:r>
                      <m:rPr>
                        <m:sty m:val="b"/>
                      </m:rPr>
                      <m:t>k</m:t>
                    </m:r>
                    <m:r>
                      <m:rPr>
                        <m:sty m:val="p"/>
                      </m:rPr>
                      <m:t>λ</m:t>
                    </m:r>
                  </m:sub>
                </m:sSub>
                <m:r>
                  <m:rPr>
                    <m:sty m:val="p"/>
                  </m:rPr>
                  <m:t>+</m:t>
                </m:r>
                <m:f>
                  <m:fPr>
                    <m:ctrlPr/>
                  </m:fPr>
                  <m:num>
                    <m:r>
                      <m:t>1</m:t>
                    </m:r>
                  </m:num>
                  <m:den>
                    <m:r>
                      <m:t>2</m:t>
                    </m:r>
                  </m:den>
                </m:f>
              </m:e>
            </m:d>
            <m:r>
              <m:t> </m:t>
            </m:r>
          </m:e>
        </m:nary>
        <m:r>
          <m:rPr>
            <m:sty m:val="p"/>
          </m:rPr>
          <m:t>.</m:t>
        </m:r>
      </m:oMath>
      <w:r w:rsidRPr="00F95833">
        <w:tab/>
      </w:r>
    </w:p>
    <w:p w14:paraId="29C356D0" w14:textId="78615186" w:rsidR="001F2B72" w:rsidRDefault="00EF0FFF" w:rsidP="00EF0FFF">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15</w:t>
      </w:r>
      <w:r w:rsidRPr="00F95833">
        <w:fldChar w:fldCharType="end"/>
      </w:r>
      <w:r w:rsidRPr="00F95833">
        <w:rPr>
          <w:rFonts w:hint="eastAsia"/>
        </w:rPr>
        <w:t>)</w:t>
      </w:r>
    </w:p>
    <w:p w14:paraId="45E63CCF" w14:textId="77777777" w:rsidR="00076EF7" w:rsidRPr="00F95833" w:rsidRDefault="00076EF7" w:rsidP="00EF0FFF">
      <w:pPr>
        <w:ind w:firstLine="480"/>
      </w:pPr>
      <w:r>
        <w:rPr>
          <w:rFonts w:hint="eastAsia"/>
        </w:rPr>
        <w:t>零点能不影响动力学过程，后续讨论中略去。</w:t>
      </w:r>
    </w:p>
    <w:p w14:paraId="2CB7A379" w14:textId="2AFFB424" w:rsidR="00E34494" w:rsidRDefault="00D659A7">
      <w:pPr>
        <w:pStyle w:val="1"/>
      </w:pPr>
      <w:r>
        <w:rPr>
          <w:rFonts w:hint="eastAsia"/>
        </w:rPr>
        <w:t>§</w:t>
      </w:r>
      <w:r>
        <w:rPr>
          <w:rFonts w:cs="Times New Roman"/>
        </w:rPr>
        <w:t>Ⅳ</w:t>
      </w:r>
      <w:r>
        <w:rPr>
          <w:rFonts w:cs="Times New Roman" w:hint="eastAsia"/>
        </w:rPr>
        <w:t xml:space="preserve"> </w:t>
      </w:r>
      <w:r w:rsidR="00B81AEB">
        <w:rPr>
          <w:rFonts w:hint="eastAsia"/>
        </w:rPr>
        <w:t>洛伦兹规范下的量子化</w:t>
      </w:r>
    </w:p>
    <w:p w14:paraId="1C071D5E" w14:textId="77777777" w:rsidR="00E34494" w:rsidRDefault="00B81AEB">
      <w:pPr>
        <w:pStyle w:val="TOC"/>
        <w:ind w:firstLine="301"/>
      </w:pPr>
      <w:r>
        <w:rPr>
          <w:rFonts w:hint="eastAsia"/>
        </w:rPr>
        <w:t>洛伦兹规范条件与协变波动方程</w:t>
      </w:r>
    </w:p>
    <w:p w14:paraId="57FE72C4" w14:textId="77777777" w:rsidR="00E34494" w:rsidRDefault="00B81AEB">
      <w:pPr>
        <w:pStyle w:val="a0"/>
        <w:ind w:firstLine="480"/>
      </w:pPr>
      <w:r>
        <w:rPr>
          <w:rFonts w:hint="eastAsia"/>
        </w:rPr>
        <w:t>库仑规范选取</w:t>
      </w:r>
      <w:r>
        <w:rPr>
          <w:rFonts w:hint="eastAsia"/>
        </w:rPr>
        <w:t xml:space="preserve"> </w:t>
      </w:r>
      <w:r>
        <w:rPr>
          <w:rFonts w:hint="eastAsia"/>
        </w:rPr>
        <w:t>∇·</w:t>
      </w:r>
      <w:r w:rsidRPr="008C11D1">
        <w:rPr>
          <w:rFonts w:hint="eastAsia"/>
          <w:b/>
          <w:bCs/>
          <w:i/>
          <w:iCs/>
        </w:rPr>
        <w:t>A</w:t>
      </w:r>
      <w:r>
        <w:rPr>
          <w:rFonts w:hint="eastAsia"/>
        </w:rPr>
        <w:t xml:space="preserve"> = 0</w:t>
      </w:r>
      <w:r>
        <w:rPr>
          <w:rFonts w:hint="eastAsia"/>
        </w:rPr>
        <w:t>，将矢量势限制在横向自由度，但破坏了明显的洛伦兹协变性。洛伦兹规范（</w:t>
      </w:r>
      <w:r>
        <w:rPr>
          <w:rFonts w:hint="eastAsia"/>
        </w:rPr>
        <w:t>Lorenz gauge</w:t>
      </w:r>
      <w:r>
        <w:rPr>
          <w:rFonts w:hint="eastAsia"/>
        </w:rPr>
        <w:t>）通过引入协变标量条件消除这一不足，其规范条件可写为：</w:t>
      </w:r>
    </w:p>
    <w:p w14:paraId="59E32164" w14:textId="27E749FA" w:rsidR="008C11D1" w:rsidRPr="00F95833" w:rsidRDefault="008C11D1" w:rsidP="008C11D1">
      <w:pPr>
        <w:pStyle w:val="af2"/>
        <w:ind w:firstLine="480"/>
        <w:rPr>
          <w:i/>
          <w:iCs/>
          <w:vanish/>
          <w:specVanish/>
        </w:rPr>
      </w:pPr>
      <w:r>
        <w:rPr>
          <w:rFonts w:ascii="Times New Roman" w:hAnsi="Times New Roman"/>
        </w:rPr>
        <w:tab/>
      </w:r>
      <m:oMath>
        <m:sSub>
          <m:sSubPr>
            <m:ctrlPr/>
          </m:sSubPr>
          <m:e>
            <m:r>
              <m:rPr>
                <m:sty m:val="p"/>
              </m:rPr>
              <m:t>∂</m:t>
            </m:r>
          </m:e>
          <m:sub>
            <m:r>
              <m:t>μ</m:t>
            </m:r>
          </m:sub>
        </m:sSub>
        <m:sSup>
          <m:sSupPr>
            <m:ctrlPr/>
          </m:sSupPr>
          <m:e>
            <m:r>
              <m:t>A</m:t>
            </m:r>
          </m:e>
          <m:sup>
            <m:r>
              <m:t>μ</m:t>
            </m:r>
          </m:sup>
        </m:sSup>
        <m:r>
          <m:rPr>
            <m:sty m:val="p"/>
          </m:rPr>
          <m:t>≡</m:t>
        </m:r>
        <m:f>
          <m:fPr>
            <m:ctrlPr/>
          </m:fPr>
          <m:num>
            <m:r>
              <m:rPr>
                <m:sty m:val="p"/>
              </m:rPr>
              <m:t>1</m:t>
            </m:r>
          </m:num>
          <m:den>
            <m:sSup>
              <m:sSupPr>
                <m:ctrlPr>
                  <w:rPr>
                    <w:i/>
                    <w:iCs/>
                  </w:rPr>
                </m:ctrlPr>
              </m:sSupPr>
              <m:e>
                <m:r>
                  <m:t>c</m:t>
                </m:r>
              </m:e>
              <m:sup>
                <m:r>
                  <m:t>2</m:t>
                </m:r>
              </m:sup>
            </m:sSup>
          </m:den>
        </m:f>
        <m:f>
          <m:fPr>
            <m:ctrlPr/>
          </m:fPr>
          <m:num>
            <m:r>
              <m:rPr>
                <m:sty m:val="p"/>
              </m:rPr>
              <m:t>∂</m:t>
            </m:r>
            <m:r>
              <m:t>ϕ</m:t>
            </m:r>
          </m:num>
          <m:den>
            <m:r>
              <m:rPr>
                <m:sty m:val="p"/>
              </m:rPr>
              <m:t>∂</m:t>
            </m:r>
            <m:r>
              <m:t>t</m:t>
            </m:r>
          </m:den>
        </m:f>
        <m:r>
          <m:rPr>
            <m:sty m:val="p"/>
          </m:rPr>
          <m:t>+∇⋅</m:t>
        </m:r>
        <m:r>
          <m:rPr>
            <m:sty m:val="bi"/>
          </m:rPr>
          <m:t>A</m:t>
        </m:r>
        <m:r>
          <m:rPr>
            <m:sty m:val="p"/>
          </m:rPr>
          <m:t>=0</m:t>
        </m:r>
      </m:oMath>
      <w:r>
        <w:tab/>
      </w:r>
    </w:p>
    <w:p w14:paraId="4A1AFD4E" w14:textId="2D359EBB" w:rsidR="008C11D1" w:rsidRPr="008C11D1" w:rsidRDefault="008C11D1" w:rsidP="008C11D1">
      <w:pPr>
        <w:ind w:firstLine="480"/>
      </w:pPr>
      <w:r w:rsidRPr="008C11D1">
        <w:rPr>
          <w:rFonts w:hint="eastAsia"/>
        </w:rPr>
        <w:t>(</w:t>
      </w:r>
      <w:bookmarkStart w:id="247" w:name="Eq_16"/>
      <w:r w:rsidRPr="008C11D1">
        <w:fldChar w:fldCharType="begin"/>
      </w:r>
      <w:r w:rsidRPr="008C11D1">
        <w:instrText xml:space="preserve"> </w:instrText>
      </w:r>
      <w:r w:rsidRPr="008C11D1">
        <w:rPr>
          <w:rFonts w:hint="eastAsia"/>
        </w:rPr>
        <w:instrText xml:space="preserve">SEQ </w:instrText>
      </w:r>
      <w:r w:rsidRPr="008C11D1">
        <w:rPr>
          <w:rFonts w:hint="eastAsia"/>
        </w:rPr>
        <w:instrText>公式</w:instrText>
      </w:r>
      <w:r w:rsidRPr="008C11D1">
        <w:rPr>
          <w:rFonts w:hint="eastAsia"/>
        </w:rPr>
        <w:instrText xml:space="preserve"> \* ARABIC</w:instrText>
      </w:r>
      <w:r w:rsidRPr="008C11D1">
        <w:instrText xml:space="preserve"> </w:instrText>
      </w:r>
      <w:r w:rsidRPr="008C11D1">
        <w:fldChar w:fldCharType="separate"/>
      </w:r>
      <w:r w:rsidR="00D4412F">
        <w:rPr>
          <w:noProof/>
        </w:rPr>
        <w:t>16</w:t>
      </w:r>
      <w:r w:rsidRPr="008C11D1">
        <w:fldChar w:fldCharType="end"/>
      </w:r>
      <w:bookmarkEnd w:id="247"/>
      <w:r w:rsidRPr="008C11D1">
        <w:rPr>
          <w:rFonts w:hint="eastAsia"/>
        </w:rPr>
        <w:t>)</w:t>
      </w:r>
    </w:p>
    <w:p w14:paraId="5F743FB6" w14:textId="4D0E7677" w:rsidR="00E34494" w:rsidRDefault="00B81AEB" w:rsidP="009C49D6">
      <w:pPr>
        <w:pStyle w:val="a0"/>
        <w:ind w:firstLine="480"/>
      </w:pPr>
      <w:r>
        <w:rPr>
          <w:rFonts w:hint="eastAsia"/>
        </w:rPr>
        <w:t>此条件在洛伦兹变换下保持不变，是一个协变标量方程。引入四维矢量势</w:t>
      </w:r>
      <m:oMath>
        <m:sSup>
          <m:sSupPr>
            <m:ctrlPr>
              <w:rPr>
                <w:rFonts w:ascii="Cambria Math" w:hAnsi="Cambria Math"/>
              </w:rPr>
            </m:ctrlPr>
          </m:sSupPr>
          <m:e>
            <m:r>
              <w:rPr>
                <w:rFonts w:ascii="Cambria Math" w:hAnsi="Cambria Math"/>
              </w:rPr>
              <m:t>A</m:t>
            </m:r>
          </m:e>
          <m:sup>
            <m:r>
              <w:rPr>
                <w:rFonts w:ascii="Cambria Math" w:hAnsi="Cambria Math"/>
              </w:rPr>
              <m:t>μ</m:t>
            </m:r>
          </m:sup>
        </m:sSup>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r>
          <m:rPr>
            <m:sty m:val="bi"/>
          </m:rPr>
          <w:rPr>
            <w:rFonts w:ascii="Cambria Math" w:hAnsi="Cambria Math"/>
          </w:rPr>
          <m:t>A</m:t>
        </m:r>
        <m:r>
          <m:rPr>
            <m:sty m:val="p"/>
          </m:rPr>
          <w:rPr>
            <w:rFonts w:ascii="Cambria Math" w:hAnsi="Cambria Math"/>
          </w:rPr>
          <m:t>)</m:t>
        </m:r>
      </m:oMath>
      <w:r>
        <w:rPr>
          <w:rFonts w:hint="eastAsia"/>
        </w:rPr>
        <w:t>，</w:t>
      </w:r>
      <w:r w:rsidR="007844D1">
        <w:rPr>
          <w:rFonts w:hint="eastAsia"/>
        </w:rPr>
        <w:t>闵可夫斯基</w:t>
      </w:r>
      <w:r>
        <w:rPr>
          <w:rFonts w:hint="eastAsia"/>
        </w:rPr>
        <w:t>度规约定</w:t>
      </w:r>
      <w:r>
        <w:rPr>
          <w:rFonts w:hint="eastAsia"/>
        </w:rPr>
        <w:t xml:space="preserve"> (+,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w:t>
      </w:r>
      <w:r>
        <w:rPr>
          <w:rFonts w:hint="eastAsia"/>
        </w:rPr>
        <w:t>，</w:t>
      </w:r>
      <w:r>
        <w:rPr>
          <w:rFonts w:hint="eastAsia"/>
        </w:rPr>
        <w:t xml:space="preserve">Maxwell </w:t>
      </w:r>
      <w:r>
        <w:rPr>
          <w:rFonts w:hint="eastAsia"/>
        </w:rPr>
        <w:t>张量</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Pr>
          <w:rFonts w:hint="eastAsia"/>
        </w:rPr>
        <w:t>。</w:t>
      </w:r>
      <m:oMath>
        <m:sSup>
          <m:sSupPr>
            <m:ctrlPr>
              <w:rPr>
                <w:rFonts w:ascii="Cambria Math" w:hAnsi="Cambria Math"/>
              </w:rPr>
            </m:ctrlPr>
          </m:sSupPr>
          <m:e>
            <m:r>
              <w:rPr>
                <w:rFonts w:ascii="Cambria Math" w:hAnsi="Cambria Math"/>
              </w:rPr>
              <m:t>A</m:t>
            </m:r>
          </m:e>
          <m:sup>
            <m:r>
              <w:rPr>
                <w:rFonts w:ascii="Cambria Math" w:hAnsi="Cambria Math"/>
              </w:rPr>
              <m:t>μ</m:t>
            </m:r>
          </m:sup>
        </m:sSup>
      </m:oMath>
      <w:r w:rsidR="00D407A1">
        <w:rPr>
          <w:rFonts w:hint="eastAsia"/>
        </w:rPr>
        <w:t>的</w:t>
      </w:r>
      <w:r>
        <w:rPr>
          <w:rFonts w:hint="eastAsia"/>
        </w:rPr>
        <w:t>四个分量满足统一的协变达朗贝尔方程：</w:t>
      </w:r>
    </w:p>
    <w:p w14:paraId="4F611B84" w14:textId="77777777" w:rsidR="002D2CB0" w:rsidRPr="00F95833" w:rsidRDefault="002D2CB0" w:rsidP="002D2CB0">
      <w:pPr>
        <w:pStyle w:val="af2"/>
        <w:ind w:firstLine="480"/>
        <w:rPr>
          <w:i/>
          <w:iCs/>
          <w:vanish/>
          <w:specVanish/>
        </w:rPr>
      </w:pPr>
      <w:r>
        <w:rPr>
          <w:rFonts w:ascii="Times New Roman" w:hAnsi="Times New Roman"/>
        </w:rPr>
        <w:tab/>
      </w:r>
      <m:oMath>
        <m:r>
          <m:rPr>
            <m:sty m:val="p"/>
          </m:rPr>
          <m:t>□</m:t>
        </m:r>
        <m:sSup>
          <m:sSupPr>
            <m:ctrlPr/>
          </m:sSupPr>
          <m:e>
            <m:r>
              <m:t>A</m:t>
            </m:r>
          </m:e>
          <m:sup>
            <m:r>
              <m:t>μ</m:t>
            </m:r>
          </m:sup>
        </m:sSup>
        <m:r>
          <m:rPr>
            <m:sty m:val="p"/>
          </m:rPr>
          <m:t>≡</m:t>
        </m:r>
        <m:d>
          <m:dPr>
            <m:ctrlPr/>
          </m:dPr>
          <m:e>
            <m:f>
              <m:fPr>
                <m:ctrlPr/>
              </m:fPr>
              <m:num>
                <m:r>
                  <m:t>1</m:t>
                </m:r>
              </m:num>
              <m:den>
                <m:sSup>
                  <m:sSupPr>
                    <m:ctrlPr/>
                  </m:sSupPr>
                  <m:e>
                    <m:r>
                      <m:t>c</m:t>
                    </m:r>
                  </m:e>
                  <m:sup>
                    <m:r>
                      <m:t>2</m:t>
                    </m:r>
                  </m:sup>
                </m:sSup>
              </m:den>
            </m:f>
            <m:f>
              <m:fPr>
                <m:ctrlPr/>
              </m:fPr>
              <m:num>
                <m:sSup>
                  <m:sSupPr>
                    <m:ctrlPr/>
                  </m:sSupPr>
                  <m:e>
                    <m:r>
                      <m:rPr>
                        <m:sty m:val="p"/>
                      </m:rPr>
                      <m:t>∂</m:t>
                    </m:r>
                  </m:e>
                  <m:sup>
                    <m:r>
                      <m:t>2</m:t>
                    </m:r>
                  </m:sup>
                </m:sSup>
              </m:num>
              <m:den>
                <m:r>
                  <m:rPr>
                    <m:sty m:val="p"/>
                  </m:rPr>
                  <m:t>∂</m:t>
                </m:r>
                <m:sSup>
                  <m:sSupPr>
                    <m:ctrlPr/>
                  </m:sSupPr>
                  <m:e>
                    <m:r>
                      <m:t>t</m:t>
                    </m:r>
                  </m:e>
                  <m:sup>
                    <m:r>
                      <m:t>2</m:t>
                    </m:r>
                  </m:sup>
                </m:sSup>
              </m:den>
            </m:f>
            <m:r>
              <m:rPr>
                <m:sty m:val="p"/>
              </m:rPr>
              <m:t>-</m:t>
            </m:r>
            <m:sSup>
              <m:sSupPr>
                <m:ctrlPr/>
              </m:sSupPr>
              <m:e>
                <m:r>
                  <m:rPr>
                    <m:sty m:val="p"/>
                  </m:rPr>
                  <m:t>∇</m:t>
                </m:r>
              </m:e>
              <m:sup>
                <m:r>
                  <m:t>2</m:t>
                </m:r>
              </m:sup>
            </m:sSup>
          </m:e>
        </m:d>
        <m:sSup>
          <m:sSupPr>
            <m:ctrlPr/>
          </m:sSupPr>
          <m:e>
            <m:r>
              <m:t>A</m:t>
            </m:r>
          </m:e>
          <m:sup>
            <m:r>
              <m:t>μ</m:t>
            </m:r>
          </m:sup>
        </m:sSup>
        <m:r>
          <m:rPr>
            <m:sty m:val="p"/>
          </m:rPr>
          <m:t>=</m:t>
        </m:r>
        <m:sSub>
          <m:sSubPr>
            <m:ctrlPr/>
          </m:sSubPr>
          <m:e>
            <m:r>
              <m:t>μ</m:t>
            </m:r>
          </m:e>
          <m:sub>
            <m:r>
              <m:t>0</m:t>
            </m:r>
          </m:sub>
        </m:sSub>
        <m:sSup>
          <m:sSupPr>
            <m:ctrlPr/>
          </m:sSupPr>
          <m:e>
            <m:r>
              <m:t>J</m:t>
            </m:r>
          </m:e>
          <m:sup>
            <m:r>
              <m:t>μ</m:t>
            </m:r>
          </m:sup>
        </m:sSup>
      </m:oMath>
      <w:r>
        <w:tab/>
      </w:r>
    </w:p>
    <w:p w14:paraId="54B5DA9C" w14:textId="4FC18246" w:rsidR="002D2CB0" w:rsidRDefault="002D2CB0" w:rsidP="002D2CB0">
      <w:pPr>
        <w:ind w:firstLine="480"/>
      </w:pPr>
      <w:r>
        <w:rPr>
          <w:rFonts w:hint="eastAsia"/>
        </w:rPr>
        <w:t>(</w:t>
      </w:r>
      <w:bookmarkStart w:id="248" w:name="Eq_17"/>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17</w:t>
      </w:r>
      <w:r>
        <w:fldChar w:fldCharType="end"/>
      </w:r>
      <w:bookmarkEnd w:id="248"/>
      <w:r>
        <w:rPr>
          <w:rFonts w:hint="eastAsia"/>
        </w:rPr>
        <w:t>)</w:t>
      </w:r>
    </w:p>
    <w:p w14:paraId="15B11C23" w14:textId="0F9A8E3E" w:rsidR="00E34494" w:rsidRDefault="00D407A1" w:rsidP="00F5600B">
      <w:pPr>
        <w:ind w:firstLine="480"/>
      </w:pPr>
      <w:r>
        <w:rPr>
          <w:rFonts w:hint="eastAsia"/>
        </w:rPr>
        <w:t>其中</w:t>
      </w:r>
      <m:oMath>
        <m:sSup>
          <m:sSupPr>
            <m:ctrlPr>
              <w:rPr>
                <w:rFonts w:ascii="Cambria Math" w:hAnsi="Cambria Math"/>
                <w:i/>
              </w:rPr>
            </m:ctrlPr>
          </m:sSupPr>
          <m:e>
            <m:r>
              <w:rPr>
                <w:rFonts w:ascii="Cambria Math" w:hAnsi="Cambria Math"/>
              </w:rPr>
              <m:t>J</m:t>
            </m:r>
          </m:e>
          <m:sup>
            <m:r>
              <w:rPr>
                <w:rFonts w:ascii="Cambria Math" w:hAnsi="Cambria Math"/>
              </w:rPr>
              <m:t>μ</m:t>
            </m:r>
          </m:sup>
        </m:sSup>
        <m:r>
          <w:rPr>
            <w:rFonts w:ascii="Cambria Math" w:hAnsi="Cambria Math"/>
          </w:rPr>
          <m:t>=(cρ,</m:t>
        </m:r>
        <m:sSub>
          <m:sSubPr>
            <m:ctrlPr>
              <w:rPr>
                <w:rFonts w:ascii="Cambria Math" w:hAnsi="Cambria Math"/>
                <w:i/>
              </w:rPr>
            </m:ctrlPr>
          </m:sSubPr>
          <m:e>
            <m:r>
              <w:rPr>
                <w:rFonts w:ascii="Cambria Math" w:hAnsi="Cambria Math"/>
              </w:rPr>
              <m:t>J</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3</m:t>
            </m:r>
          </m:sub>
        </m:sSub>
        <m:r>
          <w:rPr>
            <w:rFonts w:ascii="Cambria Math" w:hAnsi="Cambria Math"/>
          </w:rPr>
          <m:t>)</m:t>
        </m:r>
      </m:oMath>
      <w:r>
        <w:rPr>
          <w:rFonts w:hint="eastAsia"/>
        </w:rPr>
        <w:t>为自由电流密度，且</w:t>
      </w:r>
      <m:oMath>
        <m:r>
          <w:rPr>
            <w:rFonts w:ascii="Cambria Math" w:hAnsi="Cambria Math"/>
          </w:rPr>
          <m:t>ρ</m:t>
        </m:r>
      </m:oMath>
      <w:r>
        <w:rPr>
          <w:rFonts w:hint="eastAsia"/>
        </w:rPr>
        <w:t>为自由电荷密度。</w:t>
      </w:r>
    </w:p>
    <w:p w14:paraId="46911C8B" w14:textId="77777777" w:rsidR="00E34494" w:rsidRDefault="00B81AEB">
      <w:pPr>
        <w:pStyle w:val="TOC"/>
        <w:ind w:firstLine="301"/>
      </w:pPr>
      <w:r>
        <w:rPr>
          <w:rFonts w:hint="eastAsia"/>
        </w:rPr>
        <w:t>费米拉格朗日量与正则量子化</w:t>
      </w:r>
    </w:p>
    <w:p w14:paraId="4800D251" w14:textId="2870A9CA" w:rsidR="00E34494" w:rsidRDefault="00166A0A">
      <w:pPr>
        <w:pStyle w:val="a0"/>
        <w:ind w:firstLine="480"/>
      </w:pPr>
      <w:r>
        <w:rPr>
          <w:rFonts w:hint="eastAsia"/>
        </w:rPr>
        <w:t>洛伦兹规范下，电磁场费米拉格朗日量密度为</w:t>
      </w:r>
      <w:r>
        <w:rPr>
          <w:rFonts w:hint="eastAsia"/>
        </w:rPr>
        <w:t xml:space="preserve"> </w:t>
      </w:r>
      <w:r w:rsidR="00B81AEB">
        <w:rPr>
          <w:rFonts w:hint="eastAsia"/>
        </w:rPr>
        <w:t>[13, 14]</w:t>
      </w:r>
      <w:r w:rsidR="00B81AEB">
        <w:rPr>
          <w:rFonts w:hint="eastAsia"/>
        </w:rPr>
        <w:t>：</w:t>
      </w:r>
    </w:p>
    <w:p w14:paraId="7BF3B19F" w14:textId="26D3EE0F" w:rsidR="00166A0A" w:rsidRPr="00F95833" w:rsidRDefault="00166A0A" w:rsidP="00166A0A">
      <w:pPr>
        <w:pStyle w:val="af2"/>
        <w:ind w:firstLine="480"/>
        <w:rPr>
          <w:i/>
          <w:iCs/>
          <w:vanish/>
          <w:specVanish/>
        </w:rPr>
      </w:pPr>
      <w:r>
        <w:rPr>
          <w:rFonts w:ascii="Times New Roman" w:hAnsi="Times New Roman"/>
        </w:rPr>
        <w:tab/>
      </w:r>
      <m:oMath>
        <m:sSub>
          <m:sSubPr>
            <m:ctrlPr/>
          </m:sSubPr>
          <m:e>
            <m:r>
              <m:rPr>
                <m:scr m:val="script"/>
                <m:sty m:val="p"/>
              </m:rPr>
              <m:t>L</m:t>
            </m:r>
          </m:e>
          <m:sub>
            <m:r>
              <m:rPr>
                <m:sty m:val="p"/>
              </m:rPr>
              <m:t>F</m:t>
            </m:r>
          </m:sub>
        </m:sSub>
        <m:r>
          <m:rPr>
            <m:sty m:val="p"/>
          </m:rPr>
          <m:t>=-</m:t>
        </m:r>
        <m:f>
          <m:fPr>
            <m:ctrlPr/>
          </m:fPr>
          <m:num>
            <m:r>
              <m:t>1</m:t>
            </m:r>
          </m:num>
          <m:den>
            <m:r>
              <m:t>4</m:t>
            </m:r>
            <m:sSub>
              <m:sSubPr>
                <m:ctrlPr/>
              </m:sSubPr>
              <m:e>
                <m:r>
                  <m:t>μ</m:t>
                </m:r>
              </m:e>
              <m:sub>
                <m:r>
                  <m:t>0</m:t>
                </m:r>
              </m:sub>
            </m:sSub>
          </m:den>
        </m:f>
        <m:sSub>
          <m:sSubPr>
            <m:ctrlPr/>
          </m:sSubPr>
          <m:e>
            <m:r>
              <m:t>F</m:t>
            </m:r>
          </m:e>
          <m:sub>
            <m:r>
              <m:t>μν</m:t>
            </m:r>
          </m:sub>
        </m:sSub>
        <m:sSup>
          <m:sSupPr>
            <m:ctrlPr/>
          </m:sSupPr>
          <m:e>
            <m:r>
              <m:t>F</m:t>
            </m:r>
          </m:e>
          <m:sup>
            <m:r>
              <m:t>μν</m:t>
            </m:r>
          </m:sup>
        </m:sSup>
        <m:r>
          <m:rPr>
            <m:sty m:val="p"/>
          </m:rPr>
          <m:t>-</m:t>
        </m:r>
        <m:f>
          <m:fPr>
            <m:ctrlPr/>
          </m:fPr>
          <m:num>
            <m:r>
              <m:t>1</m:t>
            </m:r>
          </m:num>
          <m:den>
            <m:r>
              <m:t>2</m:t>
            </m:r>
            <m:sSub>
              <m:sSubPr>
                <m:ctrlPr/>
              </m:sSubPr>
              <m:e>
                <m:r>
                  <m:t>μ</m:t>
                </m:r>
              </m:e>
              <m:sub>
                <m:r>
                  <m:t>0</m:t>
                </m:r>
              </m:sub>
            </m:sSub>
          </m:den>
        </m:f>
        <m:r>
          <m:rPr>
            <m:sty m:val="p"/>
          </m:rPr>
          <m:t>(</m:t>
        </m:r>
        <m:sSub>
          <m:sSubPr>
            <m:ctrlPr/>
          </m:sSubPr>
          <m:e>
            <m:r>
              <m:rPr>
                <m:sty m:val="p"/>
              </m:rPr>
              <m:t>∂</m:t>
            </m:r>
          </m:e>
          <m:sub>
            <m:r>
              <m:t>μ</m:t>
            </m:r>
          </m:sub>
        </m:sSub>
        <m:sSup>
          <m:sSupPr>
            <m:ctrlPr/>
          </m:sSupPr>
          <m:e>
            <m:r>
              <m:t>A</m:t>
            </m:r>
          </m:e>
          <m:sup>
            <m:r>
              <m:t>μ</m:t>
            </m:r>
          </m:sup>
        </m:sSup>
        <m:sSup>
          <m:sSupPr>
            <m:ctrlPr/>
          </m:sSupPr>
          <m:e>
            <m:r>
              <m:rPr>
                <m:sty m:val="p"/>
              </m:rPr>
              <m:t>)</m:t>
            </m:r>
          </m:e>
          <m:sup>
            <m:r>
              <m:t>2</m:t>
            </m:r>
          </m:sup>
        </m:sSup>
      </m:oMath>
      <w:r>
        <w:tab/>
      </w:r>
    </w:p>
    <w:p w14:paraId="38705300" w14:textId="3E84270B" w:rsidR="00166A0A" w:rsidRPr="00166A0A" w:rsidRDefault="00166A0A" w:rsidP="00166A0A">
      <w:pPr>
        <w:pStyle w:val="ad"/>
        <w:ind w:firstLine="480"/>
        <w:rPr>
          <w:i w:val="0"/>
          <w:iCs/>
        </w:rPr>
      </w:pPr>
      <w:r w:rsidRPr="00166A0A">
        <w:rPr>
          <w:rFonts w:hint="eastAsia"/>
          <w:i w:val="0"/>
          <w:iCs/>
        </w:rPr>
        <w:t>(</w:t>
      </w:r>
      <w:r w:rsidRPr="00166A0A">
        <w:rPr>
          <w:i w:val="0"/>
          <w:iCs/>
        </w:rPr>
        <w:fldChar w:fldCharType="begin"/>
      </w:r>
      <w:r w:rsidRPr="00166A0A">
        <w:rPr>
          <w:i w:val="0"/>
          <w:iCs/>
        </w:rPr>
        <w:instrText xml:space="preserve"> </w:instrText>
      </w:r>
      <w:r w:rsidRPr="00166A0A">
        <w:rPr>
          <w:rFonts w:hint="eastAsia"/>
          <w:i w:val="0"/>
          <w:iCs/>
        </w:rPr>
        <w:instrText xml:space="preserve">SEQ </w:instrText>
      </w:r>
      <w:r w:rsidRPr="00166A0A">
        <w:rPr>
          <w:rFonts w:hint="eastAsia"/>
          <w:i w:val="0"/>
          <w:iCs/>
        </w:rPr>
        <w:instrText>公式</w:instrText>
      </w:r>
      <w:r w:rsidRPr="00166A0A">
        <w:rPr>
          <w:rFonts w:hint="eastAsia"/>
          <w:i w:val="0"/>
          <w:iCs/>
        </w:rPr>
        <w:instrText xml:space="preserve"> \* ARABIC</w:instrText>
      </w:r>
      <w:r w:rsidRPr="00166A0A">
        <w:rPr>
          <w:i w:val="0"/>
          <w:iCs/>
        </w:rPr>
        <w:instrText xml:space="preserve"> </w:instrText>
      </w:r>
      <w:r w:rsidRPr="00166A0A">
        <w:rPr>
          <w:i w:val="0"/>
          <w:iCs/>
        </w:rPr>
        <w:fldChar w:fldCharType="separate"/>
      </w:r>
      <w:r w:rsidR="00D4412F">
        <w:rPr>
          <w:i w:val="0"/>
          <w:iCs/>
          <w:noProof/>
        </w:rPr>
        <w:t>18</w:t>
      </w:r>
      <w:r w:rsidRPr="00166A0A">
        <w:rPr>
          <w:i w:val="0"/>
          <w:iCs/>
        </w:rPr>
        <w:fldChar w:fldCharType="end"/>
      </w:r>
      <w:r w:rsidRPr="00166A0A">
        <w:rPr>
          <w:rFonts w:hint="eastAsia"/>
          <w:i w:val="0"/>
          <w:iCs/>
        </w:rPr>
        <w:t>)</w:t>
      </w:r>
    </w:p>
    <w:p w14:paraId="04C12996" w14:textId="576B9BF7" w:rsidR="00E34494" w:rsidRDefault="00B81AEB" w:rsidP="004908F2">
      <w:pPr>
        <w:pStyle w:val="a0"/>
        <w:ind w:firstLine="480"/>
      </w:pPr>
      <w:r>
        <w:rPr>
          <w:rFonts w:hint="eastAsia"/>
        </w:rPr>
        <w:t>对</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m:t>
            </m:r>
          </m:sub>
        </m:sSub>
      </m:oMath>
      <w:r>
        <w:rPr>
          <w:rFonts w:hint="eastAsia"/>
        </w:rPr>
        <w:t>应用</w:t>
      </w:r>
      <w:r>
        <w:rPr>
          <w:rFonts w:hint="eastAsia"/>
        </w:rPr>
        <w:t xml:space="preserve"> Euler</w:t>
      </w:r>
      <w:r>
        <w:rPr>
          <w:rFonts w:hint="eastAsia"/>
        </w:rPr>
        <w:t>–</w:t>
      </w:r>
      <w:r>
        <w:rPr>
          <w:rFonts w:hint="eastAsia"/>
        </w:rPr>
        <w:t xml:space="preserve">Lagrange </w:t>
      </w:r>
      <w:r>
        <w:rPr>
          <w:rFonts w:hint="eastAsia"/>
        </w:rPr>
        <w:t>方程直接给出</w:t>
      </w:r>
      <w:r>
        <w:rPr>
          <w:rFonts w:hint="eastAsia"/>
        </w:rPr>
        <w:t xml:space="preserve"> </w:t>
      </w:r>
      <w:r w:rsidR="00166A0A">
        <w:rPr>
          <w:rFonts w:hint="eastAsia"/>
        </w:rPr>
        <w:t xml:space="preserve">Eq. </w:t>
      </w:r>
      <w:r w:rsidR="00166A0A">
        <w:rPr>
          <w:rFonts w:hint="eastAsia"/>
        </w:rPr>
        <w:fldChar w:fldCharType="begin"/>
      </w:r>
      <w:r w:rsidR="00166A0A">
        <w:rPr>
          <w:rFonts w:hint="eastAsia"/>
        </w:rPr>
        <w:instrText xml:space="preserve"> REF Eq_17 \h </w:instrText>
      </w:r>
      <w:r w:rsidR="00166A0A">
        <w:rPr>
          <w:rFonts w:hint="eastAsia"/>
        </w:rPr>
      </w:r>
      <w:r w:rsidR="00166A0A">
        <w:rPr>
          <w:rFonts w:hint="eastAsia"/>
        </w:rPr>
        <w:fldChar w:fldCharType="separate"/>
      </w:r>
      <w:r w:rsidR="00D4412F">
        <w:rPr>
          <w:noProof/>
        </w:rPr>
        <w:t>17</w:t>
      </w:r>
      <w:r w:rsidR="00166A0A">
        <w:rPr>
          <w:rFonts w:hint="eastAsia"/>
        </w:rPr>
        <w:fldChar w:fldCharType="end"/>
      </w:r>
      <w:r>
        <w:rPr>
          <w:rFonts w:hint="eastAsia"/>
        </w:rPr>
        <w:t>。计算正则共轭动量</w:t>
      </w:r>
      <m:oMath>
        <m:sSup>
          <m:sSupPr>
            <m:ctrlPr>
              <w:rPr>
                <w:rFonts w:ascii="Cambria Math" w:hAnsi="Cambria Math"/>
              </w:rPr>
            </m:ctrlPr>
          </m:sSupPr>
          <m:e>
            <m:r>
              <w:rPr>
                <w:rFonts w:ascii="Cambria Math" w:hAnsi="Cambria Math"/>
              </w:rPr>
              <m:t>Π</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den>
        </m:f>
      </m:oMath>
      <w:r>
        <w:rPr>
          <w:rFonts w:hint="eastAsia"/>
        </w:rPr>
        <w:t>，得到</w:t>
      </w:r>
      <w:r w:rsidR="004908F2">
        <w:rPr>
          <w:rFonts w:hint="eastAsia"/>
        </w:rPr>
        <w:t>时间</w:t>
      </w:r>
      <w:r>
        <w:rPr>
          <w:rFonts w:hint="eastAsia"/>
        </w:rPr>
        <w:t>分量：</w:t>
      </w:r>
    </w:p>
    <w:p w14:paraId="6436FFC4" w14:textId="04D55549" w:rsidR="00BF4799" w:rsidRPr="00F95833" w:rsidRDefault="00BF4799" w:rsidP="00BF4799">
      <w:pPr>
        <w:pStyle w:val="af2"/>
        <w:ind w:firstLine="480"/>
        <w:rPr>
          <w:i/>
          <w:iCs/>
          <w:vanish/>
          <w:specVanish/>
        </w:rPr>
      </w:pPr>
      <w:r>
        <w:rPr>
          <w:rFonts w:ascii="Times New Roman" w:hAnsi="Times New Roman"/>
        </w:rPr>
        <w:lastRenderedPageBreak/>
        <w:tab/>
      </w:r>
      <m:oMath>
        <m:sSup>
          <m:sSupPr>
            <m:ctrlPr/>
          </m:sSupPr>
          <m:e>
            <m:r>
              <m:t>Π</m:t>
            </m:r>
          </m:e>
          <m:sup>
            <m:r>
              <m:t>0</m:t>
            </m:r>
          </m:sup>
        </m:sSup>
        <m:r>
          <m:rPr>
            <m:sty m:val="p"/>
          </m:rPr>
          <m:t>=</m:t>
        </m:r>
        <m:f>
          <m:fPr>
            <m:ctrlPr/>
          </m:fPr>
          <m:num>
            <m:r>
              <m:rPr>
                <m:sty m:val="p"/>
              </m:rPr>
              <m:t>∂</m:t>
            </m:r>
            <m:sSub>
              <m:sSubPr>
                <m:ctrlPr/>
              </m:sSubPr>
              <m:e>
                <m:r>
                  <m:rPr>
                    <m:scr m:val="script"/>
                    <m:sty m:val="p"/>
                  </m:rPr>
                  <m:t>L</m:t>
                </m:r>
              </m:e>
              <m:sub>
                <m:r>
                  <m:rPr>
                    <m:sty m:val="p"/>
                  </m:rPr>
                  <m:t>F</m:t>
                </m:r>
              </m:sub>
            </m:sSub>
          </m:num>
          <m:den>
            <m:r>
              <m:rPr>
                <m:sty m:val="p"/>
              </m:rPr>
              <m:t>∂(</m:t>
            </m:r>
            <m:sSub>
              <m:sSubPr>
                <m:ctrlPr/>
              </m:sSubPr>
              <m:e>
                <m:r>
                  <m:rPr>
                    <m:sty m:val="p"/>
                  </m:rPr>
                  <m:t>∂</m:t>
                </m:r>
              </m:e>
              <m:sub>
                <m:r>
                  <m:t>0</m:t>
                </m:r>
              </m:sub>
            </m:sSub>
            <m:sSub>
              <m:sSubPr>
                <m:ctrlPr/>
              </m:sSubPr>
              <m:e>
                <m:r>
                  <m:t>A</m:t>
                </m:r>
              </m:e>
              <m:sub>
                <m:r>
                  <m:t>0</m:t>
                </m:r>
              </m:sub>
            </m:sSub>
            <m:r>
              <m:rPr>
                <m:sty m:val="p"/>
              </m:rPr>
              <m:t>)</m:t>
            </m:r>
          </m:den>
        </m:f>
        <m:r>
          <m:rPr>
            <m:sty m:val="p"/>
          </m:rPr>
          <m:t>=-</m:t>
        </m:r>
        <m:sSub>
          <m:sSubPr>
            <m:ctrlPr/>
          </m:sSubPr>
          <m:e>
            <m:r>
              <m:t>ϵ</m:t>
            </m:r>
          </m:e>
          <m:sub>
            <m:r>
              <m:t>0</m:t>
            </m:r>
          </m:sub>
        </m:sSub>
        <m:sSub>
          <m:sSubPr>
            <m:ctrlPr/>
          </m:sSubPr>
          <m:e>
            <m:r>
              <m:rPr>
                <m:sty m:val="p"/>
              </m:rPr>
              <m:t>∂</m:t>
            </m:r>
          </m:e>
          <m:sub>
            <m:r>
              <m:t>0</m:t>
            </m:r>
          </m:sub>
        </m:sSub>
        <m:sSup>
          <m:sSupPr>
            <m:ctrlPr/>
          </m:sSupPr>
          <m:e>
            <m:r>
              <m:t>A</m:t>
            </m:r>
          </m:e>
          <m:sup>
            <m:r>
              <m:t>0</m:t>
            </m:r>
          </m:sup>
        </m:sSup>
      </m:oMath>
      <w:r>
        <w:tab/>
      </w:r>
    </w:p>
    <w:p w14:paraId="477CE048" w14:textId="731C342F" w:rsidR="004908F2" w:rsidRPr="00497C5C" w:rsidRDefault="00BF4799" w:rsidP="00497C5C">
      <w:pPr>
        <w:ind w:firstLine="480"/>
      </w:pPr>
      <w:r w:rsidRPr="00497C5C">
        <w:rPr>
          <w:rFonts w:hint="eastAsia"/>
        </w:rPr>
        <w:t>(</w:t>
      </w:r>
      <w:r w:rsidR="00497C5C" w:rsidRPr="00497C5C">
        <w:fldChar w:fldCharType="begin"/>
      </w:r>
      <w:r w:rsidR="00497C5C" w:rsidRPr="00497C5C">
        <w:instrText xml:space="preserve"> </w:instrText>
      </w:r>
      <w:r w:rsidR="00497C5C" w:rsidRPr="00497C5C">
        <w:rPr>
          <w:rFonts w:hint="eastAsia"/>
        </w:rPr>
        <w:instrText xml:space="preserve">SEQ </w:instrText>
      </w:r>
      <w:r w:rsidR="00497C5C" w:rsidRPr="00497C5C">
        <w:rPr>
          <w:rFonts w:hint="eastAsia"/>
        </w:rPr>
        <w:instrText>公式</w:instrText>
      </w:r>
      <w:r w:rsidR="00497C5C" w:rsidRPr="00497C5C">
        <w:rPr>
          <w:rFonts w:hint="eastAsia"/>
        </w:rPr>
        <w:instrText xml:space="preserve"> \* ARABIC</w:instrText>
      </w:r>
      <w:r w:rsidR="00497C5C" w:rsidRPr="00497C5C">
        <w:instrText xml:space="preserve"> </w:instrText>
      </w:r>
      <w:r w:rsidR="00497C5C" w:rsidRPr="00497C5C">
        <w:fldChar w:fldCharType="separate"/>
      </w:r>
      <w:r w:rsidR="00D4412F">
        <w:rPr>
          <w:noProof/>
        </w:rPr>
        <w:t>19</w:t>
      </w:r>
      <w:r w:rsidR="00497C5C" w:rsidRPr="00497C5C">
        <w:fldChar w:fldCharType="end"/>
      </w:r>
      <w:r w:rsidRPr="00497C5C">
        <w:rPr>
          <w:rFonts w:hint="eastAsia"/>
        </w:rPr>
        <w:t>)</w:t>
      </w:r>
    </w:p>
    <w:p w14:paraId="23221AC1" w14:textId="77777777" w:rsidR="001E5EFE" w:rsidRDefault="00BF4799">
      <w:pPr>
        <w:pStyle w:val="a0"/>
        <w:ind w:firstLine="480"/>
        <w:rPr>
          <w:bCs/>
        </w:rPr>
      </w:pPr>
      <w:r>
        <w:rPr>
          <w:rFonts w:hint="eastAsia"/>
          <w:bCs/>
        </w:rPr>
        <w:t>和空间分量：</w:t>
      </w:r>
    </w:p>
    <w:p w14:paraId="61777A11" w14:textId="371D2E6B" w:rsidR="001E5EFE" w:rsidRPr="00F95833" w:rsidRDefault="001E5EFE" w:rsidP="001E5EFE">
      <w:pPr>
        <w:pStyle w:val="af2"/>
        <w:ind w:firstLine="480"/>
        <w:rPr>
          <w:i/>
          <w:iCs/>
          <w:vanish/>
          <w:specVanish/>
        </w:rPr>
      </w:pPr>
      <w:r>
        <w:rPr>
          <w:rFonts w:ascii="Times New Roman" w:hAnsi="Times New Roman"/>
        </w:rPr>
        <w:tab/>
      </w:r>
      <m:oMath>
        <m:sSup>
          <m:sSupPr>
            <m:ctrlPr/>
          </m:sSupPr>
          <m:e>
            <m:r>
              <m:t>Π</m:t>
            </m:r>
          </m:e>
          <m:sup>
            <m:r>
              <m:t>i</m:t>
            </m:r>
          </m:sup>
        </m:sSup>
        <m:r>
          <m:rPr>
            <m:sty m:val="p"/>
          </m:rPr>
          <m:t>=</m:t>
        </m:r>
        <m:sSub>
          <m:sSubPr>
            <m:ctrlPr/>
          </m:sSubPr>
          <m:e>
            <m:r>
              <m:t>ϵ</m:t>
            </m:r>
          </m:e>
          <m:sub>
            <m:r>
              <m:t>0</m:t>
            </m:r>
          </m:sub>
        </m:sSub>
        <m:r>
          <m:rPr>
            <m:sty m:val="p"/>
          </m:rPr>
          <m:t>(</m:t>
        </m:r>
        <m:sSup>
          <m:sSupPr>
            <m:ctrlPr/>
          </m:sSupPr>
          <m:e>
            <m:r>
              <m:rPr>
                <m:sty m:val="p"/>
              </m:rPr>
              <m:t>∂</m:t>
            </m:r>
          </m:e>
          <m:sup>
            <m:r>
              <m:t>i</m:t>
            </m:r>
          </m:sup>
        </m:sSup>
        <m:sSup>
          <m:sSupPr>
            <m:ctrlPr/>
          </m:sSupPr>
          <m:e>
            <m:r>
              <m:t>A</m:t>
            </m:r>
          </m:e>
          <m:sup>
            <m:r>
              <m:t>0</m:t>
            </m:r>
          </m:sup>
        </m:sSup>
        <m:r>
          <m:rPr>
            <m:sty m:val="p"/>
          </m:rPr>
          <m:t>-</m:t>
        </m:r>
        <m:sSup>
          <m:sSupPr>
            <m:ctrlPr/>
          </m:sSupPr>
          <m:e>
            <m:r>
              <m:rPr>
                <m:sty m:val="p"/>
              </m:rPr>
              <m:t>∂</m:t>
            </m:r>
          </m:e>
          <m:sup>
            <m:r>
              <m:t>0</m:t>
            </m:r>
          </m:sup>
        </m:sSup>
        <m:sSup>
          <m:sSupPr>
            <m:ctrlPr/>
          </m:sSupPr>
          <m:e>
            <m:r>
              <m:t>A</m:t>
            </m:r>
          </m:e>
          <m:sup>
            <m:r>
              <m:t>i</m:t>
            </m:r>
          </m:sup>
        </m:sSup>
        <m:r>
          <m:rPr>
            <m:sty m:val="p"/>
          </m:rPr>
          <m:t>)=</m:t>
        </m:r>
        <m:sSub>
          <m:sSubPr>
            <m:ctrlPr/>
          </m:sSubPr>
          <m:e>
            <m:r>
              <m:t>ϵ</m:t>
            </m:r>
          </m:e>
          <m:sub>
            <m:r>
              <m:t>0</m:t>
            </m:r>
          </m:sub>
        </m:sSub>
        <m:sSup>
          <m:sSupPr>
            <m:ctrlPr/>
          </m:sSupPr>
          <m:e>
            <m:r>
              <m:t>E</m:t>
            </m:r>
          </m:e>
          <m:sup>
            <m:r>
              <m:t>i</m:t>
            </m:r>
          </m:sup>
        </m:sSup>
      </m:oMath>
      <w:r>
        <w:tab/>
      </w:r>
    </w:p>
    <w:p w14:paraId="67C3F8DB" w14:textId="4D12B995" w:rsidR="001E5EFE" w:rsidRPr="00497C5C" w:rsidRDefault="001E5EFE" w:rsidP="00497C5C">
      <w:pPr>
        <w:ind w:firstLine="480"/>
      </w:pPr>
      <w:r w:rsidRPr="00497C5C">
        <w:rPr>
          <w:rFonts w:hint="eastAsia"/>
        </w:rPr>
        <w:t>(</w:t>
      </w:r>
      <w:r w:rsidR="00497C5C" w:rsidRPr="00497C5C">
        <w:fldChar w:fldCharType="begin"/>
      </w:r>
      <w:r w:rsidR="00497C5C" w:rsidRPr="00497C5C">
        <w:instrText xml:space="preserve"> </w:instrText>
      </w:r>
      <w:r w:rsidR="00497C5C" w:rsidRPr="00497C5C">
        <w:rPr>
          <w:rFonts w:hint="eastAsia"/>
        </w:rPr>
        <w:instrText xml:space="preserve">SEQ </w:instrText>
      </w:r>
      <w:r w:rsidR="00497C5C" w:rsidRPr="00497C5C">
        <w:rPr>
          <w:rFonts w:hint="eastAsia"/>
        </w:rPr>
        <w:instrText>公式</w:instrText>
      </w:r>
      <w:r w:rsidR="00497C5C" w:rsidRPr="00497C5C">
        <w:rPr>
          <w:rFonts w:hint="eastAsia"/>
        </w:rPr>
        <w:instrText xml:space="preserve"> \* ARABIC</w:instrText>
      </w:r>
      <w:r w:rsidR="00497C5C" w:rsidRPr="00497C5C">
        <w:instrText xml:space="preserve"> </w:instrText>
      </w:r>
      <w:r w:rsidR="00497C5C" w:rsidRPr="00497C5C">
        <w:fldChar w:fldCharType="separate"/>
      </w:r>
      <w:r w:rsidR="00D4412F">
        <w:rPr>
          <w:noProof/>
        </w:rPr>
        <w:t>20</w:t>
      </w:r>
      <w:r w:rsidR="00497C5C" w:rsidRPr="00497C5C">
        <w:fldChar w:fldCharType="end"/>
      </w:r>
      <w:r w:rsidRPr="00497C5C">
        <w:rPr>
          <w:rFonts w:hint="eastAsia"/>
        </w:rPr>
        <w:t>)</w:t>
      </w:r>
    </w:p>
    <w:p w14:paraId="58965402" w14:textId="44C019A1" w:rsidR="00E34494" w:rsidRDefault="00B81AEB" w:rsidP="009170C7">
      <w:pPr>
        <w:pStyle w:val="a0"/>
        <w:ind w:firstLine="480"/>
      </w:pPr>
      <w:r>
        <w:rPr>
          <w:rFonts w:hint="eastAsia"/>
        </w:rPr>
        <w:t>与库仑规范的关键区别在于：库仑规范中时间分量动量</w:t>
      </w:r>
      <m:oMath>
        <m:sSup>
          <m:sSupPr>
            <m:ctrlPr>
              <w:rPr>
                <w:rFonts w:ascii="Cambria Math" w:hAnsi="Cambria Math"/>
              </w:rPr>
            </m:ctrlPr>
          </m:sSupPr>
          <m:e>
            <m:r>
              <w:rPr>
                <w:rFonts w:ascii="Cambria Math" w:hAnsi="Cambria Math"/>
              </w:rPr>
              <m:t>Π</m:t>
            </m:r>
          </m:e>
          <m:sup>
            <m:r>
              <w:rPr>
                <w:rFonts w:ascii="Cambria Math" w:hAnsi="Cambria Math"/>
              </w:rPr>
              <m:t>0</m:t>
            </m:r>
          </m:sup>
        </m:sSup>
        <m:r>
          <m:rPr>
            <m:sty m:val="p"/>
          </m:rPr>
          <w:rPr>
            <w:rFonts w:ascii="Cambria Math" w:hAnsi="Cambria Math"/>
          </w:rPr>
          <m:t>=</m:t>
        </m:r>
        <m:r>
          <w:rPr>
            <w:rFonts w:ascii="Cambria Math" w:hAnsi="Cambria Math"/>
          </w:rPr>
          <m:t>0</m:t>
        </m:r>
      </m:oMath>
      <w:r>
        <w:rPr>
          <w:rFonts w:hint="eastAsia"/>
        </w:rPr>
        <w:t>；而洛伦兹规范中</w:t>
      </w:r>
      <m:oMath>
        <m:sSup>
          <m:sSupPr>
            <m:ctrlPr>
              <w:rPr>
                <w:rFonts w:ascii="Cambria Math" w:hAnsi="Cambria Math"/>
              </w:rPr>
            </m:ctrlPr>
          </m:sSupPr>
          <m:e>
            <m:r>
              <w:rPr>
                <w:rFonts w:ascii="Cambria Math" w:hAnsi="Cambria Math"/>
              </w:rPr>
              <m:t>Π</m:t>
            </m:r>
          </m:e>
          <m:sup>
            <m:r>
              <w:rPr>
                <w:rFonts w:ascii="Cambria Math" w:hAnsi="Cambria Math"/>
              </w:rPr>
              <m:t>0</m:t>
            </m:r>
          </m:sup>
        </m:sSup>
        <m:r>
          <m:rPr>
            <m:sty m:val="p"/>
          </m:rPr>
          <w:rPr>
            <w:rFonts w:ascii="Cambria Math" w:hAnsi="Cambria Math"/>
          </w:rPr>
          <m:t>≠</m:t>
        </m:r>
        <m:r>
          <w:rPr>
            <w:rFonts w:ascii="Cambria Math" w:hAnsi="Cambria Math"/>
          </w:rPr>
          <m:t>0</m:t>
        </m:r>
      </m:oMath>
      <w:r>
        <w:rPr>
          <w:rFonts w:hint="eastAsia"/>
        </w:rPr>
        <w:t>，四个分量地位平等，代价是引入非物理极化自由度。对</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μ</m:t>
            </m:r>
          </m:sub>
        </m:sSub>
      </m:oMath>
      <w:r>
        <w:rPr>
          <w:rFonts w:hint="eastAsia"/>
        </w:rPr>
        <w:t>和</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ν</m:t>
            </m:r>
          </m:sub>
        </m:sSub>
      </m:oMath>
      <w:r>
        <w:rPr>
          <w:rFonts w:hint="eastAsia"/>
        </w:rPr>
        <w:t>实施正则量子化，协变等时对易关系为：</w:t>
      </w:r>
    </w:p>
    <w:p w14:paraId="22C3590D" w14:textId="3F7A5159" w:rsidR="009170C7" w:rsidRPr="00F95833" w:rsidRDefault="009170C7" w:rsidP="009170C7">
      <w:pPr>
        <w:pStyle w:val="af2"/>
        <w:ind w:firstLine="480"/>
        <w:rPr>
          <w:i/>
          <w:iCs/>
          <w:vanish/>
          <w:specVanish/>
        </w:rPr>
      </w:pPr>
      <w:r>
        <w:rPr>
          <w:rFonts w:ascii="Times New Roman" w:hAnsi="Times New Roman"/>
        </w:rPr>
        <w:tab/>
      </w:r>
      <m:oMath>
        <m:r>
          <m:rPr>
            <m:sty m:val="p"/>
          </m:rPr>
          <m:t>[</m:t>
        </m:r>
        <m:sSub>
          <m:sSubPr>
            <m:ctrlPr/>
          </m:sSubPr>
          <m:e>
            <m:acc>
              <m:accPr>
                <m:ctrlPr/>
              </m:accPr>
              <m:e>
                <m:r>
                  <m:t>A</m:t>
                </m:r>
              </m:e>
            </m:acc>
          </m:e>
          <m:sub>
            <m:r>
              <m:t>μ</m:t>
            </m:r>
          </m:sub>
        </m:sSub>
        <m:r>
          <m:rPr>
            <m:sty m:val="p"/>
          </m:rPr>
          <m:t>(</m:t>
        </m:r>
        <m:r>
          <m:rPr>
            <m:sty m:val="bi"/>
          </m:rPr>
          <m:t>r</m:t>
        </m:r>
        <m:r>
          <m:rPr>
            <m:sty m:val="p"/>
          </m:rPr>
          <m:t>,</m:t>
        </m:r>
        <m:r>
          <m:t>t</m:t>
        </m:r>
        <m:r>
          <m:rPr>
            <m:sty m:val="p"/>
          </m:rPr>
          <m:t>),</m:t>
        </m:r>
        <m:sSub>
          <m:sSubPr>
            <m:ctrlPr/>
          </m:sSubPr>
          <m:e>
            <m:acc>
              <m:accPr>
                <m:ctrlPr/>
              </m:accPr>
              <m:e>
                <m:r>
                  <m:t>Π</m:t>
                </m:r>
              </m:e>
            </m:acc>
          </m:e>
          <m:sub>
            <m:r>
              <m:t>ν</m:t>
            </m:r>
          </m:sub>
        </m:sSub>
        <m:r>
          <m:rPr>
            <m:sty m:val="p"/>
          </m:rPr>
          <m:t>(</m:t>
        </m:r>
        <m:sSup>
          <m:sSupPr>
            <m:ctrlPr>
              <w:rPr>
                <w:i/>
                <w:iCs/>
              </w:rPr>
            </m:ctrlPr>
          </m:sSupPr>
          <m:e>
            <m:r>
              <m:rPr>
                <m:sty m:val="bi"/>
              </m:rPr>
              <m:t>r</m:t>
            </m:r>
          </m:e>
          <m:sup>
            <m:r>
              <m:t>'</m:t>
            </m:r>
          </m:sup>
        </m:sSup>
        <m:r>
          <m:rPr>
            <m:sty m:val="p"/>
          </m:rPr>
          <m:t>,</m:t>
        </m:r>
        <m:r>
          <m:t>t</m:t>
        </m:r>
        <m:r>
          <m:rPr>
            <m:sty m:val="p"/>
          </m:rPr>
          <m:t>)]=</m:t>
        </m:r>
        <m:r>
          <m:t>i</m:t>
        </m:r>
        <m:r>
          <m:rPr>
            <m:sty m:val="p"/>
          </m:rPr>
          <m:t>ℏ</m:t>
        </m:r>
        <m:sSub>
          <m:sSubPr>
            <m:ctrlPr/>
          </m:sSubPr>
          <m:e>
            <m:r>
              <m:t>g</m:t>
            </m:r>
          </m:e>
          <m:sub>
            <m:r>
              <m:t>μν</m:t>
            </m:r>
          </m:sub>
        </m:sSub>
        <m:sSup>
          <m:sSupPr>
            <m:ctrlPr/>
          </m:sSupPr>
          <m:e>
            <m:r>
              <m:t>δ</m:t>
            </m:r>
          </m:e>
          <m:sup>
            <m:r>
              <m:rPr>
                <m:sty m:val="p"/>
              </m:rPr>
              <m:t>(</m:t>
            </m:r>
            <m:r>
              <m:t>3</m:t>
            </m:r>
            <m:r>
              <m:rPr>
                <m:sty m:val="p"/>
              </m:rPr>
              <m:t>)</m:t>
            </m:r>
          </m:sup>
        </m:sSup>
        <m:r>
          <m:rPr>
            <m:sty m:val="p"/>
          </m:rPr>
          <m:t>(</m:t>
        </m:r>
        <m:r>
          <m:rPr>
            <m:sty m:val="bi"/>
          </m:rPr>
          <m:t>r</m:t>
        </m:r>
        <m:r>
          <m:t>-</m:t>
        </m:r>
        <m:sSup>
          <m:sSupPr>
            <m:ctrlPr>
              <w:rPr>
                <w:i/>
                <w:iCs/>
              </w:rPr>
            </m:ctrlPr>
          </m:sSupPr>
          <m:e>
            <m:r>
              <m:rPr>
                <m:sty m:val="bi"/>
              </m:rPr>
              <m:t>r</m:t>
            </m:r>
          </m:e>
          <m:sup>
            <m:r>
              <m:t>'</m:t>
            </m:r>
          </m:sup>
        </m:sSup>
        <m:r>
          <m:rPr>
            <m:sty m:val="p"/>
          </m:rPr>
          <m:t>)</m:t>
        </m:r>
      </m:oMath>
      <w:r>
        <w:tab/>
      </w:r>
    </w:p>
    <w:p w14:paraId="0B38F076" w14:textId="6801F9D5" w:rsidR="009170C7" w:rsidRDefault="009170C7" w:rsidP="00497C5C">
      <w:pPr>
        <w:ind w:firstLine="480"/>
      </w:pPr>
      <w:r>
        <w:rPr>
          <w:rFonts w:hint="eastAsia"/>
        </w:rPr>
        <w:t>(</w:t>
      </w:r>
      <w:bookmarkStart w:id="249" w:name="Eq_21"/>
      <w:r w:rsidR="00497C5C">
        <w:fldChar w:fldCharType="begin"/>
      </w:r>
      <w:r w:rsidR="00497C5C">
        <w:instrText xml:space="preserve"> </w:instrText>
      </w:r>
      <w:r w:rsidR="00497C5C">
        <w:rPr>
          <w:rFonts w:hint="eastAsia"/>
        </w:rPr>
        <w:instrText xml:space="preserve">SEQ </w:instrText>
      </w:r>
      <w:r w:rsidR="00497C5C">
        <w:rPr>
          <w:rFonts w:hint="eastAsia"/>
        </w:rPr>
        <w:instrText>公式</w:instrText>
      </w:r>
      <w:r w:rsidR="00497C5C">
        <w:rPr>
          <w:rFonts w:hint="eastAsia"/>
        </w:rPr>
        <w:instrText xml:space="preserve"> \* ARABIC</w:instrText>
      </w:r>
      <w:r w:rsidR="00497C5C">
        <w:instrText xml:space="preserve"> </w:instrText>
      </w:r>
      <w:r w:rsidR="00497C5C">
        <w:fldChar w:fldCharType="separate"/>
      </w:r>
      <w:r w:rsidR="00D4412F">
        <w:rPr>
          <w:noProof/>
        </w:rPr>
        <w:t>21</w:t>
      </w:r>
      <w:r w:rsidR="00497C5C">
        <w:fldChar w:fldCharType="end"/>
      </w:r>
      <w:bookmarkEnd w:id="249"/>
      <w:r>
        <w:rPr>
          <w:rFonts w:hint="eastAsia"/>
        </w:rPr>
        <w:t>)</w:t>
      </w:r>
    </w:p>
    <w:p w14:paraId="0B1CDAFE" w14:textId="6B912E1E" w:rsidR="00E34494" w:rsidRDefault="00B81AEB" w:rsidP="009170C7">
      <w:pPr>
        <w:pStyle w:val="a0"/>
        <w:ind w:firstLine="480"/>
      </w:pPr>
      <w:r>
        <w:rPr>
          <w:rFonts w:hint="eastAsia"/>
        </w:rPr>
        <w:t>度规因子</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m:rPr>
            <m:nor/>
          </m:rPr>
          <m:t>diag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导致标量光子（</w:t>
      </w:r>
      <m:oMath>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0</m:t>
        </m:r>
      </m:oMath>
      <w:r>
        <w:rPr>
          <w:rFonts w:hint="eastAsia"/>
        </w:rPr>
        <w:t>）对易子携带正号，这将产生负模（负范数态），是</w:t>
      </w:r>
      <w:r>
        <w:rPr>
          <w:rFonts w:hint="eastAsia"/>
        </w:rPr>
        <w:t xml:space="preserve"> Gupta</w:t>
      </w:r>
      <w:r>
        <w:rPr>
          <w:rFonts w:hint="eastAsia"/>
        </w:rPr>
        <w:t>–</w:t>
      </w:r>
      <w:r>
        <w:rPr>
          <w:rFonts w:hint="eastAsia"/>
        </w:rPr>
        <w:t xml:space="preserve">Bleuler </w:t>
      </w:r>
      <w:r>
        <w:rPr>
          <w:rFonts w:hint="eastAsia"/>
        </w:rPr>
        <w:t>方法需要处理的核心问题。</w:t>
      </w:r>
    </w:p>
    <w:p w14:paraId="6D09E8C9" w14:textId="77777777" w:rsidR="00E34494" w:rsidRDefault="00B81AEB">
      <w:pPr>
        <w:pStyle w:val="TOC"/>
        <w:ind w:firstLine="301"/>
      </w:pPr>
      <w:r>
        <w:rPr>
          <w:rFonts w:hint="eastAsia"/>
        </w:rPr>
        <w:t>四分量模展开</w:t>
      </w:r>
    </w:p>
    <w:p w14:paraId="1F7E1197" w14:textId="5488A8A3" w:rsidR="00497C5C" w:rsidRDefault="00B81AEB">
      <w:pPr>
        <w:pStyle w:val="a0"/>
        <w:ind w:firstLine="480"/>
      </w:pPr>
      <w:r>
        <w:rPr>
          <w:rFonts w:hint="eastAsia"/>
        </w:rPr>
        <w:t>对每一波矢</w:t>
      </w:r>
      <w:r w:rsidRPr="002637B6">
        <w:rPr>
          <w:rFonts w:hint="eastAsia"/>
          <w:i/>
          <w:iCs/>
        </w:rPr>
        <w:t>k</w:t>
      </w:r>
      <w:r>
        <w:rPr>
          <w:rFonts w:hint="eastAsia"/>
        </w:rPr>
        <w:t>，定义四组正交极化四矢量</w:t>
      </w:r>
      <m:oMath>
        <m:sSubSup>
          <m:sSubSupPr>
            <m:ctrlPr>
              <w:rPr>
                <w:rFonts w:ascii="Cambria Math" w:hAnsi="Cambria Math"/>
              </w:rPr>
            </m:ctrlPr>
          </m:sSubSupPr>
          <m:e>
            <m:r>
              <w:rPr>
                <w:rFonts w:ascii="Cambria Math" w:hAnsi="Cambria Math"/>
              </w:rPr>
              <m:t>ε</m:t>
            </m:r>
          </m:e>
          <m:sub>
            <m:d>
              <m:dPr>
                <m:ctrlPr>
                  <w:rPr>
                    <w:rFonts w:ascii="Cambria Math" w:hAnsi="Cambria Math"/>
                  </w:rPr>
                </m:ctrlPr>
              </m:dPr>
              <m:e>
                <m:r>
                  <w:rPr>
                    <w:rFonts w:ascii="Cambria Math" w:hAnsi="Cambria Math"/>
                  </w:rPr>
                  <m:t>λ</m:t>
                </m:r>
              </m:e>
            </m:d>
          </m:sub>
          <m:sup>
            <m:r>
              <w:rPr>
                <w:rFonts w:ascii="Cambria Math" w:hAnsi="Cambria Math"/>
              </w:rPr>
              <m:t>μ</m:t>
            </m:r>
          </m:sup>
        </m:sSubSup>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sidR="006303ED">
        <w:rPr>
          <w:rFonts w:hint="eastAsia"/>
        </w:rPr>
        <w:t>：</w:t>
      </w:r>
      <m:oMath>
        <m:r>
          <w:rPr>
            <w:rFonts w:ascii="Cambria Math" w:hAnsi="Cambria Math"/>
          </w:rPr>
          <m:t>λ</m:t>
        </m:r>
        <m:r>
          <m:rPr>
            <m:sty m:val="p"/>
          </m:rPr>
          <w:rPr>
            <w:rFonts w:ascii="Cambria Math" w:hAnsi="Cambria Math"/>
          </w:rPr>
          <m:t>=</m:t>
        </m:r>
        <m:r>
          <w:rPr>
            <w:rFonts w:ascii="Cambria Math" w:hAnsi="Cambria Math"/>
          </w:rPr>
          <m:t>0</m:t>
        </m:r>
      </m:oMath>
      <w:r w:rsidR="006303ED">
        <w:rPr>
          <w:rFonts w:hint="eastAsia"/>
        </w:rPr>
        <w:t>为类时标量极化，</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sidR="00497C5C">
        <w:rPr>
          <w:rFonts w:hint="eastAsia"/>
        </w:rPr>
        <w:t>为横向极化（物理光子），</w:t>
      </w:r>
      <m:oMath>
        <m:r>
          <w:rPr>
            <w:rFonts w:ascii="Cambria Math" w:hAnsi="Cambria Math"/>
          </w:rPr>
          <m:t>λ</m:t>
        </m:r>
        <m:r>
          <m:rPr>
            <m:sty m:val="p"/>
          </m:rPr>
          <w:rPr>
            <w:rFonts w:ascii="Cambria Math" w:hAnsi="Cambria Math"/>
          </w:rPr>
          <m:t>=</m:t>
        </m:r>
        <m:r>
          <w:rPr>
            <w:rFonts w:ascii="Cambria Math" w:hAnsi="Cambria Math"/>
          </w:rPr>
          <m:t>3</m:t>
        </m:r>
      </m:oMath>
      <w:r w:rsidR="00497C5C">
        <w:rPr>
          <w:rFonts w:hint="eastAsia"/>
        </w:rPr>
        <w:t>为沿</w:t>
      </w:r>
      <m:oMath>
        <m:acc>
          <m:accPr>
            <m:ctrlPr>
              <w:rPr>
                <w:rFonts w:ascii="Cambria Math" w:hAnsi="Cambria Math"/>
              </w:rPr>
            </m:ctrlPr>
          </m:accPr>
          <m:e>
            <m:r>
              <m:rPr>
                <m:sty m:val="bi"/>
              </m:rPr>
              <w:rPr>
                <w:rFonts w:ascii="Cambria Math" w:hAnsi="Cambria Math"/>
              </w:rPr>
              <m:t>k</m:t>
            </m:r>
          </m:e>
        </m:acc>
      </m:oMath>
      <w:r w:rsidR="00497C5C">
        <w:rPr>
          <w:rFonts w:hint="eastAsia"/>
        </w:rPr>
        <w:t>方向的纵向极化。完备正交关系满足</w:t>
      </w:r>
      <m:oMath>
        <m:nary>
          <m:naryPr>
            <m:chr m:val="∑"/>
            <m:limLoc m:val="undOvr"/>
            <m:supHide m:val="1"/>
            <m:ctrlPr>
              <w:rPr>
                <w:rFonts w:ascii="Cambria Math" w:hAnsi="Cambria Math"/>
                <w:i/>
              </w:rPr>
            </m:ctrlPr>
          </m:naryPr>
          <m:sub>
            <m:r>
              <w:rPr>
                <w:rFonts w:ascii="Cambria Math" w:hAnsi="Cambria Math"/>
              </w:rPr>
              <m:t>λ</m:t>
            </m:r>
          </m:sub>
          <m:sup/>
          <m:e>
            <m:sSup>
              <m:sSupPr>
                <m:ctrlPr>
                  <w:rPr>
                    <w:rFonts w:ascii="Cambria Math" w:hAnsi="Cambria Math"/>
                    <w:i/>
                  </w:rPr>
                </m:ctrlPr>
              </m:sSupPr>
              <m:e>
                <m:r>
                  <w:rPr>
                    <w:rFonts w:ascii="Cambria Math" w:hAnsi="Cambria Math"/>
                  </w:rPr>
                  <m:t>g</m:t>
                </m:r>
              </m:e>
              <m:sup>
                <m:r>
                  <w:rPr>
                    <w:rFonts w:ascii="Cambria Math" w:hAnsi="Cambria Math"/>
                  </w:rPr>
                  <m:t>λλ</m:t>
                </m:r>
              </m:sup>
            </m:sSup>
            <m:sSubSup>
              <m:sSubSupPr>
                <m:ctrlPr>
                  <w:rPr>
                    <w:rFonts w:ascii="Cambria Math" w:hAnsi="Cambria Math"/>
                  </w:rPr>
                </m:ctrlPr>
              </m:sSubSupPr>
              <m:e>
                <m:r>
                  <w:rPr>
                    <w:rFonts w:ascii="Cambria Math" w:hAnsi="Cambria Math"/>
                  </w:rPr>
                  <m:t>ε</m:t>
                </m:r>
              </m:e>
              <m:sub>
                <m:r>
                  <m:rPr>
                    <m:sty m:val="p"/>
                  </m:rPr>
                  <w:rPr>
                    <w:rFonts w:ascii="Cambria Math" w:hAnsi="Cambria Math"/>
                  </w:rPr>
                  <m:t>(</m:t>
                </m:r>
                <m:r>
                  <w:rPr>
                    <w:rFonts w:ascii="Cambria Math" w:hAnsi="Cambria Math"/>
                  </w:rPr>
                  <m:t>λ</m:t>
                </m:r>
                <m:r>
                  <m:rPr>
                    <m:sty m:val="p"/>
                  </m:rPr>
                  <w:rPr>
                    <w:rFonts w:ascii="Cambria Math" w:hAnsi="Cambria Math"/>
                  </w:rPr>
                  <m:t>)</m:t>
                </m:r>
              </m:sub>
              <m:sup>
                <m:r>
                  <w:rPr>
                    <w:rFonts w:ascii="Cambria Math" w:hAnsi="Cambria Math"/>
                  </w:rPr>
                  <m:t>μ</m:t>
                </m:r>
              </m:sup>
            </m:sSubSup>
            <m:sSubSup>
              <m:sSubSupPr>
                <m:ctrlPr>
                  <w:rPr>
                    <w:rFonts w:ascii="Cambria Math" w:hAnsi="Cambria Math"/>
                  </w:rPr>
                </m:ctrlPr>
              </m:sSubSupPr>
              <m:e>
                <m:r>
                  <w:rPr>
                    <w:rFonts w:ascii="Cambria Math" w:hAnsi="Cambria Math"/>
                  </w:rPr>
                  <m:t>ε</m:t>
                </m:r>
              </m:e>
              <m:sub>
                <m:r>
                  <m:rPr>
                    <m:sty m:val="p"/>
                  </m:rPr>
                  <w:rPr>
                    <w:rFonts w:ascii="Cambria Math" w:hAnsi="Cambria Math"/>
                  </w:rPr>
                  <m:t>(</m:t>
                </m:r>
                <m:r>
                  <w:rPr>
                    <w:rFonts w:ascii="Cambria Math" w:hAnsi="Cambria Math"/>
                  </w:rPr>
                  <m:t>λ</m:t>
                </m:r>
                <m:r>
                  <m:rPr>
                    <m:sty m:val="p"/>
                  </m:rPr>
                  <w:rPr>
                    <w:rFonts w:ascii="Cambria Math" w:hAnsi="Cambria Math"/>
                  </w:rPr>
                  <m:t>)</m:t>
                </m:r>
              </m:sub>
              <m:sup>
                <m:r>
                  <w:rPr>
                    <w:rFonts w:ascii="Cambria Math" w:hAnsi="Cambria Math"/>
                  </w:rPr>
                  <m:t>ν</m:t>
                </m:r>
              </m:sup>
            </m:sSubSup>
          </m:e>
        </m:nary>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oMath>
      <w:r w:rsidR="00497C5C">
        <w:rPr>
          <w:rFonts w:hint="eastAsia"/>
        </w:rPr>
        <w:t>。自由场算符的四分量模展开为：</w:t>
      </w:r>
    </w:p>
    <w:p w14:paraId="2BC0BCAA" w14:textId="718626DC" w:rsidR="00497C5C" w:rsidRPr="00F95833" w:rsidRDefault="00497C5C" w:rsidP="00497C5C">
      <w:pPr>
        <w:pStyle w:val="af2"/>
        <w:ind w:firstLine="480"/>
        <w:rPr>
          <w:i/>
          <w:iCs/>
          <w:vanish/>
          <w:specVanish/>
        </w:rPr>
      </w:pPr>
      <w:r>
        <w:rPr>
          <w:rFonts w:ascii="Times New Roman" w:hAnsi="Times New Roman"/>
        </w:rPr>
        <w:tab/>
      </w:r>
      <m:oMath>
        <m:sSup>
          <m:sSupPr>
            <m:ctrlPr/>
          </m:sSupPr>
          <m:e>
            <m:acc>
              <m:accPr>
                <m:ctrlPr/>
              </m:accPr>
              <m:e>
                <m:r>
                  <m:t>A</m:t>
                </m:r>
              </m:e>
            </m:acc>
          </m:e>
          <m:sup>
            <m:r>
              <m:t>μ</m:t>
            </m:r>
          </m:sup>
        </m:sSup>
        <m:r>
          <m:rPr>
            <m:sty m:val="p"/>
          </m:rPr>
          <m:t>(</m:t>
        </m:r>
        <m:r>
          <m:rPr>
            <m:sty m:val="bi"/>
          </m:rPr>
          <m:t>r</m:t>
        </m:r>
        <m:r>
          <m:rPr>
            <m:sty m:val="p"/>
          </m:rPr>
          <m:t>,</m:t>
        </m:r>
        <m:r>
          <m:t>t</m:t>
        </m:r>
        <m:r>
          <m:rPr>
            <m:sty m:val="p"/>
          </m:rPr>
          <m:t>)=∫</m:t>
        </m:r>
        <m:sSup>
          <m:sSupPr>
            <m:ctrlPr/>
          </m:sSupPr>
          <m:e>
            <m:r>
              <m:t>d</m:t>
            </m:r>
          </m:e>
          <m:sup>
            <m:r>
              <m:t>3</m:t>
            </m:r>
          </m:sup>
        </m:sSup>
        <m:r>
          <m:t>k</m:t>
        </m:r>
        <m:nary>
          <m:naryPr>
            <m:chr m:val="∑"/>
            <m:limLoc m:val="undOvr"/>
            <m:ctrlPr/>
          </m:naryPr>
          <m:sub>
            <m:r>
              <m:t>λ</m:t>
            </m:r>
            <m:r>
              <m:rPr>
                <m:sty m:val="p"/>
              </m:rPr>
              <m:t>=</m:t>
            </m:r>
            <m:r>
              <m:t>0</m:t>
            </m:r>
          </m:sub>
          <m:sup>
            <m:r>
              <m:t>3</m:t>
            </m:r>
          </m:sup>
          <m:e>
            <m:sSub>
              <m:sSubPr>
                <m:ctrlPr/>
              </m:sSubPr>
              <m:e>
                <m:r>
                  <m:t>N</m:t>
                </m:r>
              </m:e>
              <m:sub>
                <m:r>
                  <m:rPr>
                    <m:sty m:val="b"/>
                  </m:rPr>
                  <m:t>k</m:t>
                </m:r>
              </m:sub>
            </m:sSub>
          </m:e>
        </m:nary>
        <m:d>
          <m:dPr>
            <m:begChr m:val="["/>
            <m:endChr m:val="]"/>
            <m:ctrlPr/>
          </m:dPr>
          <m:e>
            <m:sSubSup>
              <m:sSubSupPr>
                <m:ctrlPr/>
              </m:sSubSupPr>
              <m:e>
                <m:r>
                  <m:t>ε</m:t>
                </m:r>
              </m:e>
              <m:sub>
                <m:r>
                  <m:rPr>
                    <m:sty m:val="p"/>
                  </m:rPr>
                  <m:t>(</m:t>
                </m:r>
                <m:r>
                  <m:t>λ</m:t>
                </m:r>
                <m:r>
                  <m:rPr>
                    <m:sty m:val="p"/>
                  </m:rPr>
                  <m:t>)</m:t>
                </m:r>
              </m:sub>
              <m:sup>
                <m:r>
                  <m:t>μ</m:t>
                </m:r>
              </m:sup>
            </m:sSubSup>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p>
              <m:sSupPr>
                <m:ctrlPr/>
              </m:sSupPr>
              <m:e>
                <m:r>
                  <m:t>e</m:t>
                </m:r>
              </m:e>
              <m:sup>
                <m:r>
                  <m:t>-i</m:t>
                </m:r>
                <m:r>
                  <m:rPr>
                    <m:sty m:val="p"/>
                  </m:rPr>
                  <m:t>(</m:t>
                </m:r>
                <m:sSub>
                  <m:sSubPr>
                    <m:ctrlPr/>
                  </m:sSubPr>
                  <m:e>
                    <m:r>
                      <m:t>ω</m:t>
                    </m:r>
                  </m:e>
                  <m:sub>
                    <m:r>
                      <m:rPr>
                        <m:sty m:val="p"/>
                      </m:rPr>
                      <m:t>k</m:t>
                    </m:r>
                  </m:sub>
                </m:sSub>
                <m:r>
                  <m:t>t-</m:t>
                </m:r>
                <m:r>
                  <m:rPr>
                    <m:sty m:val="bi"/>
                  </m:rPr>
                  <m:t>k</m:t>
                </m:r>
                <m:r>
                  <m:t>⋅</m:t>
                </m:r>
                <m:r>
                  <m:rPr>
                    <m:sty m:val="bi"/>
                  </m:rPr>
                  <m:t>r</m:t>
                </m:r>
                <m:r>
                  <m:rPr>
                    <m:sty m:val="p"/>
                  </m:rPr>
                  <m:t>)</m:t>
                </m:r>
              </m:sup>
            </m:sSup>
            <m:r>
              <m:rPr>
                <m:sty m:val="p"/>
              </m:rPr>
              <m:t>+</m:t>
            </m:r>
            <m:r>
              <m:t>h</m:t>
            </m:r>
            <m:r>
              <m:rPr>
                <m:sty m:val="p"/>
              </m:rPr>
              <m:t>.</m:t>
            </m:r>
            <m:r>
              <m:t>c</m:t>
            </m:r>
            <m:r>
              <m:rPr>
                <m:sty m:val="p"/>
              </m:rPr>
              <m:t>.</m:t>
            </m:r>
          </m:e>
        </m:d>
      </m:oMath>
      <w:r>
        <w:tab/>
      </w:r>
    </w:p>
    <w:p w14:paraId="49A3B3FE" w14:textId="57B1CCFB" w:rsidR="00497C5C" w:rsidRDefault="00497C5C" w:rsidP="00497C5C">
      <w:pPr>
        <w:ind w:firstLine="480"/>
      </w:pPr>
      <w:r>
        <w:rPr>
          <w:rFonts w:hint="eastAsia"/>
        </w:rPr>
        <w:t>(</w:t>
      </w:r>
      <w:bookmarkStart w:id="250" w:name="Eq_22"/>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22</w:t>
      </w:r>
      <w:r>
        <w:fldChar w:fldCharType="end"/>
      </w:r>
      <w:bookmarkEnd w:id="250"/>
      <w:r>
        <w:rPr>
          <w:rFonts w:hint="eastAsia"/>
        </w:rPr>
        <w:t>)</w:t>
      </w:r>
    </w:p>
    <w:p w14:paraId="4EDC2001" w14:textId="74BB31B0" w:rsidR="00D92120" w:rsidRPr="00083C08" w:rsidRDefault="00F0112F" w:rsidP="00D92120">
      <w:pPr>
        <w:ind w:firstLine="480"/>
      </w:pPr>
      <w:r>
        <w:rPr>
          <w:rFonts w:hint="eastAsia"/>
        </w:rPr>
        <w:t>归一化系数</w:t>
      </w:r>
      <w:r>
        <w:t xml:space="preserve"> </w:t>
      </w:r>
      <m:oMath>
        <m:sSub>
          <m:sSubPr>
            <m:ctrlPr>
              <w:rPr>
                <w:rFonts w:ascii="Cambria Math" w:hAnsi="Cambria Math"/>
              </w:rPr>
            </m:ctrlPr>
          </m:sSubPr>
          <m:e>
            <m:r>
              <w:rPr>
                <w:rFonts w:ascii="Cambria Math" w:hAnsi="Cambria Math"/>
              </w:rPr>
              <m:t>N</m:t>
            </m:r>
          </m:e>
          <m:sub>
            <m:r>
              <m:rPr>
                <m:sty m:val="b"/>
              </m:rP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num>
              <m:den>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ω</m:t>
                    </m:r>
                  </m:e>
                  <m:sub>
                    <m:r>
                      <m:rPr>
                        <m:sty m:val="p"/>
                      </m:rPr>
                      <w:rPr>
                        <w:rFonts w:ascii="Cambria Math" w:hAnsi="Cambria Math"/>
                      </w:rPr>
                      <m:t>k</m:t>
                    </m:r>
                  </m:sub>
                </m:sSub>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rad>
      </m:oMath>
      <w:r>
        <w:t xml:space="preserve"> </w:t>
      </w:r>
      <w:r>
        <w:rPr>
          <w:rFonts w:hint="eastAsia"/>
        </w:rPr>
        <w:t>与库仑规范相同。</w:t>
      </w:r>
      <w:r w:rsidR="00D92120">
        <w:rPr>
          <w:rFonts w:hint="eastAsia"/>
        </w:rPr>
        <w:t>将</w:t>
      </w:r>
      <w:r w:rsidR="00D92120">
        <w:rPr>
          <w:rFonts w:hint="eastAsia"/>
        </w:rPr>
        <w:t xml:space="preserve">Eq. </w:t>
      </w:r>
      <w:r w:rsidR="00D92120">
        <w:rPr>
          <w:rFonts w:hint="eastAsia"/>
        </w:rPr>
        <w:fldChar w:fldCharType="begin"/>
      </w:r>
      <w:r w:rsidR="00D92120">
        <w:rPr>
          <w:rFonts w:hint="eastAsia"/>
        </w:rPr>
        <w:instrText xml:space="preserve"> REF Eq_22 \h </w:instrText>
      </w:r>
      <w:r w:rsidR="00D92120">
        <w:rPr>
          <w:rFonts w:hint="eastAsia"/>
        </w:rPr>
      </w:r>
      <w:r w:rsidR="00D92120">
        <w:rPr>
          <w:rFonts w:hint="eastAsia"/>
        </w:rPr>
        <w:fldChar w:fldCharType="separate"/>
      </w:r>
      <w:r w:rsidR="00D4412F">
        <w:rPr>
          <w:noProof/>
        </w:rPr>
        <w:t>22</w:t>
      </w:r>
      <w:r w:rsidR="00D92120">
        <w:rPr>
          <w:rFonts w:hint="eastAsia"/>
        </w:rPr>
        <w:fldChar w:fldCharType="end"/>
      </w:r>
      <w:r w:rsidR="00D92120">
        <w:rPr>
          <w:rFonts w:hint="eastAsia"/>
        </w:rPr>
        <w:t>代入</w:t>
      </w:r>
      <w:r w:rsidR="00D92120">
        <w:rPr>
          <w:rFonts w:hint="eastAsia"/>
        </w:rPr>
        <w:t xml:space="preserve">Eq. </w:t>
      </w:r>
      <w:r w:rsidR="00D92120">
        <w:rPr>
          <w:rFonts w:hint="eastAsia"/>
        </w:rPr>
        <w:fldChar w:fldCharType="begin"/>
      </w:r>
      <w:r w:rsidR="00D92120">
        <w:rPr>
          <w:rFonts w:hint="eastAsia"/>
        </w:rPr>
        <w:instrText xml:space="preserve"> REF Eq_21 \h </w:instrText>
      </w:r>
      <w:r w:rsidR="00D92120">
        <w:rPr>
          <w:rFonts w:hint="eastAsia"/>
        </w:rPr>
      </w:r>
      <w:r w:rsidR="00D92120">
        <w:rPr>
          <w:rFonts w:hint="eastAsia"/>
        </w:rPr>
        <w:fldChar w:fldCharType="separate"/>
      </w:r>
      <w:r w:rsidR="00D4412F">
        <w:rPr>
          <w:noProof/>
        </w:rPr>
        <w:t>21</w:t>
      </w:r>
      <w:r w:rsidR="00D92120">
        <w:rPr>
          <w:rFonts w:hint="eastAsia"/>
        </w:rPr>
        <w:fldChar w:fldCharType="end"/>
      </w:r>
      <w:r w:rsidR="00D92120">
        <w:rPr>
          <w:rFonts w:hint="eastAsia"/>
        </w:rPr>
        <w:t>可求得产生与湮灭算符的对易关系</w:t>
      </w:r>
      <w:r w:rsidR="001B188A">
        <w:rPr>
          <w:rFonts w:hint="eastAsia"/>
        </w:rPr>
        <w:t>：</w:t>
      </w:r>
    </w:p>
    <w:p w14:paraId="148B40E5" w14:textId="7AAE5583" w:rsidR="001B188A" w:rsidRPr="00F95833" w:rsidRDefault="001B188A" w:rsidP="001B188A">
      <w:pPr>
        <w:pStyle w:val="af2"/>
        <w:ind w:firstLine="480"/>
        <w:rPr>
          <w:i/>
          <w:iCs/>
          <w:vanish/>
          <w:specVanish/>
        </w:rPr>
      </w:pPr>
      <w:r>
        <w:rPr>
          <w:rFonts w:ascii="Times New Roman" w:hAnsi="Times New Roman"/>
        </w:rPr>
        <w:tab/>
      </w:r>
      <m:oMath>
        <m:r>
          <m:rPr>
            <m:sty m:val="p"/>
          </m:rPr>
          <m:t>[</m:t>
        </m:r>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bSup>
          <m:sSubSupPr>
            <m:ctrlPr/>
          </m:sSubSupPr>
          <m:e>
            <m:acc>
              <m:accPr>
                <m:ctrlPr/>
              </m:accPr>
              <m:e>
                <m:r>
                  <m:t>a</m:t>
                </m:r>
              </m:e>
            </m:acc>
          </m:e>
          <m:sub>
            <m:r>
              <m:rPr>
                <m:sty m:val="p"/>
              </m:rPr>
              <m:t>(</m:t>
            </m:r>
            <m:sSup>
              <m:sSupPr>
                <m:ctrlPr/>
              </m:sSupPr>
              <m:e>
                <m:r>
                  <m:t>λ</m:t>
                </m:r>
              </m:e>
              <m:sup>
                <m:r>
                  <m:rPr>
                    <m:sty m:val="p"/>
                  </m:rPr>
                  <m:t>'</m:t>
                </m:r>
              </m:sup>
            </m:sSup>
            <m:r>
              <m:rPr>
                <m:sty m:val="p"/>
              </m:rPr>
              <m:t>)</m:t>
            </m:r>
          </m:sub>
          <m:sup>
            <m:r>
              <m:rPr>
                <m:sty m:val="p"/>
              </m:rPr>
              <m:t>†</m:t>
            </m:r>
          </m:sup>
        </m:sSubSup>
        <m:r>
          <m:rPr>
            <m:sty m:val="p"/>
          </m:rPr>
          <m:t>(</m:t>
        </m:r>
        <m:sSup>
          <m:sSupPr>
            <m:ctrlPr>
              <w:rPr>
                <w:i/>
                <w:iCs/>
              </w:rPr>
            </m:ctrlPr>
          </m:sSupPr>
          <m:e>
            <m:r>
              <m:rPr>
                <m:sty m:val="bi"/>
              </m:rPr>
              <m:t>k</m:t>
            </m:r>
          </m:e>
          <m:sup>
            <m:r>
              <m:t>'</m:t>
            </m:r>
          </m:sup>
        </m:sSup>
        <m:r>
          <m:rPr>
            <m:sty m:val="p"/>
          </m:rPr>
          <m:t>)]=-</m:t>
        </m:r>
        <m:sSub>
          <m:sSubPr>
            <m:ctrlPr/>
          </m:sSubPr>
          <m:e>
            <m:r>
              <m:t>g</m:t>
            </m:r>
          </m:e>
          <m:sub>
            <m:r>
              <m:t>λ</m:t>
            </m:r>
            <m:sSup>
              <m:sSupPr>
                <m:ctrlPr/>
              </m:sSupPr>
              <m:e>
                <m:r>
                  <m:t>λ</m:t>
                </m:r>
              </m:e>
              <m:sup>
                <m:r>
                  <m:rPr>
                    <m:sty m:val="p"/>
                  </m:rPr>
                  <m:t>'</m:t>
                </m:r>
              </m:sup>
            </m:sSup>
          </m:sub>
        </m:sSub>
        <m:sSup>
          <m:sSupPr>
            <m:ctrlPr/>
          </m:sSupPr>
          <m:e>
            <m:r>
              <m:t>δ</m:t>
            </m:r>
          </m:e>
          <m:sup>
            <m:r>
              <m:rPr>
                <m:sty m:val="p"/>
              </m:rPr>
              <m:t>(</m:t>
            </m:r>
            <m:r>
              <m:t>3</m:t>
            </m:r>
            <m:r>
              <m:rPr>
                <m:sty m:val="p"/>
              </m:rPr>
              <m:t>)</m:t>
            </m:r>
          </m:sup>
        </m:sSup>
        <m:r>
          <m:rPr>
            <m:sty m:val="p"/>
          </m:rPr>
          <m:t>(</m:t>
        </m:r>
        <m:r>
          <m:rPr>
            <m:sty m:val="bi"/>
          </m:rPr>
          <m:t>k</m:t>
        </m:r>
        <m:r>
          <m:t>-</m:t>
        </m:r>
        <m:sSup>
          <m:sSupPr>
            <m:ctrlPr>
              <w:rPr>
                <w:i/>
                <w:iCs/>
              </w:rPr>
            </m:ctrlPr>
          </m:sSupPr>
          <m:e>
            <m:r>
              <m:rPr>
                <m:sty m:val="bi"/>
              </m:rPr>
              <m:t>k</m:t>
            </m:r>
          </m:e>
          <m:sup>
            <m:r>
              <m:t>'</m:t>
            </m:r>
          </m:sup>
        </m:sSup>
        <m:r>
          <m:rPr>
            <m:sty m:val="p"/>
          </m:rPr>
          <m:t>)</m:t>
        </m:r>
      </m:oMath>
      <w:r>
        <w:tab/>
      </w:r>
    </w:p>
    <w:p w14:paraId="1A761562" w14:textId="1FC80D04" w:rsidR="001B188A" w:rsidRDefault="001B188A" w:rsidP="001B188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23</w:t>
      </w:r>
      <w:r>
        <w:fldChar w:fldCharType="end"/>
      </w:r>
      <w:r>
        <w:rPr>
          <w:rFonts w:hint="eastAsia"/>
        </w:rPr>
        <w:t>)</w:t>
      </w:r>
    </w:p>
    <w:p w14:paraId="03AC6B2B" w14:textId="34EA8D2F" w:rsidR="00F0112F" w:rsidRPr="00EA5332" w:rsidRDefault="00EA5332" w:rsidP="00EA5332">
      <w:pPr>
        <w:pStyle w:val="a0"/>
        <w:ind w:firstLine="480"/>
      </w:pPr>
      <w:r>
        <w:rPr>
          <w:rFonts w:hint="eastAsia"/>
        </w:rPr>
        <w:t>当</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时，对易子</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i/>
                <w:iCs/>
              </w:rPr>
            </m:ctrlPr>
          </m:sSupPr>
          <m:e>
            <m:r>
              <m:rPr>
                <m:sty m:val="bi"/>
              </m:rPr>
              <w:rPr>
                <w:rFonts w:ascii="Cambria Math" w:hAnsi="Cambria Math"/>
              </w:rPr>
              <m:t>k</m:t>
            </m:r>
          </m:e>
          <m:sup>
            <m:r>
              <w:rPr>
                <w:rFonts w:ascii="Cambria Math" w:hAnsi="Cambria Math"/>
              </w:rPr>
              <m:t>'</m:t>
            </m:r>
          </m:sup>
        </m:sSup>
        <m:r>
          <m:rPr>
            <m:sty m:val="p"/>
          </m:rPr>
          <w:rPr>
            <w:rFonts w:ascii="Cambria Math" w:hAnsi="Cambria Math"/>
          </w:rPr>
          <m:t>)</m:t>
        </m:r>
      </m:oMath>
      <w:r>
        <w:rPr>
          <w:rFonts w:hint="eastAsia"/>
        </w:rPr>
        <w:t>为负。这意味着标量光子的产生算符生成负范数态，即</w:t>
      </w:r>
      <m:oMath>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r>
          <w:rPr>
            <w:rFonts w:ascii="Cambria Math" w:hAnsi="Cambria Math"/>
          </w:rPr>
          <m:t>0</m:t>
        </m:r>
      </m:oMath>
      <w:r>
        <w:rPr>
          <w:rFonts w:hint="eastAsia"/>
        </w:rPr>
        <w:t>，这一问题需通过</w:t>
      </w:r>
      <w:r>
        <w:rPr>
          <w:rFonts w:hint="eastAsia"/>
        </w:rPr>
        <w:t>Gupta</w:t>
      </w:r>
      <w:r>
        <w:rPr>
          <w:rFonts w:hint="eastAsia"/>
        </w:rPr>
        <w:t>–</w:t>
      </w:r>
      <w:r>
        <w:rPr>
          <w:rFonts w:hint="eastAsia"/>
        </w:rPr>
        <w:t>Bleuler</w:t>
      </w:r>
      <w:r>
        <w:rPr>
          <w:rFonts w:hint="eastAsia"/>
        </w:rPr>
        <w:t>量子化方法解决。</w:t>
      </w:r>
    </w:p>
    <w:p w14:paraId="1CB8A741" w14:textId="77777777" w:rsidR="00E34494" w:rsidRDefault="00B81AEB">
      <w:pPr>
        <w:pStyle w:val="TOC"/>
        <w:ind w:firstLine="301"/>
      </w:pPr>
      <w:r>
        <w:rPr>
          <w:rFonts w:hint="eastAsia"/>
        </w:rPr>
        <w:t>Gupta</w:t>
      </w:r>
      <w:r>
        <w:rPr>
          <w:rFonts w:hint="eastAsia"/>
        </w:rPr>
        <w:t>–</w:t>
      </w:r>
      <w:r>
        <w:rPr>
          <w:rFonts w:hint="eastAsia"/>
        </w:rPr>
        <w:t xml:space="preserve">Bleuler </w:t>
      </w:r>
      <w:r>
        <w:rPr>
          <w:rFonts w:hint="eastAsia"/>
        </w:rPr>
        <w:t>量子化</w:t>
      </w:r>
    </w:p>
    <w:p w14:paraId="2EC26A21" w14:textId="243980FE" w:rsidR="00E73773" w:rsidRDefault="00E73773">
      <w:pPr>
        <w:pStyle w:val="a0"/>
        <w:ind w:firstLine="480"/>
      </w:pPr>
      <w:r>
        <w:rPr>
          <w:rFonts w:hint="eastAsia"/>
        </w:rPr>
        <w:t>Gupta</w:t>
      </w:r>
      <w:r>
        <w:t xml:space="preserve"> </w:t>
      </w:r>
      <w:r>
        <w:rPr>
          <w:rFonts w:hint="eastAsia"/>
        </w:rPr>
        <w:t>和</w:t>
      </w:r>
      <w:r>
        <w:t xml:space="preserve"> Bleuler </w:t>
      </w:r>
      <w:r>
        <w:rPr>
          <w:rFonts w:hint="eastAsia"/>
        </w:rPr>
        <w:t>提出：将算符</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oMath>
      <w:r>
        <w:t xml:space="preserve"> </w:t>
      </w:r>
      <w:r>
        <w:rPr>
          <w:rFonts w:hint="eastAsia"/>
        </w:rPr>
        <w:t>分解为正频部分（含湮灭算符）和负频部分，弱洛伦兹条件定义为</w:t>
      </w:r>
      <w:r w:rsidR="00312C2F">
        <w:rPr>
          <w:rFonts w:hint="eastAsia"/>
        </w:rPr>
        <w:t>算符</w:t>
      </w:r>
      <w:r w:rsidR="00312C2F">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oMath>
      <w:r w:rsidR="00312C2F">
        <w:rPr>
          <w:rFonts w:hint="eastAsia"/>
        </w:rPr>
        <w:t>作用于某一物理态时需满足</w:t>
      </w:r>
      <w:r>
        <w:rPr>
          <w:rFonts w:hint="eastAsia"/>
        </w:rPr>
        <w:t>：</w:t>
      </w:r>
    </w:p>
    <w:p w14:paraId="0A5B7976" w14:textId="77777777" w:rsidR="00E73773" w:rsidRPr="00F95833" w:rsidRDefault="00E73773" w:rsidP="00E73773">
      <w:pPr>
        <w:pStyle w:val="af2"/>
        <w:ind w:firstLine="480"/>
        <w:rPr>
          <w:i/>
          <w:iCs/>
          <w:vanish/>
          <w:specVanish/>
        </w:rPr>
      </w:pPr>
      <w:r>
        <w:rPr>
          <w:rFonts w:ascii="Times New Roman" w:hAnsi="Times New Roman"/>
        </w:rPr>
        <w:tab/>
      </w:r>
      <m:oMath>
        <m:r>
          <m:rPr>
            <m:sty m:val="p"/>
          </m:rPr>
          <m:t>(</m:t>
        </m:r>
        <m:sSub>
          <m:sSubPr>
            <m:ctrlPr/>
          </m:sSubPr>
          <m:e>
            <m:r>
              <m:rPr>
                <m:sty m:val="p"/>
              </m:rPr>
              <m:t>∂</m:t>
            </m:r>
          </m:e>
          <m:sub>
            <m:r>
              <m:t>μ</m:t>
            </m:r>
          </m:sub>
        </m:sSub>
        <m:sSup>
          <m:sSupPr>
            <m:ctrlPr/>
          </m:sSupPr>
          <m:e>
            <m:acc>
              <m:accPr>
                <m:ctrlPr/>
              </m:accPr>
              <m:e>
                <m:r>
                  <m:t>A</m:t>
                </m:r>
              </m:e>
            </m:acc>
          </m:e>
          <m:sup>
            <m:r>
              <m:t>μ</m:t>
            </m:r>
          </m:sup>
        </m:sSup>
        <m:sSup>
          <m:sSupPr>
            <m:ctrlPr/>
          </m:sSupPr>
          <m:e>
            <m:r>
              <m:rPr>
                <m:sty m:val="p"/>
              </m:rPr>
              <m:t>)</m:t>
            </m:r>
          </m:e>
          <m:sup>
            <m:r>
              <m:rPr>
                <m:sty m:val="p"/>
              </m:rPr>
              <m:t>(+)</m:t>
            </m:r>
          </m:sup>
        </m:sSup>
        <m:r>
          <m:rPr>
            <m:sty m:val="p"/>
          </m:rPr>
          <m:t>|</m:t>
        </m:r>
        <m:r>
          <m:rPr>
            <m:nor/>
          </m:rPr>
          <m:t>phys</m:t>
        </m:r>
        <m:r>
          <m:rPr>
            <m:sty m:val="p"/>
          </m:rPr>
          <m:t>⟩=</m:t>
        </m:r>
        <m:r>
          <m:t>0</m:t>
        </m:r>
      </m:oMath>
      <w:r>
        <w:tab/>
      </w:r>
    </w:p>
    <w:p w14:paraId="68CC59C6" w14:textId="7F651A51" w:rsidR="00E73773" w:rsidRDefault="00E73773" w:rsidP="00E73773">
      <w:pPr>
        <w:ind w:firstLine="480"/>
      </w:pPr>
      <w:r>
        <w:rPr>
          <w:rFonts w:hint="eastAsia"/>
        </w:rPr>
        <w:t>(</w:t>
      </w:r>
      <w:bookmarkStart w:id="251" w:name="Eq_24"/>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24</w:t>
      </w:r>
      <w:r>
        <w:fldChar w:fldCharType="end"/>
      </w:r>
      <w:bookmarkEnd w:id="251"/>
      <w:r>
        <w:rPr>
          <w:rFonts w:hint="eastAsia"/>
        </w:rPr>
        <w:t>)</w:t>
      </w:r>
    </w:p>
    <w:p w14:paraId="43FBAF50" w14:textId="3D544740" w:rsidR="00E34494" w:rsidRDefault="00B81AEB">
      <w:pPr>
        <w:pStyle w:val="a0"/>
        <w:ind w:firstLine="480"/>
      </w:pPr>
      <w:r>
        <w:rPr>
          <w:rFonts w:hint="eastAsia"/>
        </w:rPr>
        <w:lastRenderedPageBreak/>
        <w:t>在动量空间中，上式等价于：对所有</w:t>
      </w:r>
      <w:r>
        <w:rPr>
          <w:rFonts w:hint="eastAsia"/>
        </w:rPr>
        <w:t xml:space="preserve"> </w:t>
      </w:r>
      <w:r w:rsidRPr="00D51187">
        <w:rPr>
          <w:rFonts w:hint="eastAsia"/>
          <w:b/>
          <w:bCs/>
          <w:i/>
          <w:iCs/>
        </w:rPr>
        <w:t>k</w:t>
      </w:r>
      <w:r w:rsidR="00D51187">
        <w:rPr>
          <w:rFonts w:hint="eastAsia"/>
        </w:rPr>
        <w:t>=(</w:t>
      </w:r>
      <m:oMath>
        <m:r>
          <w:rPr>
            <w:rFonts w:ascii="Cambria Math" w:hAnsi="Cambria Math"/>
          </w:rPr>
          <m:t>ω/c</m:t>
        </m:r>
      </m:oMath>
      <w:r w:rsidR="00D51187">
        <w:rPr>
          <w:rFonts w:hint="eastAsia"/>
        </w:rPr>
        <w:t>,0,0,</w:t>
      </w:r>
      <w:r w:rsidR="00D51187">
        <w:rPr>
          <w:rFonts w:hint="eastAsia"/>
          <w:i/>
          <w:iCs/>
        </w:rPr>
        <w:t>k</w:t>
      </w:r>
      <w:r w:rsidR="00D51187">
        <w:rPr>
          <w:rFonts w:hint="eastAsia"/>
        </w:rPr>
        <w:t>)</w:t>
      </w:r>
      <w:r>
        <w:rPr>
          <w:rFonts w:hint="eastAsia"/>
        </w:rPr>
        <w:t>，标量与纵向湮灭算符的特定组合湮灭物理态：</w:t>
      </w:r>
    </w:p>
    <w:p w14:paraId="7E556046" w14:textId="73BD2FA4" w:rsidR="00E73773" w:rsidRPr="00F95833" w:rsidRDefault="00E73773" w:rsidP="00E73773">
      <w:pPr>
        <w:pStyle w:val="af2"/>
        <w:ind w:firstLine="480"/>
        <w:rPr>
          <w:i/>
          <w:iCs/>
          <w:vanish/>
          <w:specVanish/>
        </w:rPr>
      </w:pPr>
      <w:r>
        <w:rPr>
          <w:rFonts w:ascii="Times New Roman" w:hAnsi="Times New Roman"/>
        </w:rPr>
        <w:tab/>
      </w:r>
      <m:oMath>
        <m:d>
          <m:dPr>
            <m:begChr m:val="["/>
            <m:endChr m:val="]"/>
            <m:ctrlPr/>
          </m:dPr>
          <m:e>
            <m:sSub>
              <m:sSubPr>
                <m:ctrlPr/>
              </m:sSubPr>
              <m:e>
                <m:acc>
                  <m:accPr>
                    <m:ctrlPr/>
                  </m:accPr>
                  <m:e>
                    <m:r>
                      <m:t>a</m:t>
                    </m:r>
                  </m:e>
                </m:acc>
              </m:e>
              <m:sub>
                <m:r>
                  <m:rPr>
                    <m:sty m:val="p"/>
                  </m:rPr>
                  <m:t>(</m:t>
                </m:r>
                <m:r>
                  <m:t>0</m:t>
                </m:r>
                <m:r>
                  <m:rPr>
                    <m:sty m:val="p"/>
                  </m:rPr>
                  <m:t>)</m:t>
                </m:r>
              </m:sub>
            </m:sSub>
            <m:r>
              <m:rPr>
                <m:sty m:val="p"/>
              </m:rPr>
              <m:t>(</m:t>
            </m:r>
            <m:r>
              <m:rPr>
                <m:sty m:val="bi"/>
              </m:rPr>
              <m:t>k</m:t>
            </m:r>
            <m:r>
              <m:rPr>
                <m:sty m:val="p"/>
              </m:rPr>
              <m:t>)-</m:t>
            </m:r>
            <m:sSub>
              <m:sSubPr>
                <m:ctrlPr/>
              </m:sSubPr>
              <m:e>
                <m:acc>
                  <m:accPr>
                    <m:ctrlPr/>
                  </m:accPr>
                  <m:e>
                    <m:r>
                      <m:t>a</m:t>
                    </m:r>
                  </m:e>
                </m:acc>
              </m:e>
              <m:sub>
                <m:r>
                  <m:rPr>
                    <m:sty m:val="p"/>
                  </m:rPr>
                  <m:t>(</m:t>
                </m:r>
                <m:r>
                  <m:t>3</m:t>
                </m:r>
                <m:r>
                  <m:rPr>
                    <m:sty m:val="p"/>
                  </m:rPr>
                  <m:t>)</m:t>
                </m:r>
              </m:sub>
            </m:sSub>
            <m:r>
              <m:rPr>
                <m:sty m:val="p"/>
              </m:rPr>
              <m:t>(</m:t>
            </m:r>
            <m:r>
              <m:rPr>
                <m:sty m:val="bi"/>
              </m:rPr>
              <m:t>k</m:t>
            </m:r>
            <m:r>
              <m:rPr>
                <m:sty m:val="p"/>
              </m:rPr>
              <m:t>)</m:t>
            </m:r>
          </m:e>
        </m:d>
        <m:r>
          <m:rPr>
            <m:sty m:val="p"/>
          </m:rPr>
          <m:t>|</m:t>
        </m:r>
        <m:r>
          <m:rPr>
            <m:nor/>
          </m:rPr>
          <m:t>phys</m:t>
        </m:r>
        <m:r>
          <m:rPr>
            <m:sty m:val="p"/>
          </m:rPr>
          <m:t>⟩=</m:t>
        </m:r>
        <m:r>
          <m:t>0 </m:t>
        </m:r>
        <m:r>
          <m:rPr>
            <m:sty m:val="p"/>
          </m:rPr>
          <m:t>(∀</m:t>
        </m:r>
        <m:r>
          <m:rPr>
            <m:sty m:val="bi"/>
          </m:rPr>
          <m:t>k</m:t>
        </m:r>
        <m:r>
          <m:rPr>
            <m:sty m:val="p"/>
          </m:rPr>
          <m:t>)</m:t>
        </m:r>
      </m:oMath>
      <w:r>
        <w:tab/>
      </w:r>
    </w:p>
    <w:p w14:paraId="05F7750C" w14:textId="71A4FD35" w:rsidR="00E73773" w:rsidRDefault="00E73773" w:rsidP="00E73773">
      <w:pPr>
        <w:ind w:firstLine="480"/>
      </w:pPr>
      <w:r>
        <w:rPr>
          <w:rFonts w:hint="eastAsia"/>
        </w:rPr>
        <w:t>(</w:t>
      </w:r>
      <w:bookmarkStart w:id="252" w:name="Eq_25"/>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25</w:t>
      </w:r>
      <w:r>
        <w:fldChar w:fldCharType="end"/>
      </w:r>
      <w:bookmarkEnd w:id="252"/>
      <w:r>
        <w:rPr>
          <w:rFonts w:hint="eastAsia"/>
        </w:rPr>
        <w:t>)</w:t>
      </w:r>
    </w:p>
    <w:p w14:paraId="0DEB0D67" w14:textId="7CD11E43" w:rsidR="00E34494" w:rsidRDefault="00B81AEB" w:rsidP="00FC6271">
      <w:pPr>
        <w:ind w:firstLine="480"/>
      </w:pPr>
      <w:r>
        <w:rPr>
          <w:rFonts w:hint="eastAsia"/>
        </w:rPr>
        <w:t>物理</w:t>
      </w:r>
      <w:r>
        <w:rPr>
          <w:rFonts w:hint="eastAsia"/>
        </w:rPr>
        <w:t xml:space="preserve"> Hilbert </w:t>
      </w:r>
      <w:r>
        <w:rPr>
          <w:rFonts w:hint="eastAsia"/>
        </w:rPr>
        <w:t>空间由满足</w:t>
      </w:r>
      <w:r w:rsidR="00FC6271">
        <w:rPr>
          <w:rFonts w:hint="eastAsia"/>
        </w:rPr>
        <w:t xml:space="preserve">Eq. </w:t>
      </w:r>
      <w:r w:rsidR="00FC6271">
        <w:rPr>
          <w:rFonts w:hint="eastAsia"/>
        </w:rPr>
        <w:fldChar w:fldCharType="begin"/>
      </w:r>
      <w:r w:rsidR="00FC6271">
        <w:rPr>
          <w:rFonts w:hint="eastAsia"/>
        </w:rPr>
        <w:instrText xml:space="preserve"> REF Eq_25 \h </w:instrText>
      </w:r>
      <w:r w:rsidR="00FC6271">
        <w:rPr>
          <w:rFonts w:hint="eastAsia"/>
        </w:rPr>
      </w:r>
      <w:r w:rsidR="00FC6271">
        <w:rPr>
          <w:rFonts w:hint="eastAsia"/>
        </w:rPr>
        <w:fldChar w:fldCharType="separate"/>
      </w:r>
      <w:r w:rsidR="00D4412F">
        <w:rPr>
          <w:noProof/>
        </w:rPr>
        <w:t>25</w:t>
      </w:r>
      <w:r w:rsidR="00FC6271">
        <w:rPr>
          <w:rFonts w:hint="eastAsia"/>
        </w:rPr>
        <w:fldChar w:fldCharType="end"/>
      </w:r>
      <w:r>
        <w:rPr>
          <w:rFonts w:hint="eastAsia"/>
        </w:rPr>
        <w:t>的态构成，其关键性质如下：（</w:t>
      </w:r>
      <w:r>
        <w:rPr>
          <w:rFonts w:hint="eastAsia"/>
        </w:rPr>
        <w:t>i</w:t>
      </w:r>
      <w:r>
        <w:rPr>
          <w:rFonts w:hint="eastAsia"/>
        </w:rPr>
        <w:t>）正半定性：任意物理态的范数</w:t>
      </w:r>
      <w:r>
        <w:rPr>
          <w:rFonts w:hint="eastAsia"/>
        </w:rPr>
        <w:t xml:space="preserve"> </w:t>
      </w:r>
      <w:r>
        <w:rPr>
          <w:rFonts w:ascii="Cambria Math" w:hAnsi="Cambria Math" w:cs="Cambria Math"/>
        </w:rPr>
        <w:t>⟨</w:t>
      </w:r>
      <w:r>
        <w:rPr>
          <w:rFonts w:hint="eastAsia"/>
        </w:rPr>
        <w:t>phys|phys</w:t>
      </w:r>
      <w:r>
        <w:rPr>
          <w:rFonts w:ascii="Cambria Math" w:hAnsi="Cambria Math" w:cs="Cambria Math"/>
        </w:rPr>
        <w:t>⟩</w:t>
      </w:r>
      <w:r>
        <w:rPr>
          <w:rFonts w:hint="eastAsia"/>
        </w:rPr>
        <w:t xml:space="preserve"> </w:t>
      </w:r>
      <w:r>
        <w:rPr>
          <w:rFonts w:hint="eastAsia"/>
        </w:rPr>
        <w:t>≥</w:t>
      </w:r>
      <w:r>
        <w:rPr>
          <w:rFonts w:hint="eastAsia"/>
        </w:rPr>
        <w:t xml:space="preserve"> 0</w:t>
      </w:r>
      <w:r>
        <w:rPr>
          <w:rFonts w:hint="eastAsia"/>
        </w:rPr>
        <w:t>；（</w:t>
      </w:r>
      <w:r>
        <w:rPr>
          <w:rFonts w:hint="eastAsia"/>
        </w:rPr>
        <w:t>ii</w:t>
      </w:r>
      <w:r>
        <w:rPr>
          <w:rFonts w:hint="eastAsia"/>
        </w:rPr>
        <w:t>）标量与纵向光子成对出现且数目相等；（</w:t>
      </w:r>
      <w:r>
        <w:rPr>
          <w:rFonts w:hint="eastAsia"/>
        </w:rPr>
        <w:t>iii</w:t>
      </w:r>
      <w:r>
        <w:rPr>
          <w:rFonts w:hint="eastAsia"/>
        </w:rPr>
        <w:t>）纯横向</w:t>
      </w:r>
      <w:r>
        <w:rPr>
          <w:rFonts w:hint="eastAsia"/>
        </w:rPr>
        <w:t xml:space="preserve"> Fock </w:t>
      </w:r>
      <w:r>
        <w:rPr>
          <w:rFonts w:hint="eastAsia"/>
        </w:rPr>
        <w:t>态</w:t>
      </w:r>
      <w:r w:rsidR="00B47453">
        <w:rPr>
          <w:rFonts w:hint="eastAsia"/>
        </w:rPr>
        <w:t>（</w:t>
      </w:r>
      <w:r w:rsidR="00B47453">
        <w:rPr>
          <w:rFonts w:hint="eastAsia"/>
        </w:rPr>
        <w:t xml:space="preserve">i.e., </w:t>
      </w:r>
      <w:r w:rsidR="00B47453">
        <w:rPr>
          <w:rFonts w:hint="eastAsia"/>
        </w:rPr>
        <w:t>库仑规范）</w:t>
      </w:r>
      <w:r>
        <w:rPr>
          <w:rFonts w:hint="eastAsia"/>
        </w:rPr>
        <w:t>自动满足</w:t>
      </w:r>
      <w:r w:rsidR="00B87459">
        <w:rPr>
          <w:rFonts w:hint="eastAsia"/>
        </w:rPr>
        <w:t xml:space="preserve">Eq. </w:t>
      </w:r>
      <w:r w:rsidR="00B87459">
        <w:rPr>
          <w:rFonts w:hint="eastAsia"/>
        </w:rPr>
        <w:fldChar w:fldCharType="begin"/>
      </w:r>
      <w:r w:rsidR="00B87459">
        <w:rPr>
          <w:rFonts w:hint="eastAsia"/>
        </w:rPr>
        <w:instrText xml:space="preserve"> REF Eq_25 \h </w:instrText>
      </w:r>
      <w:r w:rsidR="00B87459">
        <w:rPr>
          <w:rFonts w:hint="eastAsia"/>
        </w:rPr>
      </w:r>
      <w:r w:rsidR="00B87459">
        <w:rPr>
          <w:rFonts w:hint="eastAsia"/>
        </w:rPr>
        <w:fldChar w:fldCharType="separate"/>
      </w:r>
      <w:r w:rsidR="00D4412F">
        <w:rPr>
          <w:noProof/>
        </w:rPr>
        <w:t>25</w:t>
      </w:r>
      <w:r w:rsidR="00B87459">
        <w:rPr>
          <w:rFonts w:hint="eastAsia"/>
        </w:rPr>
        <w:fldChar w:fldCharType="end"/>
      </w:r>
      <w:r>
        <w:rPr>
          <w:rFonts w:hint="eastAsia"/>
        </w:rPr>
        <w:t>。</w:t>
      </w:r>
    </w:p>
    <w:p w14:paraId="0D6DD06F" w14:textId="77777777" w:rsidR="00E34494" w:rsidRDefault="00B81AEB">
      <w:pPr>
        <w:pStyle w:val="TOC"/>
        <w:ind w:firstLine="301"/>
      </w:pPr>
      <w:r>
        <w:rPr>
          <w:rFonts w:hint="eastAsia"/>
        </w:rPr>
        <w:t>物理可观测量：</w:t>
      </w:r>
      <w:r w:rsidRPr="00550C87">
        <w:rPr>
          <w:rFonts w:hint="eastAsia"/>
          <w:i/>
          <w:iCs/>
        </w:rPr>
        <w:t>E</w:t>
      </w:r>
      <w:r>
        <w:rPr>
          <w:rFonts w:hint="eastAsia"/>
        </w:rPr>
        <w:t xml:space="preserve"> </w:t>
      </w:r>
      <w:r>
        <w:rPr>
          <w:rFonts w:hint="eastAsia"/>
        </w:rPr>
        <w:t>和</w:t>
      </w:r>
      <w:r>
        <w:rPr>
          <w:rFonts w:hint="eastAsia"/>
        </w:rPr>
        <w:t xml:space="preserve"> </w:t>
      </w:r>
      <w:r w:rsidRPr="00550C87">
        <w:rPr>
          <w:rFonts w:hint="eastAsia"/>
          <w:i/>
          <w:iCs/>
        </w:rPr>
        <w:t>B</w:t>
      </w:r>
      <w:r>
        <w:rPr>
          <w:rFonts w:hint="eastAsia"/>
        </w:rPr>
        <w:t xml:space="preserve"> </w:t>
      </w:r>
      <w:r>
        <w:rPr>
          <w:rFonts w:hint="eastAsia"/>
        </w:rPr>
        <w:t>场算符的规范不变性</w:t>
      </w:r>
    </w:p>
    <w:p w14:paraId="48E1E5A6" w14:textId="506B80AB" w:rsidR="00E34494" w:rsidRDefault="00454949" w:rsidP="00454949">
      <w:pPr>
        <w:pStyle w:val="a0"/>
        <w:ind w:firstLine="480"/>
      </w:pPr>
      <w:r>
        <w:rPr>
          <w:rFonts w:hint="eastAsia"/>
        </w:rPr>
        <w:t>电场和磁场均由规范不变量</w:t>
      </w:r>
      <w:r>
        <w:t xml:space="preserve">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w:t>
      </w:r>
      <w:r>
        <w:rPr>
          <w:rFonts w:hint="eastAsia"/>
        </w:rPr>
        <w:t>决定：</w:t>
      </w:r>
      <m:oMath>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0i</m:t>
            </m:r>
          </m:sup>
        </m:sSup>
      </m:oMath>
      <w:r>
        <w:rPr>
          <w:rFonts w:hint="eastAsia"/>
        </w:rPr>
        <w:t>，</w:t>
      </w:r>
      <m:oMath>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ε</m:t>
            </m:r>
          </m:e>
          <m:sup>
            <m:r>
              <w:rPr>
                <w:rFonts w:ascii="Cambria Math" w:hAnsi="Cambria Math"/>
              </w:rPr>
              <m:t>ijk</m:t>
            </m:r>
          </m:sup>
        </m:sSup>
        <m:sSub>
          <m:sSubPr>
            <m:ctrlPr>
              <w:rPr>
                <w:rFonts w:ascii="Cambria Math" w:hAnsi="Cambria Math"/>
              </w:rPr>
            </m:ctrlPr>
          </m:sSubPr>
          <m:e>
            <m:r>
              <w:rPr>
                <w:rFonts w:ascii="Cambria Math" w:hAnsi="Cambria Math"/>
              </w:rPr>
              <m:t>F</m:t>
            </m:r>
          </m:e>
          <m:sub>
            <m:r>
              <w:rPr>
                <w:rFonts w:ascii="Cambria Math" w:hAnsi="Cambria Math"/>
              </w:rPr>
              <m:t>jk</m:t>
            </m:r>
          </m:sub>
        </m:sSub>
      </m:oMath>
      <w:r>
        <w:rPr>
          <w:rFonts w:hint="eastAsia"/>
        </w:rPr>
        <w:t>。</w:t>
      </w:r>
      <w:r w:rsidR="00B96961">
        <w:rPr>
          <w:rFonts w:hint="eastAsia"/>
        </w:rPr>
        <w:t>磁场算符作用于</w:t>
      </w:r>
      <w:r>
        <w:rPr>
          <w:rFonts w:hint="eastAsia"/>
        </w:rPr>
        <w:t>物理态上，标量光子（</w:t>
      </w:r>
      <m:oMath>
        <m:r>
          <w:rPr>
            <w:rFonts w:ascii="Cambria Math" w:hAnsi="Cambria Math"/>
          </w:rPr>
          <m:t>λ</m:t>
        </m:r>
        <m:r>
          <m:rPr>
            <m:sty m:val="p"/>
          </m:rPr>
          <w:rPr>
            <w:rFonts w:ascii="Cambria Math" w:hAnsi="Cambria Math"/>
          </w:rPr>
          <m:t>=</m:t>
        </m:r>
        <m:r>
          <w:rPr>
            <w:rFonts w:ascii="Cambria Math" w:hAnsi="Cambria Math"/>
          </w:rPr>
          <m:t>0</m:t>
        </m:r>
      </m:oMath>
      <w:r>
        <w:rPr>
          <w:rFonts w:hint="eastAsia"/>
        </w:rPr>
        <w:t>）贡献</w:t>
      </w:r>
      <w:r>
        <w:t xml:space="preserve"> </w:t>
      </w:r>
      <m:oMath>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，纵向光子（</w:t>
      </w:r>
      <m:oMath>
        <m:r>
          <w:rPr>
            <w:rFonts w:ascii="Cambria Math" w:hAnsi="Cambria Math"/>
          </w:rPr>
          <m:t>λ</m:t>
        </m:r>
        <m:r>
          <m:rPr>
            <m:sty m:val="p"/>
          </m:rPr>
          <w:rPr>
            <w:rFonts w:ascii="Cambria Math" w:hAnsi="Cambria Math"/>
          </w:rPr>
          <m:t>=</m:t>
        </m:r>
        <m:r>
          <w:rPr>
            <w:rFonts w:ascii="Cambria Math" w:hAnsi="Cambria Math"/>
          </w:rPr>
          <m:t>3</m:t>
        </m:r>
      </m:oMath>
      <w:r>
        <w:rPr>
          <w:rFonts w:hint="eastAsia"/>
        </w:rPr>
        <w:t>）贡献</w:t>
      </w:r>
      <w:r>
        <w:t xml:space="preserve"> </w:t>
      </w:r>
      <m:oMath>
        <m:r>
          <m:rPr>
            <m:sty m:val="bi"/>
          </m:rPr>
          <w:rPr>
            <w:rFonts w:ascii="Cambria Math" w:hAnsi="Cambria Math"/>
          </w:rPr>
          <m:t>k</m:t>
        </m:r>
        <m:r>
          <m:rPr>
            <m:sty m:val="p"/>
          </m:rPr>
          <w:rPr>
            <w:rFonts w:ascii="Cambria Math" w:hAnsi="Cambria Math"/>
          </w:rPr>
          <m:t>×</m:t>
        </m:r>
        <m:acc>
          <m:accPr>
            <m:ctrlPr>
              <w:rPr>
                <w:rFonts w:ascii="Cambria Math" w:hAnsi="Cambria Math"/>
              </w:rPr>
            </m:ctrlPr>
          </m:accPr>
          <m:e>
            <m:r>
              <m:rPr>
                <m:sty m:val="bi"/>
              </m:rPr>
              <w:rPr>
                <w:rFonts w:ascii="Cambria Math" w:hAnsi="Cambria Math"/>
              </w:rPr>
              <m:t>k</m:t>
            </m:r>
          </m:e>
        </m:acc>
        <m:r>
          <m:rPr>
            <m:sty m:val="p"/>
          </m:rPr>
          <w:rPr>
            <w:rFonts w:ascii="Cambria Math" w:hAnsi="Cambria Math"/>
          </w:rPr>
          <m:t>=</m:t>
        </m:r>
        <m:r>
          <w:rPr>
            <w:rFonts w:ascii="Cambria Math" w:hAnsi="Cambria Math"/>
          </w:rPr>
          <m:t>0</m:t>
        </m:r>
      </m:oMath>
      <w:r>
        <w:rPr>
          <w:rFonts w:hint="eastAsia"/>
        </w:rPr>
        <w:t>，因此磁场算符仅含横向模式。</w:t>
      </w:r>
      <w:r w:rsidR="00B81AEB">
        <w:rPr>
          <w:rFonts w:hint="eastAsia"/>
        </w:rPr>
        <w:t>对电场算符，</w:t>
      </w:r>
      <w:r w:rsidR="00B81AEB">
        <w:rPr>
          <w:rFonts w:hint="eastAsia"/>
        </w:rPr>
        <w:t>Gupta</w:t>
      </w:r>
      <w:r w:rsidR="00B81AEB">
        <w:rPr>
          <w:rFonts w:hint="eastAsia"/>
        </w:rPr>
        <w:t>–</w:t>
      </w:r>
      <w:r w:rsidR="00B81AEB">
        <w:rPr>
          <w:rFonts w:hint="eastAsia"/>
        </w:rPr>
        <w:t xml:space="preserve">Bleuler </w:t>
      </w:r>
      <w:r w:rsidR="00B81AEB">
        <w:rPr>
          <w:rFonts w:hint="eastAsia"/>
        </w:rPr>
        <w:t>条件保证标量与纵向贡献在物理矩阵元之间精确抵消。</w:t>
      </w:r>
      <w:r>
        <w:rPr>
          <w:rFonts w:hint="eastAsia"/>
        </w:rPr>
        <w:t>因此，</w:t>
      </w:r>
      <w:r w:rsidR="00B81AEB">
        <w:rPr>
          <w:rFonts w:hint="eastAsia"/>
        </w:rPr>
        <w:t>洛伦兹规范中物理态间的电场算符期望值与库仑规范完全一致：</w:t>
      </w:r>
    </w:p>
    <w:p w14:paraId="7A6C376C" w14:textId="09055EE3" w:rsidR="00550C87" w:rsidRPr="00F95833" w:rsidRDefault="00550C87" w:rsidP="00550C87">
      <w:pPr>
        <w:pStyle w:val="af2"/>
        <w:ind w:firstLine="480"/>
        <w:rPr>
          <w:i/>
          <w:iCs/>
          <w:vanish/>
          <w:specVanish/>
        </w:rPr>
      </w:pPr>
      <w:r>
        <w:rPr>
          <w:rFonts w:ascii="Times New Roman" w:hAnsi="Times New Roman"/>
        </w:rPr>
        <w:tab/>
      </w:r>
      <m:oMath>
        <m:sSubSup>
          <m:sSubSupPr>
            <m:ctrlPr/>
          </m:sSubSupPr>
          <m:e>
            <m:acc>
              <m:accPr>
                <m:ctrlPr/>
              </m:accPr>
              <m:e>
                <m:r>
                  <m:rPr>
                    <m:sty m:val="bi"/>
                  </m:rPr>
                  <m:t>E</m:t>
                </m:r>
              </m:e>
            </m:acc>
          </m:e>
          <m:sub>
            <m:r>
              <m:rPr>
                <m:nor/>
              </m:rPr>
              <m:t>phys</m:t>
            </m:r>
          </m:sub>
          <m:sup>
            <m:r>
              <m:rPr>
                <m:sty m:val="p"/>
              </m:rPr>
              <m:t>(+)</m:t>
            </m:r>
          </m:sup>
        </m:sSubSup>
        <m:r>
          <m:rPr>
            <m:sty m:val="p"/>
          </m:rPr>
          <m:t>=</m:t>
        </m:r>
        <m:r>
          <m:t>i</m:t>
        </m:r>
        <m:r>
          <m:rPr>
            <m:sty m:val="p"/>
          </m:rPr>
          <m:t>∫</m:t>
        </m:r>
        <m:sSup>
          <m:sSupPr>
            <m:ctrlPr/>
          </m:sSupPr>
          <m:e>
            <m:r>
              <m:t>d</m:t>
            </m:r>
          </m:e>
          <m:sup>
            <m:r>
              <m:t>3</m:t>
            </m:r>
          </m:sup>
        </m:sSup>
        <m:r>
          <m:t>k</m:t>
        </m:r>
        <m:nary>
          <m:naryPr>
            <m:chr m:val="∑"/>
            <m:limLoc m:val="undOvr"/>
            <m:supHide m:val="1"/>
            <m:ctrlPr>
              <w:rPr>
                <w:i/>
              </w:rPr>
            </m:ctrlPr>
          </m:naryPr>
          <m:sub>
            <m:r>
              <m:t>λ</m:t>
            </m:r>
            <m:r>
              <m:rPr>
                <m:sty m:val="p"/>
              </m:rPr>
              <m:t>=1,2</m:t>
            </m:r>
          </m:sub>
          <m:sup/>
          <m:e>
            <m:sSub>
              <m:sSubPr>
                <m:ctrlPr>
                  <w:rPr>
                    <w:i/>
                  </w:rPr>
                </m:ctrlPr>
              </m:sSubPr>
              <m:e>
                <m:r>
                  <m:t>ω</m:t>
                </m:r>
              </m:e>
              <m:sub>
                <m:r>
                  <m:rPr>
                    <m:sty m:val="p"/>
                  </m:rPr>
                  <m:t>k</m:t>
                </m:r>
              </m:sub>
            </m:sSub>
            <m:sSub>
              <m:sSubPr>
                <m:ctrlPr/>
              </m:sSubPr>
              <m:e>
                <m:r>
                  <m:t>N</m:t>
                </m:r>
              </m:e>
              <m:sub>
                <m:r>
                  <m:rPr>
                    <m:sty m:val="b"/>
                  </m:rPr>
                  <m:t>k</m:t>
                </m:r>
              </m:sub>
            </m:sSub>
            <m:sSub>
              <m:sSubPr>
                <m:ctrlPr/>
              </m:sSubPr>
              <m:e>
                <m:r>
                  <m:rPr>
                    <m:sty m:val="bi"/>
                  </m:rPr>
                  <m:t>ε</m:t>
                </m:r>
              </m:e>
              <m:sub>
                <m:r>
                  <m:rPr>
                    <m:sty m:val="p"/>
                  </m:rPr>
                  <m:t>(</m:t>
                </m:r>
                <m:r>
                  <m:t>λ</m:t>
                </m:r>
                <m:r>
                  <m:rPr>
                    <m:sty m:val="p"/>
                  </m:rPr>
                  <m:t>)</m:t>
                </m:r>
              </m:sub>
            </m:sSub>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p>
              <m:sSupPr>
                <m:ctrlPr/>
              </m:sSupPr>
              <m:e>
                <m:r>
                  <m:t>e</m:t>
                </m:r>
              </m:e>
              <m:sup>
                <m:r>
                  <m:t>i</m:t>
                </m:r>
                <m:r>
                  <m:rPr>
                    <m:sty m:val="p"/>
                  </m:rPr>
                  <m:t>(</m:t>
                </m:r>
                <m:r>
                  <m:rPr>
                    <m:sty m:val="bi"/>
                  </m:rPr>
                  <m:t>k</m:t>
                </m:r>
                <m:r>
                  <m:t>⋅</m:t>
                </m:r>
                <m:r>
                  <m:rPr>
                    <m:sty m:val="bi"/>
                  </m:rPr>
                  <m:t>r</m:t>
                </m:r>
                <m:r>
                  <m:rPr>
                    <m:sty m:val="p"/>
                  </m:rPr>
                  <m:t>-</m:t>
                </m:r>
                <m:sSub>
                  <m:sSubPr>
                    <m:ctrlPr/>
                  </m:sSubPr>
                  <m:e>
                    <m:r>
                      <m:t>ω</m:t>
                    </m:r>
                  </m:e>
                  <m:sub>
                    <m:r>
                      <m:rPr>
                        <m:sty m:val="p"/>
                      </m:rPr>
                      <m:t>k</m:t>
                    </m:r>
                  </m:sub>
                </m:sSub>
                <m:r>
                  <m:t>t</m:t>
                </m:r>
                <m:r>
                  <m:rPr>
                    <m:sty m:val="p"/>
                  </m:rPr>
                  <m:t>)</m:t>
                </m:r>
              </m:sup>
            </m:sSup>
          </m:e>
        </m:nary>
      </m:oMath>
      <w:r>
        <w:tab/>
      </w:r>
    </w:p>
    <w:p w14:paraId="2F1111C6" w14:textId="23FFDA14" w:rsidR="00550C87" w:rsidRDefault="00550C87" w:rsidP="00550C87">
      <w:pPr>
        <w:ind w:firstLine="480"/>
      </w:pPr>
      <w:r>
        <w:rPr>
          <w:rFonts w:hint="eastAsia"/>
        </w:rPr>
        <w:t>(</w:t>
      </w:r>
      <w:bookmarkStart w:id="253" w:name="Eq_26"/>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26</w:t>
      </w:r>
      <w:r>
        <w:fldChar w:fldCharType="end"/>
      </w:r>
      <w:bookmarkEnd w:id="253"/>
      <w:r>
        <w:rPr>
          <w:rFonts w:hint="eastAsia"/>
        </w:rPr>
        <w:t>)</w:t>
      </w:r>
    </w:p>
    <w:p w14:paraId="3B7D4033" w14:textId="5FB7F0AE" w:rsidR="00E34494" w:rsidRDefault="00B81AEB">
      <w:pPr>
        <w:pStyle w:val="a0"/>
        <w:ind w:firstLine="480"/>
      </w:pPr>
      <w:r>
        <w:rPr>
          <w:rFonts w:hint="eastAsia"/>
        </w:rPr>
        <w:t>同理，</w:t>
      </w:r>
      <w:r w:rsidR="00550C87">
        <w:rPr>
          <w:rFonts w:hint="eastAsia"/>
        </w:rPr>
        <w:t>洛伦兹规范下的</w:t>
      </w:r>
      <w:r>
        <w:rPr>
          <w:rFonts w:hint="eastAsia"/>
        </w:rPr>
        <w:t>哈密顿量在物理态上简化为：</w:t>
      </w:r>
    </w:p>
    <w:p w14:paraId="5C650152" w14:textId="02F3556B" w:rsidR="00550C87" w:rsidRPr="00F95833" w:rsidRDefault="00550C87" w:rsidP="00550C87">
      <w:pPr>
        <w:pStyle w:val="af2"/>
        <w:ind w:firstLine="480"/>
        <w:rPr>
          <w:i/>
          <w:iCs/>
          <w:vanish/>
          <w:specVanish/>
        </w:rPr>
      </w:pPr>
      <w:r>
        <w:rPr>
          <w:rFonts w:ascii="Times New Roman" w:hAnsi="Times New Roman"/>
        </w:rPr>
        <w:tab/>
      </w:r>
      <m:oMath>
        <m:acc>
          <m:accPr>
            <m:ctrlPr/>
          </m:accPr>
          <m:e>
            <m:r>
              <m:t>H</m:t>
            </m:r>
          </m:e>
        </m:acc>
        <m:sSub>
          <m:sSubPr>
            <m:ctrlPr/>
          </m:sSubPr>
          <m:e>
            <m:r>
              <m:rPr>
                <m:sty m:val="p"/>
              </m:rPr>
              <m:t>|</m:t>
            </m:r>
          </m:e>
          <m:sub>
            <m:sSub>
              <m:sSubPr>
                <m:ctrlPr/>
              </m:sSubPr>
              <m:e>
                <m:r>
                  <m:rPr>
                    <m:scr m:val="script"/>
                    <m:sty m:val="p"/>
                  </m:rPr>
                  <m:t>H</m:t>
                </m:r>
              </m:e>
              <m:sub>
                <m:r>
                  <m:rPr>
                    <m:nor/>
                  </m:rPr>
                  <m:t>phys</m:t>
                </m:r>
              </m:sub>
            </m:sSub>
          </m:sub>
        </m:sSub>
        <m:r>
          <m:rPr>
            <m:sty m:val="p"/>
          </m:rPr>
          <m:t>=∫</m:t>
        </m:r>
        <m:sSup>
          <m:sSupPr>
            <m:ctrlPr/>
          </m:sSupPr>
          <m:e>
            <m:r>
              <m:t>d</m:t>
            </m:r>
          </m:e>
          <m:sup>
            <m:r>
              <m:rPr>
                <m:sty m:val="p"/>
              </m:rPr>
              <m:t>3</m:t>
            </m:r>
          </m:sup>
        </m:sSup>
        <m:r>
          <m:t>k</m:t>
        </m:r>
        <m:r>
          <m:rPr>
            <m:sty m:val="p"/>
          </m:rPr>
          <m:t> ℏ</m:t>
        </m:r>
        <m:sSub>
          <m:sSubPr>
            <m:ctrlPr/>
          </m:sSubPr>
          <m:e>
            <m:r>
              <m:t>ω</m:t>
            </m:r>
          </m:e>
          <m:sub>
            <m:r>
              <m:rPr>
                <m:sty m:val="p"/>
              </m:rPr>
              <m:t>k</m:t>
            </m:r>
          </m:sub>
        </m:sSub>
        <m:nary>
          <m:naryPr>
            <m:chr m:val="∑"/>
            <m:limLoc m:val="subSup"/>
            <m:supHide m:val="1"/>
            <m:ctrlPr/>
          </m:naryPr>
          <m:sub>
            <m:r>
              <m:t>λ</m:t>
            </m:r>
            <m:r>
              <m:rPr>
                <m:sty m:val="p"/>
              </m:rPr>
              <m:t>=1,2</m:t>
            </m:r>
          </m:sub>
          <m:sup/>
          <m:e>
            <m:sSubSup>
              <m:sSubSupPr>
                <m:ctrlPr/>
              </m:sSubSupPr>
              <m:e>
                <m:acc>
                  <m:accPr>
                    <m:ctrlPr/>
                  </m:accPr>
                  <m:e>
                    <m:r>
                      <m:t>a</m:t>
                    </m:r>
                  </m:e>
                </m:acc>
              </m:e>
              <m:sub>
                <m:r>
                  <m:rPr>
                    <m:sty m:val="p"/>
                  </m:rPr>
                  <m:t>(</m:t>
                </m:r>
                <m:r>
                  <m:t>λ</m:t>
                </m:r>
                <m:r>
                  <m:rPr>
                    <m:sty m:val="p"/>
                  </m:rPr>
                  <m:t>)</m:t>
                </m:r>
              </m:sub>
              <m:sup>
                <m:r>
                  <m:rPr>
                    <m:sty m:val="p"/>
                  </m:rPr>
                  <m:t>†</m:t>
                </m:r>
              </m:sup>
            </m:sSubSup>
            <m:r>
              <m:rPr>
                <m:sty m:val="p"/>
              </m:rPr>
              <m:t>(</m:t>
            </m:r>
            <m:r>
              <m:rPr>
                <m:sty m:val="bi"/>
              </m:rPr>
              <m:t>k</m:t>
            </m:r>
            <m:r>
              <m:rPr>
                <m:sty m:val="p"/>
              </m:rPr>
              <m:t>)</m:t>
            </m:r>
            <m:sSub>
              <m:sSubPr>
                <m:ctrlPr/>
              </m:sSubPr>
              <m:e>
                <m:acc>
                  <m:accPr>
                    <m:ctrlPr/>
                  </m:accPr>
                  <m:e>
                    <m:r>
                      <m:t>a</m:t>
                    </m:r>
                  </m:e>
                </m:acc>
              </m:e>
              <m:sub>
                <m:r>
                  <m:rPr>
                    <m:sty m:val="p"/>
                  </m:rPr>
                  <m:t>(</m:t>
                </m:r>
                <m:r>
                  <m:t>λ</m:t>
                </m:r>
                <m:r>
                  <m:rPr>
                    <m:sty m:val="p"/>
                  </m:rPr>
                  <m:t>)</m:t>
                </m:r>
              </m:sub>
            </m:sSub>
            <m:r>
              <m:rPr>
                <m:sty m:val="p"/>
              </m:rPr>
              <m:t>(</m:t>
            </m:r>
            <m:r>
              <m:rPr>
                <m:sty m:val="bi"/>
              </m:rPr>
              <m:t>k</m:t>
            </m:r>
            <m:r>
              <m:rPr>
                <m:sty m:val="p"/>
              </m:rPr>
              <m:t>)</m:t>
            </m:r>
          </m:e>
        </m:nary>
      </m:oMath>
      <w:r>
        <w:tab/>
      </w:r>
    </w:p>
    <w:p w14:paraId="42DF8EB0" w14:textId="4B3E4082" w:rsidR="00550C87" w:rsidRPr="00550C87" w:rsidRDefault="00550C87" w:rsidP="00550C87">
      <w:pPr>
        <w:ind w:firstLine="480"/>
      </w:pPr>
      <w:r>
        <w:rPr>
          <w:rFonts w:hint="eastAsia"/>
        </w:rPr>
        <w:t>(</w:t>
      </w:r>
      <w:bookmarkStart w:id="254" w:name="Eq_27"/>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27</w:t>
      </w:r>
      <w:r>
        <w:fldChar w:fldCharType="end"/>
      </w:r>
      <w:bookmarkEnd w:id="254"/>
      <w:r>
        <w:rPr>
          <w:rFonts w:hint="eastAsia"/>
        </w:rPr>
        <w:t>)</w:t>
      </w:r>
    </w:p>
    <w:p w14:paraId="7A7D5CBC" w14:textId="410FC096" w:rsidR="00E34494" w:rsidRDefault="00550C87" w:rsidP="00550C87">
      <w:pPr>
        <w:ind w:firstLine="480"/>
      </w:pPr>
      <w:r>
        <w:rPr>
          <w:rFonts w:hint="eastAsia"/>
        </w:rPr>
        <w:t xml:space="preserve">Eqs. </w:t>
      </w:r>
      <w:r>
        <w:rPr>
          <w:rFonts w:hint="eastAsia"/>
        </w:rPr>
        <w:fldChar w:fldCharType="begin"/>
      </w:r>
      <w:r>
        <w:rPr>
          <w:rFonts w:hint="eastAsia"/>
        </w:rPr>
        <w:instrText xml:space="preserve"> REF Eq_26 \h </w:instrText>
      </w:r>
      <w:r>
        <w:rPr>
          <w:rFonts w:hint="eastAsia"/>
        </w:rPr>
      </w:r>
      <w:r>
        <w:rPr>
          <w:rFonts w:hint="eastAsia"/>
        </w:rPr>
        <w:fldChar w:fldCharType="separate"/>
      </w:r>
      <w:r w:rsidR="00D4412F">
        <w:rPr>
          <w:noProof/>
        </w:rPr>
        <w:t>26</w:t>
      </w:r>
      <w:r>
        <w:rPr>
          <w:rFonts w:hint="eastAsia"/>
        </w:rPr>
        <w:fldChar w:fldCharType="end"/>
      </w:r>
      <w:r>
        <w:rPr>
          <w:rFonts w:hint="eastAsia"/>
        </w:rPr>
        <w:t xml:space="preserve"> and </w:t>
      </w:r>
      <w:r>
        <w:rPr>
          <w:rFonts w:hint="eastAsia"/>
        </w:rPr>
        <w:fldChar w:fldCharType="begin"/>
      </w:r>
      <w:r>
        <w:rPr>
          <w:rFonts w:hint="eastAsia"/>
        </w:rPr>
        <w:instrText xml:space="preserve"> REF Eq_27 \h </w:instrText>
      </w:r>
      <w:r>
        <w:rPr>
          <w:rFonts w:hint="eastAsia"/>
        </w:rPr>
      </w:r>
      <w:r>
        <w:rPr>
          <w:rFonts w:hint="eastAsia"/>
        </w:rPr>
        <w:fldChar w:fldCharType="separate"/>
      </w:r>
      <w:r w:rsidR="00D4412F">
        <w:rPr>
          <w:noProof/>
        </w:rPr>
        <w:t>27</w:t>
      </w:r>
      <w:r>
        <w:rPr>
          <w:rFonts w:hint="eastAsia"/>
        </w:rPr>
        <w:fldChar w:fldCharType="end"/>
      </w:r>
      <w:r w:rsidR="00B81AEB">
        <w:rPr>
          <w:rFonts w:hint="eastAsia"/>
        </w:rPr>
        <w:t>确认：在物理</w:t>
      </w:r>
      <w:r w:rsidR="00B81AEB">
        <w:rPr>
          <w:rFonts w:hint="eastAsia"/>
        </w:rPr>
        <w:t xml:space="preserve"> Hilbert </w:t>
      </w:r>
      <w:r w:rsidR="00B81AEB">
        <w:rPr>
          <w:rFonts w:hint="eastAsia"/>
        </w:rPr>
        <w:t>空间上，洛伦兹规范量子化与库仑规范完全等价</w:t>
      </w:r>
      <w:r w:rsidR="00560AA8">
        <w:rPr>
          <w:rFonts w:hint="eastAsia"/>
        </w:rPr>
        <w:t>，真实的物理态仅有横向极化光子参与贡献</w:t>
      </w:r>
      <w:r w:rsidR="00B81AEB">
        <w:rPr>
          <w:rFonts w:hint="eastAsia"/>
        </w:rPr>
        <w:t>。</w:t>
      </w:r>
    </w:p>
    <w:p w14:paraId="4036694D" w14:textId="7AE7C728" w:rsidR="00A84BDD" w:rsidRPr="00F95833" w:rsidRDefault="00E97663" w:rsidP="000F23E5">
      <w:pPr>
        <w:pStyle w:val="1"/>
      </w:pPr>
      <w:bookmarkStart w:id="255" w:name="sec:interaction"/>
      <w:bookmarkEnd w:id="210"/>
      <w:bookmarkEnd w:id="246"/>
      <w:r>
        <w:rPr>
          <w:rFonts w:hint="eastAsia"/>
        </w:rPr>
        <w:t>§</w:t>
      </w:r>
      <w:r>
        <w:rPr>
          <w:rFonts w:cs="Times New Roman"/>
        </w:rPr>
        <w:t>Ⅴ</w:t>
      </w:r>
      <w:r>
        <w:rPr>
          <w:rFonts w:cs="Times New Roman" w:hint="eastAsia"/>
        </w:rPr>
        <w:t xml:space="preserve"> </w:t>
      </w:r>
      <w:r w:rsidR="00A84BDD" w:rsidRPr="00F95833">
        <w:rPr>
          <w:rFonts w:hint="eastAsia"/>
        </w:rPr>
        <w:t>单频模式基与小孔相互作用</w:t>
      </w:r>
    </w:p>
    <w:p w14:paraId="027276FC" w14:textId="77777777" w:rsidR="00A84BDD" w:rsidRPr="00F95833" w:rsidRDefault="00A84BDD" w:rsidP="000F23E5">
      <w:pPr>
        <w:pStyle w:val="TOC"/>
        <w:ind w:firstLine="301"/>
      </w:pPr>
      <w:bookmarkStart w:id="256" w:name="单频场的角谱约化"/>
      <w:r w:rsidRPr="00F95833">
        <w:rPr>
          <w:rFonts w:hint="eastAsia"/>
        </w:rPr>
        <w:t>单频场的</w:t>
      </w:r>
      <w:r w:rsidRPr="00F95833">
        <w:rPr>
          <w:rFonts w:hint="eastAsia"/>
        </w:rPr>
        <w:t>Weyl</w:t>
      </w:r>
      <w:r w:rsidRPr="00F95833">
        <w:rPr>
          <w:rFonts w:hint="eastAsia"/>
        </w:rPr>
        <w:t>角谱展开</w:t>
      </w:r>
    </w:p>
    <w:p w14:paraId="48727834" w14:textId="119B5A73" w:rsidR="00BB17CF" w:rsidRDefault="00A84BDD" w:rsidP="00BB17CF">
      <w:pPr>
        <w:ind w:firstLine="480"/>
      </w:pPr>
      <w:r w:rsidRPr="00F95833">
        <w:rPr>
          <w:rFonts w:hint="eastAsia"/>
        </w:rPr>
        <w:t>对于</w:t>
      </w:r>
      <w:r w:rsidRPr="00F95833">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r>
          <m:rPr>
            <m:sty m:val="bi"/>
          </m:rPr>
          <w:rPr>
            <w:rFonts w:ascii="Cambria Math" w:hAnsi="Cambria Math"/>
          </w:rPr>
          <m:t>|</m:t>
        </m:r>
      </m:oMath>
      <w:r w:rsidRPr="00F95833">
        <w:t xml:space="preserve"> </w:t>
      </w:r>
      <w:r w:rsidRPr="00F95833">
        <w:rPr>
          <w:rFonts w:hint="eastAsia"/>
        </w:rPr>
        <w:t>的单频源，</w:t>
      </w:r>
      <w:r w:rsidR="00EE578E">
        <w:rPr>
          <w:rFonts w:hint="eastAsia"/>
        </w:rPr>
        <w:t>可将偶极辐射光子分为</w:t>
      </w:r>
      <w:r w:rsidRPr="00F95833">
        <w:rPr>
          <w:rFonts w:hint="eastAsia"/>
        </w:rPr>
        <w:t>传播模</w:t>
      </w:r>
      <w:r w:rsidR="00EE578E">
        <w:rPr>
          <w:rFonts w:hint="eastAsia"/>
        </w:rPr>
        <w:t>(i.e.,</w:t>
      </w:r>
      <w:r w:rsidRPr="00F95833">
        <w:t xml:space="preserv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e>
        </m:rad>
      </m:oMath>
      <w:r w:rsidR="00EE578E">
        <w:rPr>
          <w:rFonts w:hint="eastAsia"/>
        </w:rPr>
        <w:t>)</w:t>
      </w:r>
      <w:r w:rsidRPr="00F95833">
        <w:t xml:space="preserve"> </w:t>
      </w:r>
      <w:r w:rsidR="00EE578E">
        <w:rPr>
          <w:rFonts w:hint="eastAsia"/>
        </w:rPr>
        <w:t>和倏逝模</w:t>
      </w:r>
      <w:r w:rsidR="00EE578E">
        <w:rPr>
          <w:rFonts w:hint="eastAsia"/>
        </w:rPr>
        <w:t xml:space="preserve">(i.e.,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iκ</m:t>
        </m:r>
      </m:oMath>
      <w:r w:rsidR="00EE578E">
        <w:rPr>
          <w:rFonts w:hint="eastAsia"/>
        </w:rPr>
        <w:t>，且</w:t>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e>
        </m:rad>
        <m:r>
          <m:rPr>
            <m:sty m:val="p"/>
          </m:rPr>
          <w:rPr>
            <w:rFonts w:ascii="Cambria Math" w:hAnsi="Cambria Math"/>
          </w:rPr>
          <m:t>&gt;</m:t>
        </m:r>
        <m:r>
          <w:rPr>
            <w:rFonts w:ascii="Cambria Math" w:hAnsi="Cambria Math"/>
          </w:rPr>
          <m:t>0</m:t>
        </m:r>
      </m:oMath>
      <w:r w:rsidR="00EE578E">
        <w:rPr>
          <w:rFonts w:hint="eastAsia"/>
        </w:rPr>
        <w:t>)</w:t>
      </w:r>
      <w:r w:rsidRPr="00F95833">
        <w:rPr>
          <w:rFonts w:hint="eastAsia"/>
        </w:rPr>
        <w:t>。</w:t>
      </w:r>
      <w:r w:rsidR="00EE578E">
        <w:rPr>
          <w:rFonts w:hint="eastAsia"/>
        </w:rPr>
        <w:t>显然，传播模式光子满足</w:t>
      </w:r>
      <w:r w:rsidR="00BB17CF">
        <w:rPr>
          <w:rFonts w:hint="eastAsia"/>
        </w:rPr>
        <w:t xml:space="preserve">Eq. </w:t>
      </w:r>
      <w:r w:rsidR="00BB17CF">
        <w:rPr>
          <w:rFonts w:hint="eastAsia"/>
        </w:rPr>
        <w:fldChar w:fldCharType="begin"/>
      </w:r>
      <w:r w:rsidR="00BB17CF">
        <w:rPr>
          <w:rFonts w:hint="eastAsia"/>
        </w:rPr>
        <w:instrText xml:space="preserve"> REF Eq_25 \h </w:instrText>
      </w:r>
      <w:r w:rsidR="00BB17CF">
        <w:rPr>
          <w:rFonts w:hint="eastAsia"/>
        </w:rPr>
      </w:r>
      <w:r w:rsidR="00BB17CF">
        <w:rPr>
          <w:rFonts w:hint="eastAsia"/>
        </w:rPr>
        <w:fldChar w:fldCharType="separate"/>
      </w:r>
      <w:r w:rsidR="00D4412F">
        <w:rPr>
          <w:noProof/>
        </w:rPr>
        <w:t>25</w:t>
      </w:r>
      <w:r w:rsidR="00BB17CF">
        <w:rPr>
          <w:rFonts w:hint="eastAsia"/>
        </w:rPr>
        <w:fldChar w:fldCharType="end"/>
      </w:r>
      <w:r w:rsidR="00BB17CF">
        <w:rPr>
          <w:rFonts w:hint="eastAsia"/>
        </w:rPr>
        <w:t>所示的标量光子与纵向光子作用于物理态时相互抵消的结论</w:t>
      </w:r>
      <w:r w:rsidR="00EE578E">
        <w:rPr>
          <w:rFonts w:hint="eastAsia"/>
        </w:rPr>
        <w:t>。对</w:t>
      </w:r>
      <w:r w:rsidR="00BB17CF">
        <w:rPr>
          <w:rFonts w:hint="eastAsia"/>
        </w:rPr>
        <w:t>于四维动量为</w:t>
      </w:r>
      <m:oMath>
        <m:sSup>
          <m:sSupPr>
            <m:ctrlPr>
              <w:rPr>
                <w:rFonts w:ascii="Cambria Math" w:hAnsi="Cambria Math"/>
              </w:rPr>
            </m:ctrlPr>
          </m:sSupPr>
          <m:e>
            <m:r>
              <w:rPr>
                <w:rFonts w:ascii="Cambria Math" w:hAnsi="Cambria Math"/>
              </w:rPr>
              <m:t>k</m:t>
            </m:r>
          </m:e>
          <m:sup>
            <m:r>
              <w:rPr>
                <w:rFonts w:ascii="Cambria Math" w:hAnsi="Cambria Math"/>
              </w:rPr>
              <m:t>μ</m:t>
            </m:r>
          </m:sup>
        </m:sSup>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r>
          <w:rPr>
            <w:rFonts w:ascii="Cambria Math" w:hAnsi="Cambria Math"/>
          </w:rPr>
          <m:t>,</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r>
          <w:rPr>
            <w:rFonts w:ascii="Cambria Math" w:hAnsi="Cambria Math"/>
          </w:rPr>
          <m:t>,iκ)</m:t>
        </m:r>
      </m:oMath>
      <w:r w:rsidR="00BB17CF">
        <w:rPr>
          <w:rFonts w:hint="eastAsia"/>
        </w:rPr>
        <w:t>的</w:t>
      </w:r>
      <w:r w:rsidR="00EE578E">
        <w:rPr>
          <w:rFonts w:hint="eastAsia"/>
        </w:rPr>
        <w:t>倏逝模，</w:t>
      </w:r>
      <w:r w:rsidR="00BB17CF">
        <w:rPr>
          <w:rFonts w:hint="eastAsia"/>
        </w:rPr>
        <w:t>由</w:t>
      </w:r>
      <w:r w:rsidR="00BB17CF">
        <w:rPr>
          <w:rFonts w:hint="eastAsia"/>
        </w:rPr>
        <w:t>Gupta-Bleuler</w:t>
      </w:r>
      <w:r w:rsidR="00BB17CF">
        <w:rPr>
          <w:rFonts w:hint="eastAsia"/>
        </w:rPr>
        <w:t>条件</w:t>
      </w:r>
      <w:r w:rsidR="00BB17CF">
        <w:rPr>
          <w:rFonts w:hint="eastAsia"/>
        </w:rPr>
        <w:t xml:space="preserve">(Eq. </w:t>
      </w:r>
      <w:r w:rsidR="00BB17CF">
        <w:rPr>
          <w:rFonts w:hint="eastAsia"/>
        </w:rPr>
        <w:fldChar w:fldCharType="begin"/>
      </w:r>
      <w:r w:rsidR="00BB17CF">
        <w:rPr>
          <w:rFonts w:hint="eastAsia"/>
        </w:rPr>
        <w:instrText xml:space="preserve"> REF Eq_24 \h </w:instrText>
      </w:r>
      <w:r w:rsidR="00BB17CF">
        <w:rPr>
          <w:rFonts w:hint="eastAsia"/>
        </w:rPr>
      </w:r>
      <w:r w:rsidR="00BB17CF">
        <w:rPr>
          <w:rFonts w:hint="eastAsia"/>
        </w:rPr>
        <w:fldChar w:fldCharType="separate"/>
      </w:r>
      <w:r w:rsidR="00D4412F">
        <w:rPr>
          <w:noProof/>
        </w:rPr>
        <w:t>24</w:t>
      </w:r>
      <w:r w:rsidR="00BB17CF">
        <w:rPr>
          <w:rFonts w:hint="eastAsia"/>
        </w:rPr>
        <w:fldChar w:fldCharType="end"/>
      </w:r>
      <w:r w:rsidR="00BB17CF">
        <w:rPr>
          <w:rFonts w:hint="eastAsia"/>
        </w:rPr>
        <w:t>)</w:t>
      </w:r>
      <w:r w:rsidR="00BB17CF">
        <w:rPr>
          <w:rFonts w:hint="eastAsia"/>
        </w:rPr>
        <w:t>则可求得：</w:t>
      </w:r>
    </w:p>
    <w:p w14:paraId="6A7A50CF" w14:textId="77777777" w:rsidR="00BB17CF" w:rsidRPr="00F95833" w:rsidRDefault="00BB17CF" w:rsidP="00BB17CF">
      <w:pPr>
        <w:pStyle w:val="af2"/>
        <w:ind w:firstLine="480"/>
        <w:rPr>
          <w:i/>
          <w:iCs/>
          <w:vanish/>
          <w:specVanish/>
        </w:rPr>
      </w:pPr>
      <w:r>
        <w:rPr>
          <w:rFonts w:ascii="Times New Roman" w:hAnsi="Times New Roman"/>
        </w:rPr>
        <w:tab/>
      </w:r>
      <m:oMath>
        <m:sSub>
          <m:sSubPr>
            <m:ctrlPr/>
          </m:sSubPr>
          <m:e>
            <m:r>
              <m:t>k</m:t>
            </m:r>
          </m:e>
          <m:sub>
            <m:r>
              <m:t>μ</m:t>
            </m:r>
          </m:sub>
        </m:sSub>
        <m:sSup>
          <m:sSupPr>
            <m:ctrlPr/>
          </m:sSupPr>
          <m:e>
            <m:acc>
              <m:accPr>
                <m:ctrlPr/>
              </m:accPr>
              <m:e>
                <m:r>
                  <m:t>A</m:t>
                </m:r>
              </m:e>
            </m:acc>
          </m:e>
          <m:sup>
            <m:r>
              <m:t>μ</m:t>
            </m:r>
            <m:r>
              <m:rPr>
                <m:sty m:val="p"/>
              </m:rPr>
              <m:t>(+)</m:t>
            </m:r>
          </m:sup>
        </m:sSup>
        <m:r>
          <m:rPr>
            <m:sty m:val="p"/>
          </m:rPr>
          <m:t>=</m:t>
        </m:r>
        <m:r>
          <m:t>0</m:t>
        </m:r>
      </m:oMath>
      <w:r>
        <w:tab/>
      </w:r>
    </w:p>
    <w:p w14:paraId="717B00F2" w14:textId="05BD6F97" w:rsidR="00BB17CF" w:rsidRDefault="00BB17CF" w:rsidP="00BB17CF">
      <w:pPr>
        <w:ind w:firstLine="480"/>
      </w:pPr>
      <w:r>
        <w:rPr>
          <w:rFonts w:hint="eastAsia"/>
        </w:rPr>
        <w:t>(</w:t>
      </w:r>
      <w:bookmarkStart w:id="257" w:name="Eq_28"/>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28</w:t>
      </w:r>
      <w:r>
        <w:fldChar w:fldCharType="end"/>
      </w:r>
      <w:bookmarkEnd w:id="257"/>
      <w:r>
        <w:rPr>
          <w:rFonts w:hint="eastAsia"/>
        </w:rPr>
        <w:t>)</w:t>
      </w:r>
    </w:p>
    <w:p w14:paraId="7C4B4403" w14:textId="102E39D8" w:rsidR="00A84BDD" w:rsidRDefault="00BB17CF" w:rsidP="000F23E5">
      <w:pPr>
        <w:ind w:firstLine="480"/>
      </w:pPr>
      <w:r>
        <w:rPr>
          <w:rFonts w:hint="eastAsia"/>
        </w:rPr>
        <w:lastRenderedPageBreak/>
        <w:t>显然</w:t>
      </w:r>
      <w:r>
        <w:rPr>
          <w:rFonts w:hint="eastAsia"/>
        </w:rPr>
        <w:t xml:space="preserve">Eq. </w:t>
      </w:r>
      <w:r>
        <w:rPr>
          <w:rFonts w:hint="eastAsia"/>
        </w:rPr>
        <w:fldChar w:fldCharType="begin"/>
      </w:r>
      <w:r>
        <w:rPr>
          <w:rFonts w:hint="eastAsia"/>
        </w:rPr>
        <w:instrText xml:space="preserve"> REF Eq_28 \h </w:instrText>
      </w:r>
      <w:r>
        <w:rPr>
          <w:rFonts w:hint="eastAsia"/>
        </w:rPr>
      </w:r>
      <w:r>
        <w:rPr>
          <w:rFonts w:hint="eastAsia"/>
        </w:rPr>
        <w:fldChar w:fldCharType="separate"/>
      </w:r>
      <w:r w:rsidR="00D4412F">
        <w:rPr>
          <w:noProof/>
        </w:rPr>
        <w:t>28</w:t>
      </w:r>
      <w:r>
        <w:rPr>
          <w:rFonts w:hint="eastAsia"/>
        </w:rPr>
        <w:fldChar w:fldCharType="end"/>
      </w:r>
      <w:r>
        <w:rPr>
          <w:rFonts w:hint="eastAsia"/>
        </w:rPr>
        <w:t>中</w:t>
      </w:r>
      <m:oMath>
        <m:r>
          <w:rPr>
            <w:rFonts w:ascii="Cambria Math" w:hAnsi="Cambria Math"/>
          </w:rPr>
          <m:t>λ=1,2</m:t>
        </m:r>
      </m:oMath>
      <w:r>
        <w:rPr>
          <w:rFonts w:hint="eastAsia"/>
        </w:rPr>
        <w:t>的横向光子正交于光子波矢，</w:t>
      </w:r>
      <w:r w:rsidR="007000DF">
        <w:rPr>
          <w:rFonts w:hint="eastAsia"/>
        </w:rPr>
        <w:t>且</w:t>
      </w:r>
      <m:oMath>
        <m:r>
          <w:rPr>
            <w:rFonts w:ascii="Cambria Math" w:hAnsi="Cambria Math"/>
          </w:rPr>
          <m:t>λ=0</m:t>
        </m:r>
      </m:oMath>
      <w:r>
        <w:rPr>
          <w:rFonts w:hint="eastAsia"/>
        </w:rPr>
        <w:t>的标量光子和</w:t>
      </w:r>
      <m:oMath>
        <m:r>
          <w:rPr>
            <w:rFonts w:ascii="Cambria Math" w:hAnsi="Cambria Math"/>
          </w:rPr>
          <m:t>λ=3</m:t>
        </m:r>
      </m:oMath>
      <w:r>
        <w:rPr>
          <w:rFonts w:hint="eastAsia"/>
        </w:rPr>
        <w:t>的纵向光子满足下式：</w:t>
      </w:r>
    </w:p>
    <w:p w14:paraId="7F6532C3" w14:textId="78471EEA" w:rsidR="007000DF" w:rsidRPr="00F95833" w:rsidRDefault="007000DF" w:rsidP="007000DF">
      <w:pPr>
        <w:pStyle w:val="af2"/>
        <w:ind w:firstLine="480"/>
        <w:rPr>
          <w:i/>
          <w:iCs/>
          <w:vanish/>
          <w:specVanish/>
        </w:rPr>
      </w:pPr>
      <w:r>
        <w:rPr>
          <w:rFonts w:ascii="Times New Roman" w:hAnsi="Times New Roman"/>
        </w:rPr>
        <w:tab/>
      </w:r>
      <m:oMath>
        <m:d>
          <m:dPr>
            <m:begChr m:val="["/>
            <m:endChr m:val="]"/>
            <m:ctrlPr/>
          </m:dPr>
          <m:e>
            <m:f>
              <m:fPr>
                <m:ctrlPr/>
              </m:fPr>
              <m:num>
                <m:r>
                  <m:t>ω</m:t>
                </m:r>
              </m:num>
              <m:den>
                <m:r>
                  <m:t>c</m:t>
                </m:r>
              </m:den>
            </m:f>
            <m:sSub>
              <m:sSubPr>
                <m:ctrlPr/>
              </m:sSubPr>
              <m:e>
                <m:acc>
                  <m:accPr>
                    <m:ctrlPr/>
                  </m:accPr>
                  <m:e>
                    <m:r>
                      <m:t>a</m:t>
                    </m:r>
                  </m:e>
                </m:acc>
              </m:e>
              <m:sub>
                <m:r>
                  <m:rPr>
                    <m:sty m:val="p"/>
                  </m:rPr>
                  <m:t>(</m:t>
                </m:r>
                <m:r>
                  <m:t>0</m:t>
                </m:r>
                <m:r>
                  <m:rPr>
                    <m:sty m:val="p"/>
                  </m:rPr>
                  <m:t>)</m:t>
                </m:r>
              </m:sub>
            </m:sSub>
            <m:r>
              <m:rPr>
                <m:sty m:val="p"/>
              </m:rPr>
              <m:t>(</m:t>
            </m:r>
            <m:r>
              <m:rPr>
                <m:sty m:val="bi"/>
              </m:rPr>
              <m:t>k</m:t>
            </m:r>
            <m:r>
              <m:rPr>
                <m:sty m:val="p"/>
              </m:rPr>
              <m:t>)-</m:t>
            </m:r>
            <m:rad>
              <m:radPr>
                <m:degHide m:val="1"/>
                <m:ctrlPr/>
              </m:radPr>
              <m:deg/>
              <m:e>
                <m:sSubSup>
                  <m:sSubSupPr>
                    <m:ctrlPr>
                      <w:rPr>
                        <w:i/>
                      </w:rPr>
                    </m:ctrlPr>
                  </m:sSubSupPr>
                  <m:e>
                    <m:r>
                      <m:rPr>
                        <m:sty m:val="bi"/>
                      </m:rPr>
                      <m:t>k</m:t>
                    </m:r>
                    <m:ctrlPr>
                      <w:rPr>
                        <w:b/>
                        <w:i/>
                        <w:iCs/>
                      </w:rPr>
                    </m:ctrlPr>
                  </m:e>
                  <m:sub>
                    <m:r>
                      <m:rPr>
                        <m:sty m:val="p"/>
                      </m:rPr>
                      <m:t>⟂</m:t>
                    </m:r>
                  </m:sub>
                  <m:sup>
                    <m:r>
                      <m:t>2</m:t>
                    </m:r>
                  </m:sup>
                </m:sSubSup>
                <m:r>
                  <w:ins w:id="258" w:author="Hongliang Dang" w:date="2026-05-07T13:13:00Z" w16du:dateUtc="2026-05-07T05:13:00Z">
                    <m:t>-</m:t>
                  </w:ins>
                </m:r>
                <m:r>
                  <w:del w:id="259" w:author="Hongliang Dang" w:date="2026-05-07T13:13:00Z" w16du:dateUtc="2026-05-07T05:13:00Z">
                    <m:t>+</m:t>
                  </w:del>
                </m:r>
                <m:sSup>
                  <m:sSupPr>
                    <m:ctrlPr>
                      <w:rPr>
                        <w:i/>
                      </w:rPr>
                    </m:ctrlPr>
                  </m:sSupPr>
                  <m:e>
                    <m:r>
                      <m:t>κ</m:t>
                    </m:r>
                  </m:e>
                  <m:sup>
                    <m:r>
                      <m:t>2</m:t>
                    </m:r>
                  </m:sup>
                </m:sSup>
              </m:e>
            </m:rad>
            <m:sSub>
              <m:sSubPr>
                <m:ctrlPr/>
              </m:sSubPr>
              <m:e>
                <m:acc>
                  <m:accPr>
                    <m:ctrlPr/>
                  </m:accPr>
                  <m:e>
                    <m:r>
                      <m:t>a</m:t>
                    </m:r>
                  </m:e>
                </m:acc>
              </m:e>
              <m:sub>
                <m:r>
                  <m:rPr>
                    <m:sty m:val="p"/>
                  </m:rPr>
                  <m:t>(</m:t>
                </m:r>
                <m:r>
                  <m:t>3</m:t>
                </m:r>
                <m:r>
                  <m:rPr>
                    <m:sty m:val="p"/>
                  </m:rPr>
                  <m:t>)</m:t>
                </m:r>
              </m:sub>
            </m:sSub>
            <m:r>
              <m:rPr>
                <m:sty m:val="p"/>
              </m:rPr>
              <m:t>(</m:t>
            </m:r>
            <m:r>
              <m:rPr>
                <m:sty m:val="bi"/>
              </m:rPr>
              <m:t>k</m:t>
            </m:r>
            <m:r>
              <m:rPr>
                <m:sty m:val="p"/>
              </m:rPr>
              <m:t>)</m:t>
            </m:r>
          </m:e>
        </m:d>
        <m:r>
          <m:rPr>
            <m:sty m:val="p"/>
          </m:rPr>
          <m:t>|</m:t>
        </m:r>
        <m:r>
          <m:rPr>
            <m:nor/>
          </m:rPr>
          <m:t>phys</m:t>
        </m:r>
        <m:r>
          <m:rPr>
            <m:sty m:val="p"/>
          </m:rPr>
          <m:t>⟩=</m:t>
        </m:r>
        <m:r>
          <m:t>0</m:t>
        </m:r>
      </m:oMath>
      <w:r>
        <w:tab/>
      </w:r>
    </w:p>
    <w:p w14:paraId="74A63FA3" w14:textId="1FDCFDBD" w:rsidR="007000DF" w:rsidRDefault="007000DF" w:rsidP="007000DF">
      <w:pPr>
        <w:ind w:firstLine="480"/>
      </w:pPr>
      <w:r>
        <w:rPr>
          <w:rFonts w:hint="eastAsia"/>
        </w:rPr>
        <w:t>(</w:t>
      </w:r>
      <w:bookmarkStart w:id="260" w:name="Eq_29"/>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29</w:t>
      </w:r>
      <w:r>
        <w:fldChar w:fldCharType="end"/>
      </w:r>
      <w:bookmarkEnd w:id="260"/>
      <w:r>
        <w:rPr>
          <w:rFonts w:hint="eastAsia"/>
        </w:rPr>
        <w:t>)</w:t>
      </w:r>
    </w:p>
    <w:p w14:paraId="02358055" w14:textId="5D09F5AC" w:rsidR="007000DF" w:rsidRPr="00025291" w:rsidRDefault="007000DF" w:rsidP="00025291">
      <w:pPr>
        <w:ind w:firstLine="480"/>
      </w:pPr>
      <w:r>
        <w:rPr>
          <w:rFonts w:hint="eastAsia"/>
          <w:bCs/>
        </w:rPr>
        <w:t xml:space="preserve">Eq. </w:t>
      </w:r>
      <w:r>
        <w:rPr>
          <w:rFonts w:hint="eastAsia"/>
        </w:rPr>
        <w:fldChar w:fldCharType="begin"/>
      </w:r>
      <w:r>
        <w:rPr>
          <w:rFonts w:hint="eastAsia"/>
        </w:rPr>
        <w:instrText xml:space="preserve"> REF Eq_29 \h </w:instrText>
      </w:r>
      <w:r>
        <w:rPr>
          <w:rFonts w:hint="eastAsia"/>
        </w:rPr>
      </w:r>
      <w:r>
        <w:rPr>
          <w:rFonts w:hint="eastAsia"/>
        </w:rPr>
        <w:fldChar w:fldCharType="separate"/>
      </w:r>
      <w:r w:rsidR="00D4412F">
        <w:rPr>
          <w:noProof/>
        </w:rPr>
        <w:t>29</w:t>
      </w:r>
      <w:r>
        <w:rPr>
          <w:rFonts w:hint="eastAsia"/>
        </w:rPr>
        <w:fldChar w:fldCharType="end"/>
      </w:r>
      <w:r>
        <w:rPr>
          <w:rFonts w:hint="eastAsia"/>
        </w:rPr>
        <w:t>表明针对</w:t>
      </w:r>
      <w:r>
        <w:rPr>
          <w:rFonts w:hint="eastAsia"/>
          <w:i/>
          <w:iCs/>
        </w:rPr>
        <w:t>z</w:t>
      </w:r>
      <w:r>
        <w:rPr>
          <w:rFonts w:hint="eastAsia"/>
        </w:rPr>
        <w:t>方向波矢分量为负数的倏逝模，</w:t>
      </w:r>
      <w:r>
        <w:rPr>
          <w:rFonts w:hint="eastAsia"/>
        </w:rPr>
        <w:t>Guputa-Bleuler</w:t>
      </w:r>
      <w:r>
        <w:rPr>
          <w:rFonts w:hint="eastAsia"/>
        </w:rPr>
        <w:t>条件依然成立，即</w:t>
      </w:r>
      <w:r w:rsidR="00E7387C">
        <w:rPr>
          <w:rFonts w:hint="eastAsia"/>
        </w:rPr>
        <w:t>洛伦兹规范和库仑规范依然严格等价，二者始终确定真实的物理态仅有横向光子贡献。洛伦兹规范的优势在于其明显的协变性：对于相对论修正、散射截面的圈图计算以及规范不变性的形式证明，洛伦兹规范（</w:t>
      </w:r>
      <w:r w:rsidR="00E7387C">
        <w:rPr>
          <w:rFonts w:hint="eastAsia"/>
        </w:rPr>
        <w:t>Gupta</w:t>
      </w:r>
      <w:r w:rsidR="00E7387C">
        <w:rPr>
          <w:rFonts w:hint="eastAsia"/>
        </w:rPr>
        <w:t>–</w:t>
      </w:r>
      <w:r w:rsidR="00E7387C">
        <w:rPr>
          <w:rFonts w:hint="eastAsia"/>
        </w:rPr>
        <w:t>Bleuler</w:t>
      </w:r>
      <w:r w:rsidR="00E7387C">
        <w:rPr>
          <w:rFonts w:hint="eastAsia"/>
        </w:rPr>
        <w:t>）框架更具系统性。库仑规范则因直接约束至横向自由度，在非相对论量子光学计算中更为简洁高效。后续为表达简洁，均采用库仑规范下的矢量势算符进行推导。</w:t>
      </w:r>
    </w:p>
    <w:p w14:paraId="6E7D1635" w14:textId="4EC97F81" w:rsidR="00A84BDD" w:rsidRPr="00F95833" w:rsidRDefault="00025291" w:rsidP="000F23E5">
      <w:pPr>
        <w:ind w:firstLine="480"/>
      </w:pPr>
      <w:r>
        <w:rPr>
          <w:rFonts w:hint="eastAsia"/>
        </w:rPr>
        <w:t xml:space="preserve">Eq. </w:t>
      </w:r>
      <w:r>
        <w:rPr>
          <w:rFonts w:hint="eastAsia"/>
        </w:rPr>
        <w:fldChar w:fldCharType="begin"/>
      </w:r>
      <w:r>
        <w:rPr>
          <w:rFonts w:hint="eastAsia"/>
        </w:rPr>
        <w:instrText xml:space="preserve"> REF Eq_6 \h </w:instrText>
      </w:r>
      <w:r>
        <w:rPr>
          <w:rFonts w:hint="eastAsia"/>
        </w:rPr>
      </w:r>
      <w:r>
        <w:rPr>
          <w:rFonts w:hint="eastAsia"/>
        </w:rPr>
        <w:fldChar w:fldCharType="separate"/>
      </w:r>
      <w:r w:rsidR="00D4412F">
        <w:rPr>
          <w:noProof/>
        </w:rPr>
        <w:t>6</w:t>
      </w:r>
      <w:r>
        <w:rPr>
          <w:rFonts w:hint="eastAsia"/>
        </w:rPr>
        <w:fldChar w:fldCharType="end"/>
      </w:r>
      <w:r>
        <w:rPr>
          <w:rFonts w:hint="eastAsia"/>
        </w:rPr>
        <w:t>的三维矢势算符</w:t>
      </w:r>
      <w:r w:rsidR="00EE578E" w:rsidRPr="00F95833">
        <w:rPr>
          <w:rFonts w:hint="eastAsia"/>
        </w:rPr>
        <w:t>可</w:t>
      </w:r>
      <w:r>
        <w:rPr>
          <w:rFonts w:hint="eastAsia"/>
        </w:rPr>
        <w:t>通过</w:t>
      </w:r>
      <w:r>
        <w:rPr>
          <w:rFonts w:hint="eastAsia"/>
        </w:rPr>
        <w:t>Weyl</w:t>
      </w:r>
      <w:r>
        <w:rPr>
          <w:rFonts w:hint="eastAsia"/>
        </w:rPr>
        <w:t>展开</w:t>
      </w:r>
      <w:r w:rsidR="00EE578E" w:rsidRPr="00F95833">
        <w:rPr>
          <w:rFonts w:hint="eastAsia"/>
        </w:rPr>
        <w:t>方便地将</w:t>
      </w:r>
      <w:r w:rsidR="00EE578E" w:rsidRPr="00F95833">
        <w:t xml:space="preserve"> </w:t>
      </w:r>
      <m:oMath>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oMath>
      <w:r w:rsidR="00EE578E" w:rsidRPr="00F95833">
        <w:t xml:space="preserve"> </w:t>
      </w:r>
      <w:r w:rsidR="00EE578E" w:rsidRPr="00F95833">
        <w:rPr>
          <w:rFonts w:hint="eastAsia"/>
        </w:rPr>
        <w:t>积分压缩为</w:t>
      </w:r>
      <w:r w:rsidR="00EE578E" w:rsidRPr="00F95833">
        <w:t xml:space="preserve"> </w:t>
      </w:r>
      <m:oMath>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00EE578E" w:rsidRPr="00F95833">
        <w:rPr>
          <w:rFonts w:hint="eastAsia"/>
        </w:rPr>
        <w:t>：</w:t>
      </w:r>
    </w:p>
    <w:p w14:paraId="4FC9EE68" w14:textId="7ED37522" w:rsidR="00A84BDD" w:rsidRPr="00F95833" w:rsidRDefault="00A84BDD" w:rsidP="005715E6">
      <w:pPr>
        <w:pStyle w:val="af2"/>
        <w:ind w:firstLine="480"/>
        <w:rPr>
          <w:i/>
          <w:iCs/>
          <w:vanish/>
          <w:specVanish/>
        </w:rPr>
      </w:pPr>
      <w:r w:rsidRPr="00F95833">
        <w:rPr>
          <w:rFonts w:ascii="Times New Roman" w:hAnsi="Times New Roman"/>
          <w:i/>
        </w:rPr>
        <w:tab/>
      </w:r>
      <m:oMath>
        <m:r>
          <m:rPr>
            <m:sty m:val="p"/>
          </m:rPr>
          <m:t>∫</m:t>
        </m:r>
        <m:sSup>
          <m:sSupPr>
            <m:ctrlPr/>
          </m:sSupPr>
          <m:e>
            <m:r>
              <m:t>d</m:t>
            </m:r>
          </m:e>
          <m:sup>
            <m:r>
              <m:t>3</m:t>
            </m:r>
          </m:sup>
        </m:sSup>
        <m:r>
          <m:t>k f</m:t>
        </m:r>
        <m:d>
          <m:dPr>
            <m:ctrlPr/>
          </m:dPr>
          <m:e>
            <m:r>
              <m:rPr>
                <m:sty m:val="bi"/>
              </m:rPr>
              <m:t>k</m:t>
            </m:r>
          </m:e>
        </m:d>
        <m:r>
          <m:rPr>
            <m:sty m:val="p"/>
          </m:rPr>
          <m:t>=∫</m:t>
        </m:r>
        <m:sSup>
          <m:sSupPr>
            <m:ctrlPr/>
          </m:sSupPr>
          <m:e>
            <m:r>
              <m:t>d</m:t>
            </m:r>
          </m:e>
          <m:sup>
            <m:r>
              <m:t>2</m:t>
            </m:r>
          </m:sup>
        </m:sSup>
        <m:sSub>
          <m:sSubPr>
            <m:ctrlPr/>
          </m:sSubPr>
          <m:e>
            <m:r>
              <m:t>k</m:t>
            </m:r>
          </m:e>
          <m:sub>
            <m:r>
              <m:rPr>
                <m:sty m:val="p"/>
              </m:rPr>
              <m:t>⟂</m:t>
            </m:r>
          </m:sub>
        </m:sSub>
        <m:nary>
          <m:naryPr>
            <m:limLoc m:val="undOvr"/>
            <m:subHide m:val="1"/>
            <m:supHide m:val="1"/>
            <m:ctrlPr>
              <w:rPr>
                <w:i/>
              </w:rPr>
            </m:ctrlPr>
          </m:naryPr>
          <m:sub/>
          <m:sup/>
          <m:e>
            <m:r>
              <m:t>d</m:t>
            </m:r>
            <m:sSub>
              <m:sSubPr>
                <m:ctrlPr>
                  <w:rPr>
                    <w:i/>
                  </w:rPr>
                </m:ctrlPr>
              </m:sSubPr>
              <m:e>
                <m:r>
                  <m:t>k</m:t>
                </m:r>
              </m:e>
              <m:sub>
                <m:r>
                  <m:rPr>
                    <m:sty m:val="p"/>
                  </m:rPr>
                  <m:t>z</m:t>
                </m:r>
              </m:sub>
            </m:sSub>
          </m:e>
        </m:nary>
        <m:r>
          <m:t> f</m:t>
        </m:r>
        <m:d>
          <m:dPr>
            <m:ctrlPr/>
          </m:dPr>
          <m:e>
            <m:sSub>
              <m:sSubPr>
                <m:ctrlPr>
                  <w:rPr>
                    <w:b/>
                    <w:bCs/>
                  </w:rPr>
                </m:ctrlPr>
              </m:sSubPr>
              <m:e>
                <m:r>
                  <m:rPr>
                    <m:sty m:val="bi"/>
                  </m:rPr>
                  <m:t>k</m:t>
                </m:r>
              </m:e>
              <m:sub>
                <m:r>
                  <m:rPr>
                    <m:sty m:val="b"/>
                  </m:rPr>
                  <m:t>⟂</m:t>
                </m:r>
              </m:sub>
            </m:sSub>
            <m:r>
              <m:rPr>
                <m:sty m:val="b"/>
              </m:rPr>
              <m:t>,</m:t>
            </m:r>
            <m:sSub>
              <m:sSubPr>
                <m:ctrlPr>
                  <w:rPr>
                    <w:b/>
                    <w:bCs/>
                  </w:rPr>
                </m:ctrlPr>
              </m:sSubPr>
              <m:e>
                <m:r>
                  <m:rPr>
                    <m:sty m:val="bi"/>
                  </m:rPr>
                  <m:t>k</m:t>
                </m:r>
              </m:e>
              <m:sub>
                <m:r>
                  <m:rPr>
                    <m:sty m:val="bi"/>
                  </m:rPr>
                  <m:t>z</m:t>
                </m:r>
              </m:sub>
            </m:sSub>
          </m:e>
        </m:d>
        <m:r>
          <m:rPr>
            <m:sty m:val="p"/>
          </m:rPr>
          <m:t>.</m:t>
        </m:r>
      </m:oMath>
      <w:r w:rsidRPr="00F95833">
        <w:tab/>
      </w:r>
    </w:p>
    <w:p w14:paraId="10CBEF10" w14:textId="4E374D42" w:rsidR="00A84BDD" w:rsidRPr="00F95833" w:rsidRDefault="00A84BDD" w:rsidP="005715E6">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30</w:t>
      </w:r>
      <w:r w:rsidRPr="00F95833">
        <w:fldChar w:fldCharType="end"/>
      </w:r>
      <w:r w:rsidRPr="00F95833">
        <w:rPr>
          <w:rFonts w:hint="eastAsia"/>
        </w:rPr>
        <w:t>)</w:t>
      </w:r>
    </w:p>
    <w:p w14:paraId="7A9F0623" w14:textId="479A7F11" w:rsidR="00A84BDD" w:rsidRPr="00F95833" w:rsidRDefault="00A84BDD" w:rsidP="005715E6">
      <w:pPr>
        <w:ind w:firstLine="480"/>
      </w:pPr>
      <w:r w:rsidRPr="00F95833">
        <w:rPr>
          <w:rFonts w:hint="eastAsia"/>
        </w:rPr>
        <w:t>而</w:t>
      </w: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t>
      </w:r>
      <w:r w:rsidRPr="00F95833">
        <w:rPr>
          <w:rFonts w:hint="eastAsia"/>
        </w:rPr>
        <w:t>半空间中经典</w:t>
      </w:r>
      <w:r w:rsidRPr="00F95833">
        <w:t xml:space="preserve"> Helmholtz </w:t>
      </w:r>
      <w:r w:rsidRPr="00F95833">
        <w:rPr>
          <w:rFonts w:hint="eastAsia"/>
        </w:rPr>
        <w:t>格林函数</w:t>
      </w:r>
      <m:oMath>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0</m:t>
                    </m:r>
                  </m:sub>
                </m:sSub>
                <m:r>
                  <m:rPr>
                    <m:sty m:val="bi"/>
                  </m:rPr>
                  <w:rPr>
                    <w:rFonts w:ascii="Cambria Math" w:hAnsi="Cambria Math"/>
                  </w:rPr>
                  <m:t>r</m:t>
                </m:r>
              </m:sup>
            </m:sSup>
          </m:num>
          <m:den>
            <m:r>
              <m:rPr>
                <m:sty m:val="bi"/>
              </m:rPr>
              <w:rPr>
                <w:rFonts w:ascii="Cambria Math" w:hAnsi="Cambria Math"/>
              </w:rPr>
              <m:t>r</m:t>
            </m:r>
          </m:den>
        </m:f>
      </m:oMath>
      <w:r w:rsidRPr="00F95833">
        <w:rPr>
          <w:rFonts w:hint="eastAsia"/>
        </w:rPr>
        <w:t>由</w:t>
      </w:r>
      <w:r w:rsidRPr="00F95833">
        <w:t xml:space="preserve"> Sommerfeld </w:t>
      </w:r>
      <w:r w:rsidRPr="00F95833">
        <w:rPr>
          <w:rFonts w:hint="eastAsia"/>
        </w:rPr>
        <w:t>恒等式表示：</w:t>
      </w:r>
    </w:p>
    <w:p w14:paraId="41BB57F0" w14:textId="7EF6A05D" w:rsidR="00A84BDD" w:rsidRPr="00F95833" w:rsidRDefault="00A84BDD" w:rsidP="00D955FD">
      <w:pPr>
        <w:pStyle w:val="af2"/>
        <w:ind w:firstLine="480"/>
        <w:rPr>
          <w:i/>
          <w:iCs/>
          <w:vanish/>
          <w:specVanish/>
        </w:rPr>
      </w:pPr>
      <w:r w:rsidRPr="00F95833">
        <w:rPr>
          <w:rFonts w:ascii="Times New Roman" w:hAnsi="Times New Roman"/>
        </w:rPr>
        <w:tab/>
      </w:r>
      <m:oMath>
        <m:f>
          <m:fPr>
            <m:ctrlPr/>
          </m:fPr>
          <m:num>
            <m:sSup>
              <m:sSupPr>
                <m:ctrlPr/>
              </m:sSupPr>
              <m:e>
                <m:r>
                  <m:t>e</m:t>
                </m:r>
              </m:e>
              <m:sup>
                <m:r>
                  <m:rPr>
                    <m:sty m:val="p"/>
                  </m:rPr>
                  <m:t>-</m:t>
                </m:r>
                <m:r>
                  <m:t>i</m:t>
                </m:r>
                <m:sSub>
                  <m:sSubPr>
                    <m:ctrlPr>
                      <w:rPr>
                        <w:b/>
                        <w:bCs/>
                      </w:rPr>
                    </m:ctrlPr>
                  </m:sSubPr>
                  <m:e>
                    <m:r>
                      <m:rPr>
                        <m:sty m:val="bi"/>
                      </m:rPr>
                      <m:t>k</m:t>
                    </m:r>
                  </m:e>
                  <m:sub>
                    <m:r>
                      <m:rPr>
                        <m:sty m:val="b"/>
                      </m:rPr>
                      <m:t>0</m:t>
                    </m:r>
                  </m:sub>
                </m:sSub>
                <m:r>
                  <m:rPr>
                    <m:sty m:val="bi"/>
                  </m:rPr>
                  <m:t>r</m:t>
                </m:r>
              </m:sup>
            </m:sSup>
          </m:num>
          <m:den>
            <m:r>
              <m:rPr>
                <m:sty m:val="bi"/>
              </m:rPr>
              <m:t>r</m:t>
            </m:r>
          </m:den>
        </m:f>
        <m:r>
          <m:rPr>
            <m:sty m:val="p"/>
          </m:rPr>
          <m:t>=</m:t>
        </m:r>
        <m:f>
          <m:fPr>
            <m:ctrlPr/>
          </m:fPr>
          <m:num>
            <m:r>
              <m:rPr>
                <m:sty m:val="p"/>
              </m:rPr>
              <m:t>-</m:t>
            </m:r>
            <m:r>
              <m:t>i</m:t>
            </m:r>
          </m:num>
          <m:den>
            <m:r>
              <m:rPr>
                <m:sty m:val="p"/>
              </m:rPr>
              <m:t>2</m:t>
            </m:r>
            <m:r>
              <m:t>π</m:t>
            </m:r>
          </m:den>
        </m:f>
        <m:nary>
          <m:naryPr>
            <m:chr m:val="∬"/>
            <m:limLoc m:val="subSup"/>
            <m:ctrlPr/>
          </m:naryPr>
          <m:sub>
            <m:r>
              <m:rPr>
                <m:sty m:val="p"/>
              </m:rPr>
              <m:t>-∞</m:t>
            </m:r>
          </m:sub>
          <m:sup>
            <m:r>
              <m:rPr>
                <m:sty m:val="p"/>
              </m:rPr>
              <m:t>∞</m:t>
            </m:r>
          </m:sup>
          <m:e>
            <m:sSup>
              <m:sSupPr>
                <m:ctrlPr/>
              </m:sSupPr>
              <m:e>
                <m:r>
                  <m:t>d</m:t>
                </m:r>
              </m:e>
              <m:sup>
                <m:r>
                  <m:rPr>
                    <m:sty m:val="p"/>
                  </m:rPr>
                  <m:t>2</m:t>
                </m:r>
              </m:sup>
            </m:sSup>
          </m:e>
        </m:nary>
        <m:sSub>
          <m:sSubPr>
            <m:ctrlPr/>
          </m:sSubPr>
          <m:e>
            <m:r>
              <m:rPr>
                <m:sty m:val="bi"/>
              </m:rPr>
              <m:t>k</m:t>
            </m:r>
          </m:e>
          <m:sub>
            <m:r>
              <m:rPr>
                <m:sty m:val="p"/>
              </m:rPr>
              <m:t>⟂</m:t>
            </m:r>
          </m:sub>
        </m:sSub>
        <m:f>
          <m:fPr>
            <m:ctrlPr/>
          </m:fPr>
          <m:num>
            <m:r>
              <m:rPr>
                <m:sty m:val="p"/>
              </m:rPr>
              <m:t>1</m:t>
            </m:r>
          </m:num>
          <m:den>
            <m:sSub>
              <m:sSubPr>
                <m:ctrlPr>
                  <w:rPr>
                    <w:b/>
                    <w:bCs/>
                  </w:rPr>
                </m:ctrlPr>
              </m:sSubPr>
              <m:e>
                <m:r>
                  <m:rPr>
                    <m:sty m:val="bi"/>
                  </m:rPr>
                  <m:t>k</m:t>
                </m:r>
              </m:e>
              <m:sub>
                <m:r>
                  <m:rPr>
                    <m:sty m:val="b"/>
                  </m:rPr>
                  <m:t>z</m:t>
                </m:r>
              </m:sub>
            </m:sSub>
          </m:den>
        </m:f>
        <m:sSup>
          <m:sSupPr>
            <m:ctrlPr/>
          </m:sSupPr>
          <m:e>
            <m:r>
              <m:t>e</m:t>
            </m:r>
          </m:e>
          <m:sup>
            <m:r>
              <m:t>i</m:t>
            </m:r>
            <m:r>
              <m:rPr>
                <m:sty m:val="bi"/>
              </m:rPr>
              <m:t>k</m:t>
            </m:r>
            <m:r>
              <m:t>⋅</m:t>
            </m:r>
            <m:r>
              <m:rPr>
                <m:sty m:val="bi"/>
              </m:rPr>
              <m:t>r</m:t>
            </m:r>
          </m:sup>
        </m:sSup>
        <m:r>
          <m:rPr>
            <m:sty m:val="p"/>
          </m:rPr>
          <m:t>, </m:t>
        </m:r>
        <m:r>
          <m:t>z</m:t>
        </m:r>
        <m:r>
          <m:rPr>
            <m:sty m:val="p"/>
          </m:rPr>
          <m:t>&gt;0 ,</m:t>
        </m:r>
      </m:oMath>
      <w:r w:rsidRPr="00F95833">
        <w:tab/>
      </w:r>
    </w:p>
    <w:p w14:paraId="4B296954" w14:textId="42762FA3" w:rsidR="00A84BDD" w:rsidRPr="00F95833" w:rsidRDefault="00A84BDD" w:rsidP="00D955FD">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31</w:t>
      </w:r>
      <w:r w:rsidRPr="00F95833">
        <w:fldChar w:fldCharType="end"/>
      </w:r>
      <w:r w:rsidRPr="00F95833">
        <w:rPr>
          <w:rFonts w:hint="eastAsia"/>
        </w:rPr>
        <w:t>)</w:t>
      </w:r>
    </w:p>
    <w:p w14:paraId="0EBA9EE0" w14:textId="02E85777" w:rsidR="00A84BDD" w:rsidRPr="00F95833" w:rsidRDefault="00A84BDD" w:rsidP="00834490">
      <w:pPr>
        <w:ind w:firstLine="480"/>
      </w:pPr>
      <w:r w:rsidRPr="00F95833">
        <w:rPr>
          <w:rFonts w:hint="eastAsia"/>
        </w:rPr>
        <w:t>其中</w:t>
      </w:r>
      <w:r w:rsidRPr="00F95833">
        <w:t xml:space="preserve"> </w:t>
      </w:r>
      <m:oMath>
        <m:sSub>
          <m:sSubPr>
            <m:ctrlPr>
              <w:rPr>
                <w:rFonts w:ascii="Cambria Math" w:hAnsi="Cambria Math"/>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e>
        </m:rad>
      </m:oMath>
      <w:r w:rsidRPr="00F95833">
        <w:rPr>
          <w:rFonts w:hint="eastAsia"/>
        </w:rPr>
        <w:t>（当</w:t>
      </w:r>
      <w:r w:rsidRPr="00F95833">
        <w:t xml:space="preserv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&gt;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t xml:space="preserve"> </w:t>
      </w:r>
      <w:r w:rsidRPr="00F95833">
        <w:rPr>
          <w:rFonts w:hint="eastAsia"/>
        </w:rPr>
        <w:t>时取</w:t>
      </w:r>
      <w:r w:rsidRPr="00F95833">
        <w:t xml:space="preserve"> </w:t>
      </w:r>
      <m:oMath>
        <m:r>
          <m:rPr>
            <m:sty m:val="p"/>
          </m:rPr>
          <w:rPr>
            <w:rFonts w:ascii="Cambria Math" w:hAnsi="Cambria Math"/>
          </w:rPr>
          <m:t>Im</m:t>
        </m:r>
        <m:r>
          <w:rPr>
            <w:rFonts w:ascii="Cambria Math" w:hAnsi="Cambria Math"/>
          </w:rPr>
          <m:t> </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0</m:t>
        </m:r>
      </m:oMath>
      <w:r w:rsidRPr="00F95833">
        <w:rPr>
          <w:rFonts w:hint="eastAsia"/>
        </w:rPr>
        <w:t>），且此恒等式对应于</w:t>
      </w:r>
      <w:r w:rsidRPr="00F95833">
        <w:rPr>
          <w:rFonts w:hint="eastAsia"/>
        </w:rPr>
        <w:t>Helmholtz</w:t>
      </w:r>
      <w:r w:rsidRPr="00F95833">
        <w:rPr>
          <w:rFonts w:hint="eastAsia"/>
        </w:rPr>
        <w:t>格林函数的</w:t>
      </w:r>
      <w:r w:rsidRPr="00F95833">
        <w:rPr>
          <w:rFonts w:hint="eastAsia"/>
        </w:rPr>
        <w:t>Weyl</w:t>
      </w:r>
      <w:r w:rsidRPr="00F95833">
        <w:rPr>
          <w:rFonts w:hint="eastAsia"/>
        </w:rPr>
        <w:t>展开。</w:t>
      </w:r>
      <w:r>
        <w:rPr>
          <w:rFonts w:hint="eastAsia"/>
        </w:rPr>
        <w:t>由此可方便</w:t>
      </w:r>
      <w:r w:rsidRPr="00F95833">
        <w:rPr>
          <w:rFonts w:hint="eastAsia"/>
        </w:rPr>
        <w:t>得</w:t>
      </w:r>
      <w:r>
        <w:rPr>
          <w:rFonts w:hint="eastAsia"/>
        </w:rPr>
        <w:t>出</w:t>
      </w:r>
      <w:r w:rsidRPr="00F95833">
        <w:rPr>
          <w:rFonts w:hint="eastAsia"/>
        </w:rPr>
        <w:t>角谱展开后量子化磁矢势算符的完整正频部分为：</w:t>
      </w:r>
    </w:p>
    <w:p w14:paraId="286DA54F" w14:textId="572E48EE" w:rsidR="00A84BDD" w:rsidRPr="00F95833" w:rsidRDefault="00A84BDD" w:rsidP="00834490">
      <w:pPr>
        <w:pStyle w:val="af2"/>
        <w:ind w:firstLine="480"/>
        <w:rPr>
          <w:i/>
          <w:iCs/>
          <w:vanish/>
          <w:specVanish/>
        </w:rPr>
      </w:pPr>
      <w:r w:rsidRPr="00F95833">
        <w:rPr>
          <w:rFonts w:ascii="Times New Roman" w:hAnsi="Times New Roman"/>
        </w:rPr>
        <w:tab/>
      </w:r>
      <m:oMath>
        <m:sSup>
          <m:sSupPr>
            <m:ctrlPr/>
          </m:sSupPr>
          <m:e>
            <m:acc>
              <m:accPr>
                <m:ctrlPr/>
              </m:accPr>
              <m:e>
                <m:r>
                  <m:rPr>
                    <m:sty m:val="bi"/>
                  </m:rPr>
                  <m:t>A</m:t>
                </m:r>
              </m:e>
            </m:acc>
          </m:e>
          <m:sup>
            <m:d>
              <m:dPr>
                <m:ctrlPr/>
              </m:dPr>
              <m:e>
                <m:r>
                  <m:rPr>
                    <m:sty m:val="p"/>
                  </m:rPr>
                  <m:t>+</m:t>
                </m:r>
              </m:e>
            </m:d>
          </m:sup>
        </m:sSup>
        <m:d>
          <m:dPr>
            <m:ctrlPr/>
          </m:dPr>
          <m:e>
            <m:r>
              <m:rPr>
                <m:sty m:val="bi"/>
              </m:rPr>
              <m:t>r</m:t>
            </m:r>
            <m:r>
              <m:rPr>
                <m:sty m:val="p"/>
              </m:rPr>
              <m:t>,</m:t>
            </m:r>
            <m:r>
              <m:t>t</m:t>
            </m:r>
          </m:e>
        </m:d>
        <m:r>
          <m:rPr>
            <m:sty m:val="p"/>
          </m:rPr>
          <m:t>=∫</m:t>
        </m:r>
        <m:sSup>
          <m:sSupPr>
            <m:ctrlPr/>
          </m:sSupPr>
          <m:e>
            <m:r>
              <m:t>d</m:t>
            </m:r>
          </m:e>
          <m:sup>
            <m:r>
              <m:t>2</m:t>
            </m:r>
          </m:sup>
        </m:sSup>
        <m:sSub>
          <m:sSubPr>
            <m:ctrlPr/>
          </m:sSubPr>
          <m:e>
            <m:r>
              <m:t>k</m:t>
            </m:r>
          </m:e>
          <m:sub>
            <m:r>
              <m:rPr>
                <m:sty m:val="p"/>
              </m:rPr>
              <m:t>⟂</m:t>
            </m:r>
          </m:sub>
        </m:sSub>
        <m:nary>
          <m:naryPr>
            <m:chr m:val="∑"/>
            <m:limLoc m:val="undOvr"/>
            <m:supHide m:val="1"/>
            <m:ctrlPr>
              <w:rPr>
                <w:i/>
              </w:rPr>
            </m:ctrlPr>
          </m:naryPr>
          <m:sub>
            <m:r>
              <m:t>λ</m:t>
            </m:r>
          </m:sub>
          <m:sup/>
          <m:e>
            <m:sSub>
              <m:sSubPr>
                <m:ctrlPr>
                  <w:rPr>
                    <w:i/>
                  </w:rPr>
                </m:ctrlPr>
              </m:sSubPr>
              <m:e>
                <m:r>
                  <m:t>C</m:t>
                </m:r>
              </m:e>
              <m:sub>
                <m:sSub>
                  <m:sSubPr>
                    <m:ctrlPr>
                      <w:rPr>
                        <w:b/>
                        <w:bCs/>
                        <w:iCs/>
                      </w:rPr>
                    </m:ctrlPr>
                  </m:sSubPr>
                  <m:e>
                    <m:r>
                      <m:rPr>
                        <m:sty m:val="b"/>
                      </m:rPr>
                      <m:t>k</m:t>
                    </m:r>
                  </m:e>
                  <m:sub>
                    <m:r>
                      <m:rPr>
                        <m:sty m:val="b"/>
                      </m:rPr>
                      <m:t>⟂</m:t>
                    </m:r>
                  </m:sub>
                </m:sSub>
              </m:sub>
            </m:sSub>
            <m:acc>
              <m:accPr>
                <m:ctrlPr/>
              </m:accPr>
              <m:e>
                <m:r>
                  <m:t>a</m:t>
                </m:r>
              </m:e>
            </m:acc>
            <m:d>
              <m:dPr>
                <m:ctrlPr/>
              </m:dPr>
              <m:e>
                <m:sSub>
                  <m:sSubPr>
                    <m:ctrlPr>
                      <w:rPr>
                        <w:b/>
                        <w:bCs/>
                      </w:rPr>
                    </m:ctrlPr>
                  </m:sSubPr>
                  <m:e>
                    <m:r>
                      <m:rPr>
                        <m:sty m:val="bi"/>
                      </m:rPr>
                      <m:t>k</m:t>
                    </m:r>
                  </m:e>
                  <m:sub>
                    <m:r>
                      <m:rPr>
                        <m:sty m:val="b"/>
                      </m:rPr>
                      <m:t>⟂</m:t>
                    </m:r>
                  </m:sub>
                </m:sSub>
                <m:r>
                  <m:rPr>
                    <m:sty m:val="p"/>
                  </m:rPr>
                  <m:t>,</m:t>
                </m:r>
                <m:r>
                  <m:t>λ</m:t>
                </m:r>
              </m:e>
            </m:d>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t>0</m:t>
                        </m:r>
                      </m:sub>
                    </m:sSub>
                    <m:r>
                      <m:t>t</m:t>
                    </m:r>
                    <m:r>
                      <m:rPr>
                        <m:sty m:val="p"/>
                      </m:rPr>
                      <m:t>-</m:t>
                    </m:r>
                    <m:r>
                      <m:rPr>
                        <m:sty m:val="bi"/>
                      </m:rPr>
                      <m:t>k</m:t>
                    </m:r>
                    <m:r>
                      <m:t>⋅</m:t>
                    </m:r>
                    <m:r>
                      <m:rPr>
                        <m:sty m:val="bi"/>
                      </m:rPr>
                      <m:t>r</m:t>
                    </m:r>
                  </m:e>
                </m:d>
              </m:sup>
            </m:sSup>
          </m:e>
        </m:nary>
        <m:r>
          <m:t> ,</m:t>
        </m:r>
      </m:oMath>
      <w:r w:rsidRPr="00F95833">
        <w:tab/>
      </w:r>
    </w:p>
    <w:p w14:paraId="116B8871" w14:textId="1F7721C9" w:rsidR="00A84BDD" w:rsidRPr="00F95833" w:rsidRDefault="00A84BDD" w:rsidP="00834490">
      <w:pPr>
        <w:ind w:firstLine="480"/>
      </w:pPr>
      <w:r w:rsidRPr="00F95833">
        <w:rPr>
          <w:rFonts w:hint="eastAsia"/>
        </w:rPr>
        <w:t>(</w:t>
      </w:r>
      <w:bookmarkStart w:id="261" w:name="Eq_18"/>
      <w:bookmarkStart w:id="262" w:name="Eq_32"/>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32</w:t>
      </w:r>
      <w:r w:rsidRPr="00F95833">
        <w:fldChar w:fldCharType="end"/>
      </w:r>
      <w:bookmarkEnd w:id="261"/>
      <w:bookmarkEnd w:id="262"/>
      <w:r w:rsidRPr="00F95833">
        <w:rPr>
          <w:rFonts w:hint="eastAsia"/>
        </w:rPr>
        <w:t>)</w:t>
      </w:r>
    </w:p>
    <w:p w14:paraId="655E0820" w14:textId="65E97AB5" w:rsidR="00A84BDD" w:rsidRPr="00F95833" w:rsidRDefault="00A84BDD" w:rsidP="00834490">
      <w:pPr>
        <w:ind w:firstLine="480"/>
      </w:pPr>
      <w:r w:rsidRPr="00F95833">
        <w:rPr>
          <w:rFonts w:hint="eastAsia"/>
        </w:rPr>
        <w:t>其中</w:t>
      </w:r>
      <m:oMath>
        <m:sSub>
          <m:sSubPr>
            <m:ctrlPr>
              <w:rPr>
                <w:rFonts w:ascii="Cambria Math" w:hAnsi="Cambria Math"/>
                <w:i/>
              </w:rPr>
            </m:ctrlPr>
          </m:sSubPr>
          <m:e>
            <m:r>
              <w:rPr>
                <w:rFonts w:ascii="Cambria Math" w:hAnsi="Cambria Math"/>
              </w:rPr>
              <m:t>C</m:t>
            </m:r>
          </m:e>
          <m:sub>
            <m:sSub>
              <m:sSubPr>
                <m:ctrlPr>
                  <w:rPr>
                    <w:rFonts w:ascii="Cambria Math" w:hAnsi="Cambria Math"/>
                    <w:b/>
                    <w:bCs/>
                    <w:iCs/>
                  </w:rPr>
                </m:ctrlPr>
              </m:sSubPr>
              <m:e>
                <m:r>
                  <m:rPr>
                    <m:sty m:val="b"/>
                  </m:rPr>
                  <w:rPr>
                    <w:rFonts w:ascii="Cambria Math" w:hAnsi="Cambria Math"/>
                  </w:rPr>
                  <m:t>k</m:t>
                </m:r>
              </m:e>
              <m:sub>
                <m:r>
                  <m:rPr>
                    <m:sty m:val="b"/>
                  </m:rPr>
                  <w:rPr>
                    <w:rFonts w:ascii="Cambria Math" w:hAnsi="Cambria Math"/>
                  </w:rPr>
                  <m:t>⟂</m:t>
                </m:r>
              </m:sub>
            </m:sSub>
          </m:sub>
        </m:sSub>
      </m:oMath>
      <w:r w:rsidRPr="00F95833">
        <w:rPr>
          <w:rFonts w:hint="eastAsia"/>
        </w:rPr>
        <w:t>为待定的归一化振幅。</w:t>
      </w:r>
    </w:p>
    <w:p w14:paraId="636AB2DA" w14:textId="77777777" w:rsidR="00A84BDD" w:rsidRPr="00F95833" w:rsidRDefault="00A84BDD" w:rsidP="00834490">
      <w:pPr>
        <w:pStyle w:val="TOC"/>
        <w:ind w:firstLine="301"/>
      </w:pPr>
      <w:bookmarkStart w:id="263" w:name="角谱中的模归一化"/>
      <w:bookmarkEnd w:id="256"/>
      <w:r w:rsidRPr="00F95833">
        <w:rPr>
          <w:rFonts w:hint="eastAsia"/>
        </w:rPr>
        <w:t>角谱中的模归一化</w:t>
      </w:r>
    </w:p>
    <w:p w14:paraId="0F5C3F5F" w14:textId="77777777" w:rsidR="00A84BDD" w:rsidRPr="00F95833" w:rsidRDefault="00A84BDD" w:rsidP="00834490">
      <w:pPr>
        <w:ind w:firstLine="480"/>
      </w:pPr>
      <w:r w:rsidRPr="00F95833">
        <w:rPr>
          <w:rFonts w:hint="eastAsia"/>
        </w:rPr>
        <w:t>为确定</w:t>
      </w:r>
      <w:r w:rsidRPr="00F95833">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rsidRPr="00F95833">
        <w:rPr>
          <w:rFonts w:hint="eastAsia"/>
        </w:rPr>
        <w:t>，计算场的真空相关函数：</w:t>
      </w:r>
    </w:p>
    <w:p w14:paraId="60F7E1BF" w14:textId="131BA6C2" w:rsidR="00A84BDD" w:rsidRPr="00F95833" w:rsidRDefault="00A84BDD" w:rsidP="002F75AA">
      <w:pPr>
        <w:pStyle w:val="af2"/>
        <w:ind w:firstLine="480"/>
        <w:rPr>
          <w:i/>
          <w:iCs/>
          <w:vanish/>
          <w:specVanish/>
        </w:rPr>
      </w:pPr>
      <w:r w:rsidRPr="00F95833">
        <w:rPr>
          <w:rFonts w:ascii="Times New Roman" w:hAnsi="Times New Roman"/>
        </w:rPr>
        <w:tab/>
      </w:r>
      <m:oMath>
        <m:r>
          <m:t>D</m:t>
        </m:r>
        <m:r>
          <m:rPr>
            <m:sty m:val="p"/>
          </m:rPr>
          <m:t>(</m:t>
        </m:r>
        <m:r>
          <m:rPr>
            <m:sty m:val="bi"/>
          </m:rPr>
          <m:t>r</m:t>
        </m:r>
        <m:r>
          <m:rPr>
            <m:sty m:val="p"/>
          </m:rPr>
          <m:t>,</m:t>
        </m:r>
        <m:r>
          <m:t>t</m:t>
        </m:r>
        <m:r>
          <m:rPr>
            <m:sty m:val="p"/>
          </m:rPr>
          <m:t>=</m:t>
        </m:r>
        <m:r>
          <m:t>0</m:t>
        </m:r>
        <m:r>
          <m:rPr>
            <m:sty m:val="p"/>
          </m:rPr>
          <m:t>)=⟨</m:t>
        </m:r>
        <m:r>
          <m:t>0</m:t>
        </m:r>
        <m:r>
          <m:rPr>
            <m:sty m:val="p"/>
          </m:rPr>
          <m:t>|</m:t>
        </m:r>
        <m:sSup>
          <m:sSupPr>
            <m:ctrlPr/>
          </m:sSupPr>
          <m:e>
            <m:acc>
              <m:accPr>
                <m:ctrlPr/>
              </m:accPr>
              <m:e>
                <m:r>
                  <m:rPr>
                    <m:sty m:val="bi"/>
                  </m:rPr>
                  <m:t>A</m:t>
                </m:r>
              </m:e>
            </m:acc>
          </m:e>
          <m:sup>
            <m:d>
              <m:dPr>
                <m:ctrlPr/>
              </m:dPr>
              <m:e>
                <m:r>
                  <m:rPr>
                    <m:sty m:val="p"/>
                  </m:rPr>
                  <m:t>+</m:t>
                </m:r>
              </m:e>
            </m:d>
          </m:sup>
        </m:sSup>
        <m:r>
          <m:rPr>
            <m:sty m:val="p"/>
          </m:rPr>
          <m:t>(</m:t>
        </m:r>
        <m:r>
          <m:rPr>
            <m:sty m:val="b"/>
          </m:rPr>
          <m:t>r</m:t>
        </m:r>
        <m:r>
          <m:rPr>
            <m:sty m:val="p"/>
          </m:rPr>
          <m:t>)</m:t>
        </m:r>
        <m:r>
          <m:t> </m:t>
        </m:r>
        <m:sSup>
          <m:sSupPr>
            <m:ctrlPr/>
          </m:sSupPr>
          <m:e>
            <m:acc>
              <m:accPr>
                <m:ctrlPr/>
              </m:accPr>
              <m:e>
                <m:r>
                  <m:rPr>
                    <m:sty m:val="bi"/>
                  </m:rPr>
                  <m:t>A</m:t>
                </m:r>
              </m:e>
            </m:acc>
          </m:e>
          <m:sup>
            <m:d>
              <m:dPr>
                <m:ctrlPr/>
              </m:dPr>
              <m:e>
                <m:r>
                  <m:rPr>
                    <m:sty m:val="p"/>
                  </m:rPr>
                  <m:t>-</m:t>
                </m:r>
              </m:e>
            </m:d>
          </m:sup>
        </m:sSup>
        <m:r>
          <m:rPr>
            <m:sty m:val="p"/>
          </m:rPr>
          <m:t>(</m:t>
        </m:r>
        <m:r>
          <m:rPr>
            <m:sty m:val="b"/>
          </m:rPr>
          <m:t>0</m:t>
        </m:r>
        <m:r>
          <m:rPr>
            <m:sty m:val="p"/>
          </m:rPr>
          <m:t>)|</m:t>
        </m:r>
        <m:r>
          <m:t>0</m:t>
        </m:r>
        <m:r>
          <m:rPr>
            <m:sty m:val="p"/>
          </m:rPr>
          <m:t>⟩</m:t>
        </m:r>
        <m:r>
          <m:t> </m:t>
        </m:r>
        <m:r>
          <m:rPr>
            <m:sty m:val="p"/>
          </m:rPr>
          <m:t>,</m:t>
        </m:r>
      </m:oMath>
      <w:r w:rsidRPr="00F95833">
        <w:tab/>
      </w:r>
    </w:p>
    <w:p w14:paraId="209C4C1B" w14:textId="272882BE" w:rsidR="00A84BDD" w:rsidRPr="00F95833" w:rsidRDefault="00A84BDD" w:rsidP="00E54FF1">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33</w:t>
      </w:r>
      <w:r w:rsidRPr="00F95833">
        <w:fldChar w:fldCharType="end"/>
      </w:r>
      <w:r w:rsidRPr="00F95833">
        <w:rPr>
          <w:rFonts w:hint="eastAsia"/>
        </w:rPr>
        <w:t>)</w:t>
      </w:r>
    </w:p>
    <w:p w14:paraId="27207AFB" w14:textId="3D75D11C" w:rsidR="00A84BDD" w:rsidRPr="00F95833" w:rsidRDefault="00A84BDD" w:rsidP="00834490">
      <w:pPr>
        <w:ind w:firstLine="480"/>
      </w:pPr>
      <w:r w:rsidRPr="00F95833">
        <w:rPr>
          <w:rFonts w:hint="eastAsia"/>
        </w:rPr>
        <w:t>将</w:t>
      </w:r>
      <w:r w:rsidRPr="00F95833">
        <w:rPr>
          <w:rFonts w:hint="eastAsia"/>
        </w:rPr>
        <w:t xml:space="preserve">Eq. </w:t>
      </w:r>
      <w:r w:rsidRPr="00F95833">
        <w:rPr>
          <w:rFonts w:hint="eastAsia"/>
        </w:rPr>
        <w:fldChar w:fldCharType="begin"/>
      </w:r>
      <w:r w:rsidRPr="00F95833">
        <w:rPr>
          <w:rFonts w:hint="eastAsia"/>
        </w:rPr>
        <w:instrText xml:space="preserve"> REF Eq_18 \h </w:instrText>
      </w:r>
      <w:r w:rsidRPr="00F95833">
        <w:rPr>
          <w:rFonts w:hint="eastAsia"/>
        </w:rPr>
      </w:r>
      <w:r w:rsidRPr="00F95833">
        <w:rPr>
          <w:rFonts w:hint="eastAsia"/>
        </w:rPr>
        <w:fldChar w:fldCharType="separate"/>
      </w:r>
      <w:r w:rsidR="00D4412F">
        <w:rPr>
          <w:noProof/>
        </w:rPr>
        <w:t>32</w:t>
      </w:r>
      <w:r w:rsidRPr="00F95833">
        <w:rPr>
          <w:rFonts w:hint="eastAsia"/>
        </w:rPr>
        <w:fldChar w:fldCharType="end"/>
      </w:r>
      <w:r w:rsidRPr="00F95833">
        <w:rPr>
          <w:rFonts w:hint="eastAsia"/>
        </w:rPr>
        <w:t>代入并利用</w:t>
      </w:r>
      <w:r w:rsidRPr="00F95833">
        <w:t xml:space="preserve"> </w:t>
      </w:r>
      <m:oMath>
        <m:r>
          <m:rPr>
            <m:sty m:val="p"/>
          </m:rPr>
          <w:rPr>
            <w:rFonts w:ascii="Cambria Math" w:hAnsi="Cambria Math"/>
          </w:rPr>
          <m:t>⟨</m:t>
        </m:r>
        <m:r>
          <w:rPr>
            <w:rFonts w:ascii="Cambria Math" w:hAnsi="Cambria Math"/>
          </w:rPr>
          <m:t>0</m:t>
        </m:r>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λ</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ub>
        </m:sSub>
        <m:r>
          <m:rPr>
            <m:sty m:val="p"/>
          </m:rPr>
          <w:rPr>
            <w:rFonts w:ascii="Cambria Math" w:hAnsi="Cambria Math"/>
          </w:rPr>
          <m:t>)</m:t>
        </m:r>
      </m:oMath>
      <w:r w:rsidRPr="00F95833">
        <w:rPr>
          <w:rFonts w:hint="eastAsia"/>
        </w:rPr>
        <w:t>，得到</w:t>
      </w:r>
    </w:p>
    <w:p w14:paraId="241ABA7D" w14:textId="1EFEA506" w:rsidR="00A84BDD" w:rsidRPr="00F95833" w:rsidRDefault="00A84BDD" w:rsidP="00E54FF1">
      <w:pPr>
        <w:pStyle w:val="af2"/>
        <w:ind w:firstLine="480"/>
        <w:rPr>
          <w:i/>
          <w:iCs/>
          <w:vanish/>
          <w:specVanish/>
        </w:rPr>
      </w:pPr>
      <w:r w:rsidRPr="00F95833">
        <w:rPr>
          <w:rFonts w:ascii="Times New Roman" w:hAnsi="Times New Roman"/>
          <w:iCs/>
        </w:rPr>
        <w:tab/>
      </w:r>
      <m:oMath>
        <m:r>
          <m:t>D</m:t>
        </m:r>
        <m:r>
          <m:rPr>
            <m:sty m:val="p"/>
          </m:rPr>
          <m:t>(</m:t>
        </m:r>
        <m:r>
          <m:rPr>
            <m:sty m:val="bi"/>
          </m:rPr>
          <m:t>r</m:t>
        </m:r>
        <m:r>
          <m:rPr>
            <m:sty m:val="p"/>
          </m:rPr>
          <m:t>,</m:t>
        </m:r>
        <m:r>
          <m:t>0</m:t>
        </m:r>
        <m:r>
          <m:rPr>
            <m:sty m:val="p"/>
          </m:rPr>
          <m:t>)=∫</m:t>
        </m:r>
        <m:sSup>
          <m:sSupPr>
            <m:ctrlPr/>
          </m:sSupPr>
          <m:e>
            <m:r>
              <m:t>d</m:t>
            </m:r>
          </m:e>
          <m:sup>
            <m:r>
              <m:t>2</m:t>
            </m:r>
          </m:sup>
        </m:sSup>
        <m:sSub>
          <m:sSubPr>
            <m:ctrlPr/>
          </m:sSubPr>
          <m:e>
            <m:r>
              <m:t>k</m:t>
            </m:r>
          </m:e>
          <m:sub>
            <m:r>
              <m:rPr>
                <m:sty m:val="p"/>
              </m:rPr>
              <m:t>⟂</m:t>
            </m:r>
          </m:sub>
        </m:sSub>
        <m:r>
          <m:t> </m:t>
        </m:r>
        <m:r>
          <m:rPr>
            <m:sty m:val="p"/>
          </m:rPr>
          <m:t>|</m:t>
        </m:r>
        <m:sSub>
          <m:sSubPr>
            <m:ctrlPr/>
          </m:sSubPr>
          <m:e>
            <m:r>
              <m:t>C</m:t>
            </m:r>
          </m:e>
          <m:sub>
            <m:sSub>
              <m:sSubPr>
                <m:ctrlPr>
                  <w:rPr>
                    <w:b/>
                    <w:bCs/>
                    <w:iCs/>
                  </w:rPr>
                </m:ctrlPr>
              </m:sSubPr>
              <m:e>
                <m:r>
                  <m:rPr>
                    <m:sty m:val="b"/>
                  </m:rPr>
                  <m:t>k</m:t>
                </m:r>
              </m:e>
              <m:sub>
                <m:r>
                  <m:rPr>
                    <m:sty m:val="b"/>
                  </m:rPr>
                  <m:t>⟂</m:t>
                </m:r>
              </m:sub>
            </m:sSub>
          </m:sub>
        </m:sSub>
        <m:sSup>
          <m:sSupPr>
            <m:ctrlPr/>
          </m:sSupPr>
          <m:e>
            <m:r>
              <m:rPr>
                <m:sty m:val="p"/>
              </m:rPr>
              <m:t>|</m:t>
            </m:r>
          </m:e>
          <m:sup>
            <m:r>
              <m:t>2</m:t>
            </m:r>
          </m:sup>
        </m:sSup>
        <m:sSup>
          <m:sSupPr>
            <m:ctrlPr/>
          </m:sSupPr>
          <m:e>
            <m:r>
              <m:t>e</m:t>
            </m:r>
          </m:e>
          <m:sup>
            <m:r>
              <m:t>i</m:t>
            </m:r>
            <m:r>
              <m:rPr>
                <m:sty m:val="bi"/>
              </m:rPr>
              <m:t>k</m:t>
            </m:r>
            <m:r>
              <m:t>⋅</m:t>
            </m:r>
            <m:r>
              <m:rPr>
                <m:sty m:val="bi"/>
              </m:rPr>
              <m:t>r</m:t>
            </m:r>
          </m:sup>
        </m:sSup>
        <m:r>
          <m:t>  </m:t>
        </m:r>
        <m:r>
          <m:rPr>
            <m:sty m:val="p"/>
          </m:rPr>
          <m:t>,</m:t>
        </m:r>
      </m:oMath>
      <w:r w:rsidRPr="00F95833">
        <w:tab/>
      </w:r>
    </w:p>
    <w:p w14:paraId="307115F1" w14:textId="2B97B936" w:rsidR="00A84BDD" w:rsidRPr="00F95833" w:rsidRDefault="00A84BDD" w:rsidP="00E54FF1">
      <w:pPr>
        <w:ind w:firstLine="480"/>
      </w:pPr>
      <w:r w:rsidRPr="00F95833">
        <w:rPr>
          <w:rFonts w:hint="eastAsia"/>
        </w:rPr>
        <w:t>(</w:t>
      </w:r>
      <w:bookmarkStart w:id="264" w:name="Eq_20"/>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34</w:t>
      </w:r>
      <w:r w:rsidRPr="00F95833">
        <w:fldChar w:fldCharType="end"/>
      </w:r>
      <w:bookmarkEnd w:id="264"/>
      <w:r w:rsidRPr="00F95833">
        <w:rPr>
          <w:rFonts w:hint="eastAsia"/>
        </w:rPr>
        <w:t>)</w:t>
      </w:r>
    </w:p>
    <w:p w14:paraId="7D6391CB" w14:textId="57B89991" w:rsidR="00A84BDD" w:rsidRPr="00F95833" w:rsidRDefault="00A84BDD" w:rsidP="00834490">
      <w:pPr>
        <w:ind w:firstLine="480"/>
      </w:pPr>
      <w:r w:rsidRPr="00F95833">
        <w:rPr>
          <w:rFonts w:hint="eastAsia"/>
        </w:rPr>
        <w:lastRenderedPageBreak/>
        <w:t>在小孔平面（</w:t>
      </w:r>
      <m:oMath>
        <m:r>
          <w:rPr>
            <w:rFonts w:ascii="Cambria Math" w:hAnsi="Cambria Math"/>
          </w:rPr>
          <m:t>z</m:t>
        </m:r>
        <m:r>
          <m:rPr>
            <m:sty m:val="p"/>
          </m:rPr>
          <w:rPr>
            <w:rFonts w:ascii="Cambria Math" w:hAnsi="Cambria Math"/>
          </w:rPr>
          <m:t>=</m:t>
        </m:r>
        <m:r>
          <w:rPr>
            <w:rFonts w:ascii="Cambria Math" w:hAnsi="Cambria Math"/>
          </w:rPr>
          <m:t>0</m:t>
        </m:r>
      </m:oMath>
      <w:r w:rsidRPr="00F95833">
        <w:rPr>
          <w:rFonts w:hint="eastAsia"/>
        </w:rPr>
        <w:t>）处，将</w:t>
      </w:r>
      <w:r w:rsidRPr="00F95833">
        <w:rPr>
          <w:rFonts w:hint="eastAsia"/>
        </w:rPr>
        <w:t xml:space="preserve">Eq. </w:t>
      </w:r>
      <w:r w:rsidRPr="00F95833">
        <w:rPr>
          <w:rFonts w:hint="eastAsia"/>
        </w:rPr>
        <w:fldChar w:fldCharType="begin"/>
      </w:r>
      <w:r w:rsidRPr="00F95833">
        <w:rPr>
          <w:rFonts w:hint="eastAsia"/>
        </w:rPr>
        <w:instrText xml:space="preserve"> REF Eq_20 \h </w:instrText>
      </w:r>
      <w:r w:rsidRPr="00F95833">
        <w:rPr>
          <w:rFonts w:hint="eastAsia"/>
        </w:rPr>
      </w:r>
      <w:r w:rsidRPr="00F95833">
        <w:rPr>
          <w:rFonts w:hint="eastAsia"/>
        </w:rPr>
        <w:fldChar w:fldCharType="separate"/>
      </w:r>
      <w:r w:rsidR="00D4412F">
        <w:rPr>
          <w:noProof/>
        </w:rPr>
        <w:t>34</w:t>
      </w:r>
      <w:r w:rsidRPr="00F95833">
        <w:rPr>
          <w:rFonts w:hint="eastAsia"/>
        </w:rPr>
        <w:fldChar w:fldCharType="end"/>
      </w:r>
      <w:r w:rsidRPr="00F95833">
        <w:rPr>
          <w:rFonts w:hint="eastAsia"/>
        </w:rPr>
        <w:t>与格林函数的</w:t>
      </w:r>
      <w:r w:rsidRPr="00F95833">
        <w:t xml:space="preserve"> Sommerfeld</w:t>
      </w:r>
      <w:r w:rsidRPr="00F95833">
        <w:rPr>
          <w:rFonts w:hint="eastAsia"/>
        </w:rPr>
        <w:t xml:space="preserve"> (i.e., Eq. </w:t>
      </w:r>
      <w:r w:rsidRPr="00F95833">
        <w:rPr>
          <w:rFonts w:hint="eastAsia"/>
        </w:rPr>
        <w:fldChar w:fldCharType="begin"/>
      </w:r>
      <w:r w:rsidRPr="00F95833">
        <w:rPr>
          <w:rFonts w:hint="eastAsia"/>
        </w:rPr>
        <w:instrText xml:space="preserve"> REF Eq_17 \h </w:instrText>
      </w:r>
      <w:r w:rsidRPr="00F95833">
        <w:rPr>
          <w:rFonts w:hint="eastAsia"/>
        </w:rPr>
      </w:r>
      <w:r w:rsidRPr="00F95833">
        <w:rPr>
          <w:rFonts w:hint="eastAsia"/>
        </w:rPr>
        <w:fldChar w:fldCharType="separate"/>
      </w:r>
      <w:r w:rsidR="00D4412F">
        <w:rPr>
          <w:noProof/>
        </w:rPr>
        <w:t>17</w:t>
      </w:r>
      <w:r w:rsidRPr="00F95833">
        <w:rPr>
          <w:rFonts w:hint="eastAsia"/>
        </w:rPr>
        <w:fldChar w:fldCharType="end"/>
      </w:r>
      <w:r w:rsidRPr="00F95833">
        <w:rPr>
          <w:rFonts w:hint="eastAsia"/>
        </w:rPr>
        <w:t>)</w:t>
      </w:r>
      <w:r w:rsidRPr="00F95833">
        <w:rPr>
          <w:rFonts w:hint="eastAsia"/>
        </w:rPr>
        <w:t>比较，可以得出：</w:t>
      </w:r>
    </w:p>
    <w:p w14:paraId="6FDD1161" w14:textId="1A449DD0" w:rsidR="00A84BDD" w:rsidRPr="00F95833" w:rsidRDefault="00A84BDD" w:rsidP="00E40874">
      <w:pPr>
        <w:pStyle w:val="af2"/>
        <w:ind w:firstLine="480"/>
        <w:rPr>
          <w:i/>
          <w:iCs/>
          <w:vanish/>
          <w:specVanish/>
        </w:rPr>
      </w:pPr>
      <w:r w:rsidRPr="00F95833">
        <w:rPr>
          <w:rFonts w:ascii="Times New Roman" w:hAnsi="Times New Roman"/>
        </w:rPr>
        <w:tab/>
      </w:r>
      <m:oMath>
        <m:r>
          <m:rPr>
            <m:sty m:val="p"/>
          </m:rPr>
          <m:t>|</m:t>
        </m:r>
        <m:sSub>
          <m:sSubPr>
            <m:ctrlPr/>
          </m:sSubPr>
          <m:e>
            <m:r>
              <m:t>C</m:t>
            </m:r>
          </m:e>
          <m:sub>
            <m:sSub>
              <m:sSubPr>
                <m:ctrlPr>
                  <w:rPr>
                    <w:b/>
                    <w:bCs/>
                    <w:iCs/>
                  </w:rPr>
                </m:ctrlPr>
              </m:sSubPr>
              <m:e>
                <m:r>
                  <m:rPr>
                    <m:sty m:val="b"/>
                  </m:rPr>
                  <m:t>k</m:t>
                </m:r>
              </m:e>
              <m:sub>
                <m:r>
                  <m:rPr>
                    <m:sty m:val="b"/>
                  </m:rPr>
                  <m:t>⟂</m:t>
                </m:r>
              </m:sub>
            </m:sSub>
          </m:sub>
        </m:sSub>
        <m:sSup>
          <m:sSupPr>
            <m:ctrlPr/>
          </m:sSupPr>
          <m:e>
            <m:r>
              <m:rPr>
                <m:sty m:val="p"/>
              </m:rPr>
              <m:t>|</m:t>
            </m:r>
          </m:e>
          <m:sup>
            <m:r>
              <m:t>2</m:t>
            </m:r>
          </m:sup>
        </m:sSup>
        <m:r>
          <m:rPr>
            <m:sty m:val="p"/>
          </m:rPr>
          <m:t>∝</m:t>
        </m:r>
        <m:f>
          <m:fPr>
            <m:ctrlPr>
              <w:rPr>
                <w:b/>
                <w:bCs/>
              </w:rPr>
            </m:ctrlPr>
          </m:fPr>
          <m:num>
            <m:r>
              <m:t>1</m:t>
            </m:r>
          </m:num>
          <m:den>
            <m:sSub>
              <m:sSubPr>
                <m:ctrlPr>
                  <w:rPr>
                    <w:b/>
                    <w:bCs/>
                  </w:rPr>
                </m:ctrlPr>
              </m:sSubPr>
              <m:e>
                <m:r>
                  <m:rPr>
                    <m:sty m:val="bi"/>
                  </m:rPr>
                  <m:t>k</m:t>
                </m:r>
              </m:e>
              <m:sub>
                <m:r>
                  <m:rPr>
                    <m:sty m:val="b"/>
                  </m:rPr>
                  <m:t>z</m:t>
                </m:r>
              </m:sub>
            </m:sSub>
          </m:den>
        </m:f>
        <m:r>
          <m:rPr>
            <m:sty m:val="bi"/>
          </m:rPr>
          <m:t> </m:t>
        </m:r>
        <m:r>
          <m:rPr>
            <m:sty m:val="p"/>
          </m:rPr>
          <m:t>,</m:t>
        </m:r>
      </m:oMath>
      <w:r w:rsidRPr="00F95833">
        <w:tab/>
      </w:r>
    </w:p>
    <w:p w14:paraId="0EF0A12A" w14:textId="5C9F97E6"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35</w:t>
      </w:r>
      <w:r w:rsidRPr="00F95833">
        <w:fldChar w:fldCharType="end"/>
      </w:r>
      <w:r w:rsidRPr="00F95833">
        <w:rPr>
          <w:rFonts w:hint="eastAsia"/>
        </w:rPr>
        <w:t>)</w:t>
      </w:r>
    </w:p>
    <w:p w14:paraId="40638387" w14:textId="676C894C" w:rsidR="00A84BDD" w:rsidRPr="00F95833" w:rsidRDefault="00A84BDD" w:rsidP="00834490">
      <w:pPr>
        <w:ind w:firstLine="480"/>
      </w:pPr>
      <w:r w:rsidRPr="00F95833">
        <w:rPr>
          <w:rFonts w:hint="eastAsia"/>
        </w:rPr>
        <w:t>结合由三维对易关系固定的整体归一化</w:t>
      </w:r>
      <w:r>
        <w:rPr>
          <w:rFonts w:hint="eastAsia"/>
        </w:rPr>
        <w:t>系数</w:t>
      </w:r>
      <w:r w:rsidRPr="00F95833">
        <w:rPr>
          <w:rFonts w:hint="eastAsia"/>
        </w:rPr>
        <w:t xml:space="preserve"> (i.e., Eq. </w:t>
      </w:r>
      <w:r w:rsidRPr="00F95833">
        <w:rPr>
          <w:rFonts w:hint="eastAsia"/>
        </w:rPr>
        <w:fldChar w:fldCharType="begin"/>
      </w:r>
      <w:r w:rsidRPr="00F95833">
        <w:rPr>
          <w:rFonts w:hint="eastAsia"/>
        </w:rPr>
        <w:instrText xml:space="preserve"> REF Eq_12 \h </w:instrText>
      </w:r>
      <w:r w:rsidRPr="00F95833">
        <w:rPr>
          <w:rFonts w:hint="eastAsia"/>
        </w:rPr>
      </w:r>
      <w:r w:rsidRPr="00F95833">
        <w:rPr>
          <w:rFonts w:hint="eastAsia"/>
        </w:rPr>
        <w:fldChar w:fldCharType="separate"/>
      </w:r>
      <w:r w:rsidR="00D4412F">
        <w:rPr>
          <w:noProof/>
        </w:rPr>
        <w:t>12</w:t>
      </w:r>
      <w:r w:rsidRPr="00F95833">
        <w:rPr>
          <w:rFonts w:hint="eastAsia"/>
        </w:rPr>
        <w:fldChar w:fldCharType="end"/>
      </w:r>
      <w:r w:rsidRPr="00F95833">
        <w:rPr>
          <w:rFonts w:hint="eastAsia"/>
        </w:rPr>
        <w:t>)</w:t>
      </w:r>
      <w:r w:rsidRPr="00F95833">
        <w:rPr>
          <w:rFonts w:hint="eastAsia"/>
        </w:rPr>
        <w:t>，给出：</w:t>
      </w:r>
    </w:p>
    <w:p w14:paraId="44B99F85" w14:textId="1A6F84D6"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r>
              <m:t>C</m:t>
            </m:r>
          </m:e>
          <m:sub>
            <m:sSub>
              <m:sSubPr>
                <m:ctrlPr>
                  <w:rPr>
                    <w:b/>
                    <w:bCs/>
                    <w:iCs/>
                  </w:rPr>
                </m:ctrlPr>
              </m:sSubPr>
              <m:e>
                <m:r>
                  <m:rPr>
                    <m:sty m:val="b"/>
                  </m:rPr>
                  <m:t>k</m:t>
                </m:r>
              </m:e>
              <m:sub>
                <m:r>
                  <m:rPr>
                    <m:sty m:val="b"/>
                  </m:rPr>
                  <m:t>⟂</m:t>
                </m:r>
              </m:sub>
            </m:sSub>
          </m:sub>
        </m:sSub>
        <m:r>
          <m:rPr>
            <m:sty m:val="p"/>
          </m:rPr>
          <m:t>=</m:t>
        </m:r>
        <m:rad>
          <m:radPr>
            <m:degHide m:val="1"/>
            <m:ctrlPr/>
          </m:radPr>
          <m:deg/>
          <m:e>
            <m:f>
              <m:fPr>
                <m:ctrlPr/>
              </m:fPr>
              <m:num>
                <m:r>
                  <m:rPr>
                    <m:sty m:val="p"/>
                  </m:rPr>
                  <m:t>ℏ</m:t>
                </m:r>
              </m:num>
              <m:den>
                <m:r>
                  <m:t>2</m:t>
                </m:r>
                <m:sSub>
                  <m:sSubPr>
                    <m:ctrlPr/>
                  </m:sSubPr>
                  <m:e>
                    <m:r>
                      <m:t>ε</m:t>
                    </m:r>
                  </m:e>
                  <m:sub>
                    <m:r>
                      <m:t>0</m:t>
                    </m:r>
                  </m:sub>
                </m:sSub>
                <m:r>
                  <m:t> </m:t>
                </m:r>
                <m:sSub>
                  <m:sSubPr>
                    <m:ctrlPr/>
                  </m:sSubPr>
                  <m:e>
                    <m:r>
                      <m:t>ω</m:t>
                    </m:r>
                  </m:e>
                  <m:sub>
                    <m:r>
                      <m:t>0</m:t>
                    </m:r>
                  </m:sub>
                </m:sSub>
                <m:r>
                  <m:t> </m:t>
                </m:r>
                <m:r>
                  <m:rPr>
                    <m:sty m:val="p"/>
                  </m:rPr>
                  <m:t>(</m:t>
                </m:r>
                <m:r>
                  <m:t>2π</m:t>
                </m:r>
                <m:sSup>
                  <m:sSupPr>
                    <m:ctrlPr/>
                  </m:sSupPr>
                  <m:e>
                    <m:r>
                      <m:rPr>
                        <m:sty m:val="p"/>
                      </m:rPr>
                      <m:t>)</m:t>
                    </m:r>
                  </m:e>
                  <m:sup>
                    <m:r>
                      <m:t>3</m:t>
                    </m:r>
                  </m:sup>
                </m:sSup>
                <m:r>
                  <m:t> </m:t>
                </m:r>
                <m:r>
                  <m:rPr>
                    <m:sty m:val="p"/>
                  </m:rPr>
                  <m:t>|</m:t>
                </m:r>
                <m:sSub>
                  <m:sSubPr>
                    <m:ctrlPr>
                      <w:rPr>
                        <w:b/>
                        <w:bCs/>
                      </w:rPr>
                    </m:ctrlPr>
                  </m:sSubPr>
                  <m:e>
                    <m:r>
                      <m:rPr>
                        <m:sty m:val="bi"/>
                      </m:rPr>
                      <m:t>k</m:t>
                    </m:r>
                  </m:e>
                  <m:sub>
                    <m:r>
                      <m:rPr>
                        <m:sty m:val="b"/>
                      </m:rPr>
                      <m:t>z</m:t>
                    </m:r>
                  </m:sub>
                </m:sSub>
                <m:r>
                  <m:rPr>
                    <m:sty m:val="p"/>
                  </m:rPr>
                  <m:t>|</m:t>
                </m:r>
              </m:den>
            </m:f>
          </m:e>
        </m:rad>
      </m:oMath>
      <w:r w:rsidRPr="00F95833">
        <w:tab/>
      </w:r>
    </w:p>
    <w:p w14:paraId="2029841D" w14:textId="3411405D"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36</w:t>
      </w:r>
      <w:r w:rsidRPr="00F95833">
        <w:fldChar w:fldCharType="end"/>
      </w:r>
      <w:r w:rsidRPr="00F95833">
        <w:rPr>
          <w:rFonts w:hint="eastAsia"/>
        </w:rPr>
        <w:t>)</w:t>
      </w:r>
    </w:p>
    <w:p w14:paraId="73BE1B5B" w14:textId="30DA9743" w:rsidR="00A84BDD" w:rsidRPr="00F95833" w:rsidRDefault="00A84BDD" w:rsidP="00834490">
      <w:pPr>
        <w:ind w:firstLine="480"/>
      </w:pPr>
      <w:r w:rsidRPr="00F95833">
        <w:rPr>
          <w:rFonts w:hint="eastAsia"/>
        </w:rPr>
        <w:t>对传播模式（</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&lt;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rPr>
          <w:rFonts w:hint="eastAsia"/>
        </w:rPr>
        <w:t>），</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oMath>
      <w:r w:rsidRPr="00F95833">
        <w:t xml:space="preserve"> </w:t>
      </w:r>
      <w:r w:rsidRPr="00F95833">
        <w:rPr>
          <w:rFonts w:hint="eastAsia"/>
        </w:rPr>
        <w:t>为实正数；</w:t>
      </w:r>
      <w:r w:rsidRPr="00F95833">
        <w:t xml:space="preserve"> </w:t>
      </w:r>
      <w:r w:rsidRPr="00F95833">
        <w:rPr>
          <w:rFonts w:hint="eastAsia"/>
        </w:rPr>
        <w:t>对倏逝模式（</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&gt;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rPr>
          <w:rFonts w:hint="eastAsia"/>
        </w:rPr>
        <w:t>），</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iκ</m:t>
        </m:r>
      </m:oMath>
      <w:r w:rsidRPr="00F95833">
        <w:t xml:space="preserve"> </w:t>
      </w:r>
      <w:r w:rsidRPr="00F95833">
        <w:rPr>
          <w:rFonts w:hint="eastAsia"/>
        </w:rPr>
        <w:t>为纯虚数，</w:t>
      </w:r>
      <m:oMath>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κ</m:t>
        </m:r>
      </m:oMath>
      <w:r w:rsidRPr="00F95833">
        <w:t>。</w:t>
      </w:r>
    </w:p>
    <w:p w14:paraId="5F2C758E" w14:textId="77777777" w:rsidR="00A84BDD" w:rsidRPr="00F95833" w:rsidRDefault="00A84BDD" w:rsidP="00E40874">
      <w:pPr>
        <w:pStyle w:val="TOC"/>
        <w:ind w:firstLine="301"/>
      </w:pPr>
      <w:bookmarkStart w:id="265" w:name="相互作用哈密顿量"/>
      <w:bookmarkEnd w:id="263"/>
      <w:r w:rsidRPr="00F95833">
        <w:rPr>
          <w:rFonts w:hint="eastAsia"/>
        </w:rPr>
        <w:t>相互作用哈密顿量</w:t>
      </w:r>
    </w:p>
    <w:p w14:paraId="47A6C065" w14:textId="18E10120" w:rsidR="00A84BDD" w:rsidRPr="00F95833" w:rsidRDefault="00E501EF" w:rsidP="00834490">
      <w:pPr>
        <w:ind w:firstLine="480"/>
      </w:pPr>
      <w:r>
        <w:rPr>
          <w:rFonts w:hint="eastAsia"/>
        </w:rPr>
        <w:t xml:space="preserve">Eq. </w:t>
      </w:r>
      <w:r>
        <w:rPr>
          <w:rFonts w:hint="eastAsia"/>
        </w:rPr>
        <w:fldChar w:fldCharType="begin"/>
      </w:r>
      <w:r>
        <w:rPr>
          <w:rFonts w:hint="eastAsia"/>
        </w:rPr>
        <w:instrText xml:space="preserve"> REF Eq_3 \h </w:instrText>
      </w:r>
      <w:r>
        <w:rPr>
          <w:rFonts w:hint="eastAsia"/>
        </w:rPr>
      </w:r>
      <w:r>
        <w:rPr>
          <w:rFonts w:hint="eastAsia"/>
        </w:rPr>
        <w:fldChar w:fldCharType="separate"/>
      </w:r>
      <w:r w:rsidR="00D4412F">
        <w:rPr>
          <w:noProof/>
        </w:rPr>
        <w:t>3</w:t>
      </w:r>
      <w:r>
        <w:rPr>
          <w:rFonts w:hint="eastAsia"/>
        </w:rPr>
        <w:fldChar w:fldCharType="end"/>
      </w:r>
      <w:r>
        <w:rPr>
          <w:rFonts w:hint="eastAsia"/>
        </w:rPr>
        <w:t>右侧源项对应的磁和电偶极子与量子化场</w:t>
      </w:r>
      <w:r w:rsidR="00A84BDD" w:rsidRPr="00F95833">
        <w:rPr>
          <w:rFonts w:hint="eastAsia"/>
        </w:rPr>
        <w:t>之间的相互作用</w:t>
      </w:r>
      <w:r w:rsidR="00A84BDD">
        <w:rPr>
          <w:rFonts w:hint="eastAsia"/>
        </w:rPr>
        <w:t>哈密顿算符</w:t>
      </w:r>
      <w:r w:rsidR="00A84BDD" w:rsidRPr="00F95833">
        <w:rPr>
          <w:rFonts w:hint="eastAsia"/>
        </w:rPr>
        <w:t>为</w:t>
      </w:r>
      <w:r w:rsidR="00A84BDD">
        <w:rPr>
          <w:rFonts w:hint="eastAsia"/>
        </w:rPr>
        <w:t>：</w:t>
      </w:r>
    </w:p>
    <w:p w14:paraId="632FCD8A" w14:textId="3BAE845D"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acc>
              <m:accPr>
                <m:ctrlPr/>
              </m:accPr>
              <m:e>
                <m:r>
                  <m:t>H</m:t>
                </m:r>
              </m:e>
            </m:acc>
          </m:e>
          <m:sub>
            <m:r>
              <m:rPr>
                <m:sty m:val="p"/>
              </m:rPr>
              <m:t>int</m:t>
            </m:r>
          </m:sub>
        </m:sSub>
        <m:d>
          <m:dPr>
            <m:ctrlPr/>
          </m:dPr>
          <m:e>
            <m:r>
              <m:t>t</m:t>
            </m:r>
          </m:e>
        </m:d>
        <m:r>
          <m:rPr>
            <m:sty m:val="p"/>
          </m:rPr>
          <m:t>=-</m:t>
        </m:r>
        <m:r>
          <w:ins w:id="266" w:author="Hongliang Dang" w:date="2026-06-08T15:32:00Z" w16du:dateUtc="2026-06-08T07:32:00Z">
            <m:rPr>
              <m:sty m:val="bi"/>
            </m:rPr>
            <m:t>m</m:t>
          </w:ins>
        </m:r>
        <m:r>
          <w:del w:id="267" w:author="Hongliang Dang" w:date="2026-06-08T15:31:00Z" w16du:dateUtc="2026-06-08T07:31:00Z">
            <m:rPr>
              <m:sty m:val="bi"/>
            </m:rPr>
            <m:t>M</m:t>
          </w:del>
        </m:r>
        <m:d>
          <m:dPr>
            <m:ctrlPr/>
          </m:dPr>
          <m:e>
            <m:r>
              <m:t>t</m:t>
            </m:r>
          </m:e>
        </m:d>
        <m:r>
          <m:rPr>
            <m:sty m:val="p"/>
          </m:rPr>
          <m:t>⋅</m:t>
        </m:r>
        <m:d>
          <m:dPr>
            <m:ctrlPr/>
          </m:dPr>
          <m:e>
            <m:r>
              <m:rPr>
                <m:sty m:val="p"/>
              </m:rPr>
              <m:t>∇×</m:t>
            </m:r>
            <m:acc>
              <m:accPr>
                <m:ctrlPr>
                  <w:rPr>
                    <w:i/>
                    <w:iCs/>
                  </w:rPr>
                </m:ctrlPr>
              </m:accPr>
              <m:e>
                <m:r>
                  <m:rPr>
                    <m:sty m:val="bi"/>
                  </m:rPr>
                  <m:t>A</m:t>
                </m:r>
              </m:e>
            </m:acc>
          </m:e>
        </m:d>
        <m:sSub>
          <m:sSubPr>
            <m:ctrlPr>
              <w:rPr>
                <w:i/>
                <w:iCs/>
              </w:rPr>
            </m:ctrlPr>
          </m:sSubPr>
          <m:e>
            <m:r>
              <m:t>|</m:t>
            </m:r>
          </m:e>
          <m:sub>
            <m:r>
              <m:rPr>
                <m:sty m:val="bi"/>
              </m:rPr>
              <m:t>r</m:t>
            </m:r>
            <m:r>
              <m:t>=0</m:t>
            </m:r>
          </m:sub>
        </m:sSub>
        <m:r>
          <m:rPr>
            <m:sty m:val="p"/>
          </m:rPr>
          <m:t>+</m:t>
        </m:r>
        <m:r>
          <w:ins w:id="268" w:author="Hongliang Dang" w:date="2026-06-08T15:32:00Z" w16du:dateUtc="2026-06-08T07:32:00Z">
            <m:rPr>
              <m:sty m:val="bi"/>
            </m:rPr>
            <m:t>p</m:t>
          </w:ins>
        </m:r>
        <m:r>
          <w:del w:id="269" w:author="Hongliang Dang" w:date="2026-06-08T15:32:00Z" w16du:dateUtc="2026-06-08T07:32:00Z">
            <m:rPr>
              <m:sty m:val="bi"/>
            </m:rPr>
            <m:t>P</m:t>
          </w:del>
        </m:r>
        <m:d>
          <m:dPr>
            <m:ctrlPr/>
          </m:dPr>
          <m:e>
            <m:r>
              <m:t>t</m:t>
            </m:r>
          </m:e>
        </m:d>
        <m:r>
          <m:rPr>
            <m:sty m:val="p"/>
          </m:rPr>
          <m:t>⋅</m:t>
        </m:r>
        <m:f>
          <m:fPr>
            <m:ctrlPr/>
          </m:fPr>
          <m:num>
            <m:r>
              <m:rPr>
                <m:sty m:val="p"/>
              </m:rPr>
              <m:t>∂</m:t>
            </m:r>
            <m:acc>
              <m:accPr>
                <m:ctrlPr>
                  <w:rPr>
                    <w:b/>
                    <w:bCs/>
                  </w:rPr>
                </m:ctrlPr>
              </m:accPr>
              <m:e>
                <m:r>
                  <m:rPr>
                    <m:sty m:val="bi"/>
                  </m:rPr>
                  <m:t>A</m:t>
                </m:r>
              </m:e>
            </m:acc>
          </m:num>
          <m:den>
            <m:r>
              <m:rPr>
                <m:sty m:val="p"/>
              </m:rPr>
              <m:t>∂</m:t>
            </m:r>
            <m:r>
              <m:t>t</m:t>
            </m:r>
          </m:den>
        </m:f>
        <m:sSub>
          <m:sSubPr>
            <m:ctrlPr/>
          </m:sSubPr>
          <m:e>
            <m:r>
              <m:rPr>
                <m:sty m:val="p"/>
              </m:rPr>
              <m:t>|</m:t>
            </m:r>
          </m:e>
          <m:sub>
            <m:r>
              <m:rPr>
                <m:sty m:val="bi"/>
              </m:rPr>
              <m:t>r</m:t>
            </m:r>
            <m:r>
              <m:rPr>
                <m:sty m:val="p"/>
              </m:rPr>
              <m:t>=</m:t>
            </m:r>
            <m:r>
              <m:t>0</m:t>
            </m:r>
          </m:sub>
        </m:sSub>
        <m:r>
          <m:rPr>
            <m:sty m:val="p"/>
          </m:rPr>
          <m:t>.</m:t>
        </m:r>
      </m:oMath>
      <w:r w:rsidRPr="00F95833">
        <w:tab/>
      </w:r>
    </w:p>
    <w:p w14:paraId="3BED01B9" w14:textId="132378AA" w:rsidR="00A84BDD" w:rsidRPr="005B72E1" w:rsidRDefault="00A84BDD" w:rsidP="005B72E1">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37</w:t>
      </w:r>
      <w:r w:rsidRPr="00F95833">
        <w:fldChar w:fldCharType="end"/>
      </w:r>
      <w:r w:rsidRPr="00F95833">
        <w:rPr>
          <w:rFonts w:hint="eastAsia"/>
        </w:rPr>
        <w:t>)</w:t>
      </w:r>
    </w:p>
    <w:p w14:paraId="0E67E0D7" w14:textId="6A715EC5" w:rsidR="00A84BDD" w:rsidRPr="00F95833" w:rsidRDefault="00A84BDD" w:rsidP="00834490">
      <w:pPr>
        <w:ind w:firstLine="480"/>
      </w:pPr>
      <w:r w:rsidRPr="00F95833">
        <w:rPr>
          <w:rFonts w:hint="eastAsia"/>
        </w:rPr>
        <w:t>产生模式</w:t>
      </w:r>
      <m:oMath>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oMath>
      <w:r w:rsidRPr="00F95833">
        <w:rPr>
          <w:rFonts w:hint="eastAsia"/>
        </w:rPr>
        <w:t>对应的光子同时将真空态驱动为单光子态的跃迁矩阵元为</w:t>
      </w:r>
    </w:p>
    <w:p w14:paraId="42294849" w14:textId="122BB54C"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r>
              <m:t>V</m:t>
            </m:r>
          </m:e>
          <m:sub>
            <m:sSub>
              <m:sSubPr>
                <m:ctrlPr/>
              </m:sSubPr>
              <m:e>
                <m:r>
                  <m:t>k</m:t>
                </m:r>
              </m:e>
              <m:sub>
                <m:r>
                  <m:rPr>
                    <m:sty m:val="p"/>
                  </m:rPr>
                  <m:t>⟂</m:t>
                </m:r>
              </m:sub>
            </m:sSub>
            <m:r>
              <m:rPr>
                <m:sty m:val="p"/>
              </m:rPr>
              <m:t>,</m:t>
            </m:r>
            <m:r>
              <m:t>λ</m:t>
            </m:r>
          </m:sub>
        </m:sSub>
        <m:r>
          <m:rPr>
            <m:sty m:val="p"/>
          </m:rPr>
          <m:t>=</m:t>
        </m:r>
        <m:d>
          <m:dPr>
            <m:begChr m:val="⟨"/>
            <m:endChr m:val="⟩"/>
            <m:ctrlPr/>
          </m:dPr>
          <m:e>
            <m:sSub>
              <m:sSubPr>
                <m:ctrlPr/>
              </m:sSubPr>
              <m:e>
                <m:r>
                  <m:t>1</m:t>
                </m:r>
              </m:e>
              <m:sub>
                <m:sSub>
                  <m:sSubPr>
                    <m:ctrlPr>
                      <w:rPr>
                        <w:b/>
                        <w:bCs/>
                        <w:iCs/>
                      </w:rPr>
                    </m:ctrlPr>
                  </m:sSubPr>
                  <m:e>
                    <m:r>
                      <m:rPr>
                        <m:sty m:val="b"/>
                      </m:rPr>
                      <m:t>k</m:t>
                    </m:r>
                  </m:e>
                  <m:sub>
                    <m:r>
                      <m:rPr>
                        <m:sty m:val="b"/>
                      </m:rPr>
                      <m:t>⟂</m:t>
                    </m:r>
                  </m:sub>
                </m:sSub>
                <m:r>
                  <m:rPr>
                    <m:sty m:val="p"/>
                  </m:rPr>
                  <m:t>λ</m:t>
                </m:r>
              </m:sub>
            </m:sSub>
            <m:d>
              <m:dPr>
                <m:begChr m:val="|"/>
                <m:endChr m:val="|"/>
                <m:ctrlPr/>
              </m:dPr>
              <m:e>
                <m:sSub>
                  <m:sSubPr>
                    <m:ctrlPr/>
                  </m:sSubPr>
                  <m:e>
                    <m:acc>
                      <m:accPr>
                        <m:ctrlPr/>
                      </m:accPr>
                      <m:e>
                        <m:r>
                          <m:t>H</m:t>
                        </m:r>
                      </m:e>
                    </m:acc>
                  </m:e>
                  <m:sub>
                    <m:r>
                      <m:rPr>
                        <m:sty m:val="p"/>
                      </m:rPr>
                      <m:t>int</m:t>
                    </m:r>
                  </m:sub>
                </m:sSub>
              </m:e>
            </m:d>
            <m:r>
              <m:t>0</m:t>
            </m:r>
          </m:e>
        </m:d>
        <m:r>
          <m:rPr>
            <m:sty m:val="p"/>
          </m:rPr>
          <m:t>=-</m:t>
        </m:r>
        <m:r>
          <m:t>i </m:t>
        </m:r>
        <m:sSub>
          <m:sSubPr>
            <m:ctrlPr/>
          </m:sSubPr>
          <m:e>
            <m:r>
              <m:t>C</m:t>
            </m:r>
          </m:e>
          <m:sub>
            <m:sSub>
              <m:sSubPr>
                <m:ctrlPr>
                  <w:rPr>
                    <w:b/>
                    <w:bCs/>
                    <w:iCs/>
                  </w:rPr>
                </m:ctrlPr>
              </m:sSubPr>
              <m:e>
                <m:r>
                  <m:rPr>
                    <m:sty m:val="b"/>
                  </m:rPr>
                  <m:t>k</m:t>
                </m:r>
              </m:e>
              <m:sub>
                <m:r>
                  <m:rPr>
                    <m:sty m:val="b"/>
                  </m:rPr>
                  <m:t>⟂</m:t>
                </m:r>
              </m:sub>
            </m:sSub>
          </m:sub>
        </m:sSub>
        <m:r>
          <m:t> </m:t>
        </m:r>
        <m:sSubSup>
          <m:sSubSupPr>
            <m:ctrlPr/>
          </m:sSubSupPr>
          <m:e>
            <m:r>
              <m:rPr>
                <m:sty m:val="bi"/>
              </m:rPr>
              <m:t>ε</m:t>
            </m:r>
          </m:e>
          <m:sub>
            <m:sSub>
              <m:sSubPr>
                <m:ctrlPr>
                  <w:rPr>
                    <w:b/>
                    <w:bCs/>
                    <w:iCs/>
                  </w:rPr>
                </m:ctrlPr>
              </m:sSubPr>
              <m:e>
                <m:r>
                  <m:rPr>
                    <m:sty m:val="b"/>
                  </m:rPr>
                  <m:t>k</m:t>
                </m:r>
              </m:e>
              <m:sub>
                <m:r>
                  <m:rPr>
                    <m:sty m:val="b"/>
                  </m:rPr>
                  <m:t>⟂</m:t>
                </m:r>
              </m:sub>
            </m:sSub>
            <m:r>
              <m:rPr>
                <m:sty m:val="p"/>
              </m:rPr>
              <m:t>λ</m:t>
            </m:r>
          </m:sub>
          <m:sup>
            <m:r>
              <m:rPr>
                <m:sty m:val="p"/>
              </m:rPr>
              <m:t>*</m:t>
            </m:r>
          </m:sup>
        </m:sSubSup>
        <m:r>
          <m:rPr>
            <m:sty m:val="p"/>
          </m:rPr>
          <m:t>⋅</m:t>
        </m:r>
        <m:d>
          <m:dPr>
            <m:ctrlPr/>
          </m:dPr>
          <m:e>
            <m:r>
              <m:rPr>
                <m:sty m:val="bi"/>
              </m:rPr>
              <m:t>k</m:t>
            </m:r>
            <m:r>
              <m:t>×</m:t>
            </m:r>
            <m:sSub>
              <m:sSubPr>
                <m:ctrlPr>
                  <w:rPr>
                    <w:i/>
                    <w:iCs/>
                  </w:rPr>
                </m:ctrlPr>
              </m:sSubPr>
              <m:e>
                <m:r>
                  <w:ins w:id="270" w:author="Hongliang Dang" w:date="2026-06-08T15:32:00Z" w16du:dateUtc="2026-06-08T07:32:00Z">
                    <m:rPr>
                      <m:sty m:val="bi"/>
                    </m:rPr>
                    <m:t>m</m:t>
                  </w:ins>
                </m:r>
                <m:r>
                  <w:del w:id="271" w:author="Hongliang Dang" w:date="2026-06-08T15:32:00Z" w16du:dateUtc="2026-06-08T07:32:00Z">
                    <m:rPr>
                      <m:sty m:val="bi"/>
                    </m:rPr>
                    <m:t>M</m:t>
                  </w:del>
                </m:r>
              </m:e>
              <m:sub>
                <m:r>
                  <m:t>0</m:t>
                </m:r>
              </m:sub>
            </m:sSub>
            <m:r>
              <m:t>-</m:t>
            </m:r>
            <m:sSub>
              <m:sSubPr>
                <m:ctrlPr>
                  <w:rPr>
                    <w:i/>
                    <w:iCs/>
                  </w:rPr>
                </m:ctrlPr>
              </m:sSubPr>
              <m:e>
                <m:r>
                  <m:t>ω</m:t>
                </m:r>
              </m:e>
              <m:sub>
                <m:r>
                  <m:rPr>
                    <m:sty m:val="p"/>
                  </m:rPr>
                  <m:t>k</m:t>
                </m:r>
              </m:sub>
            </m:sSub>
            <m:sSub>
              <m:sSubPr>
                <m:ctrlPr>
                  <w:rPr>
                    <w:i/>
                    <w:iCs/>
                  </w:rPr>
                </m:ctrlPr>
              </m:sSubPr>
              <m:e>
                <m:r>
                  <w:ins w:id="272" w:author="Hongliang Dang" w:date="2026-06-08T15:32:00Z" w16du:dateUtc="2026-06-08T07:32:00Z">
                    <m:t>p</m:t>
                  </w:ins>
                </m:r>
                <m:r>
                  <w:del w:id="273" w:author="Hongliang Dang" w:date="2026-06-08T15:32:00Z" w16du:dateUtc="2026-06-08T07:32:00Z">
                    <m:t>P</m:t>
                  </w:del>
                </m:r>
              </m:e>
              <m:sub>
                <m:r>
                  <m:t>0⊥</m:t>
                </m:r>
              </m:sub>
            </m:sSub>
          </m:e>
        </m:d>
        <m:r>
          <m:t> </m:t>
        </m:r>
        <m:r>
          <m:rPr>
            <m:sty m:val="p"/>
          </m:rPr>
          <m:t>,</m:t>
        </m:r>
      </m:oMath>
      <w:r w:rsidRPr="00F95833">
        <w:tab/>
      </w:r>
    </w:p>
    <w:p w14:paraId="44C6EA7E" w14:textId="4E5836A8"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38</w:t>
      </w:r>
      <w:r w:rsidRPr="00F95833">
        <w:fldChar w:fldCharType="end"/>
      </w:r>
      <w:r w:rsidRPr="00F95833">
        <w:rPr>
          <w:rFonts w:hint="eastAsia"/>
        </w:rPr>
        <w:t>)</w:t>
      </w:r>
    </w:p>
    <w:p w14:paraId="1E1EB2AD" w14:textId="46517C30" w:rsidR="00A84BDD" w:rsidRDefault="00A84BDD" w:rsidP="00076EF7">
      <w:pPr>
        <w:pStyle w:val="a0"/>
        <w:ind w:firstLine="480"/>
      </w:pPr>
      <w:bookmarkStart w:id="274" w:name="微扰论给出相干态振幅"/>
      <w:bookmarkEnd w:id="265"/>
      <w:r>
        <w:rPr>
          <w:rFonts w:hint="eastAsia"/>
        </w:rPr>
        <w:t>其中</w:t>
      </w:r>
      <m:oMath>
        <m:sSub>
          <m:sSubPr>
            <m:ctrlPr>
              <w:rPr>
                <w:rFonts w:ascii="Cambria Math" w:hAnsi="Cambria Math"/>
                <w:i/>
                <w:iCs/>
              </w:rPr>
            </m:ctrlPr>
          </m:sSubPr>
          <m:e>
            <m:r>
              <w:ins w:id="275" w:author="Hongliang Dang" w:date="2026-06-08T15:32:00Z" w16du:dateUtc="2026-06-08T07:32:00Z">
                <w:rPr>
                  <w:rFonts w:ascii="Cambria Math" w:hAnsi="Cambria Math"/>
                </w:rPr>
                <m:t>p</m:t>
              </w:ins>
            </m:r>
            <m:r>
              <w:del w:id="276" w:author="Hongliang Dang" w:date="2026-06-08T15:32:00Z" w16du:dateUtc="2026-06-08T07:32:00Z">
                <w:rPr>
                  <w:rFonts w:ascii="Cambria Math" w:hAnsi="Cambria Math"/>
                </w:rPr>
                <m:t>P</m:t>
              </w:del>
            </m:r>
          </m:e>
          <m:sub>
            <m:r>
              <m:rPr>
                <m:sty m:val="p"/>
              </m:rPr>
              <w:rPr>
                <w:rFonts w:ascii="Cambria Math" w:hAnsi="Cambria Math"/>
              </w:rPr>
              <m:t>0</m:t>
            </m:r>
            <m:r>
              <w:rPr>
                <w:rFonts w:ascii="Cambria Math" w:hAnsi="Cambria Math"/>
              </w:rPr>
              <m:t>⊥</m:t>
            </m:r>
          </m:sub>
        </m:sSub>
        <m:r>
          <m:rPr>
            <m:sty m:val="p"/>
          </m:rPr>
          <w:rPr>
            <w:rFonts w:ascii="Cambria Math"/>
          </w:rPr>
          <m:t>=</m:t>
        </m:r>
        <m:r>
          <m:rPr>
            <m:sty m:val="bi"/>
          </m:rPr>
          <w:rPr>
            <w:rFonts w:ascii="Cambria Math"/>
          </w:rPr>
          <m:t>n</m:t>
        </m:r>
        <m:r>
          <w:rPr>
            <w:rFonts w:ascii="Cambria Math"/>
          </w:rPr>
          <m:t>×</m:t>
        </m:r>
        <m:r>
          <w:rPr>
            <w:rFonts w:ascii="Cambria Math"/>
          </w:rPr>
          <m:t>(</m:t>
        </m:r>
        <m:sSub>
          <m:sSubPr>
            <m:ctrlPr>
              <w:rPr>
                <w:rFonts w:ascii="Cambria Math" w:hAnsi="Cambria Math"/>
                <w:i/>
                <w:iCs/>
              </w:rPr>
            </m:ctrlPr>
          </m:sSubPr>
          <m:e>
            <m:r>
              <w:ins w:id="277" w:author="Hongliang Dang" w:date="2026-06-08T15:32:00Z" w16du:dateUtc="2026-06-08T07:32:00Z">
                <w:rPr>
                  <w:rFonts w:ascii="Cambria Math"/>
                </w:rPr>
                <m:t>p</m:t>
              </w:ins>
            </m:r>
            <m:r>
              <w:del w:id="278" w:author="Hongliang Dang" w:date="2026-06-08T15:32:00Z" w16du:dateUtc="2026-06-08T07:32:00Z">
                <w:rPr>
                  <w:rFonts w:ascii="Cambria Math"/>
                </w:rPr>
                <m:t>P</m:t>
              </w:del>
            </m:r>
          </m:e>
          <m:sub>
            <m:r>
              <w:rPr>
                <w:rFonts w:ascii="Cambria Math"/>
              </w:rPr>
              <m:t>0</m:t>
            </m:r>
          </m:sub>
        </m:sSub>
        <m:r>
          <w:rPr>
            <w:rFonts w:ascii="Cambria Math"/>
          </w:rPr>
          <m:t>×</m:t>
        </m:r>
        <m:r>
          <m:rPr>
            <m:sty m:val="bi"/>
          </m:rPr>
          <w:rPr>
            <w:rFonts w:ascii="Cambria Math"/>
          </w:rPr>
          <m:t>n</m:t>
        </m:r>
        <m:r>
          <w:rPr>
            <w:rFonts w:ascii="Cambria Math"/>
          </w:rPr>
          <m:t>)</m:t>
        </m:r>
      </m:oMath>
      <w:r>
        <w:rPr>
          <w:rFonts w:hint="eastAsia"/>
          <w:iCs/>
        </w:rPr>
        <w:t>为电偶极矩垂直于辐射波矢方向的分量，来源于辐射场的横波特性，且</w:t>
      </w:r>
      <w:r w:rsidRPr="0007677F">
        <w:rPr>
          <w:rFonts w:hint="eastAsia"/>
          <w:b/>
          <w:bCs/>
          <w:i/>
        </w:rPr>
        <w:t>n</w:t>
      </w:r>
      <w:r>
        <w:rPr>
          <w:rFonts w:hint="eastAsia"/>
          <w:iCs/>
        </w:rPr>
        <w:t>为辐射波矢的单位</w:t>
      </w:r>
      <w:r w:rsidR="00871848">
        <w:rPr>
          <w:rFonts w:hint="eastAsia"/>
          <w:iCs/>
        </w:rPr>
        <w:t>方向</w:t>
      </w:r>
      <w:r>
        <w:rPr>
          <w:rFonts w:hint="eastAsia"/>
          <w:iCs/>
        </w:rPr>
        <w:t>矢量。</w:t>
      </w:r>
      <w:r w:rsidRPr="00F95833">
        <w:rPr>
          <w:rFonts w:hint="eastAsia"/>
        </w:rPr>
        <w:t>在相互作用哈密顿量的作用下，每个模式逐渐建立起稳态</w:t>
      </w:r>
      <w:r>
        <w:rPr>
          <w:rFonts w:hint="eastAsia"/>
        </w:rPr>
        <w:t>的</w:t>
      </w:r>
      <w:r w:rsidRPr="00F95833">
        <w:rPr>
          <w:rFonts w:hint="eastAsia"/>
        </w:rPr>
        <w:t>相干态</w:t>
      </w:r>
      <w:r>
        <w:fldChar w:fldCharType="begin"/>
      </w:r>
      <w:r>
        <w:instrText xml:space="preserve"> ADDIN ZOTERO_ITEM CSL_CITATION {"citationID":"PAOSkei5","properties":{"formattedCitation":"\\uc0\\u160{}[8]","plainCitation":" [8]","noteIndex":0},"citationItems":[{"id":414,"uris":["http://zotero.org/users/local/hXtfpdnr/items/UH4XM8L7"],"itemData":{"id":414,"type":"article-journal","citation-key":"glauberQuantumTheoryOptical1963","container-title":"Physical Review","DOI":"10.1103/PhysRev.130.2529","ISSN":"0031-899X","issue":"6","journalAbbreviation":"Phys. Rev.","language":"en","license":"http://link.aps.org/licenses/aps-default-license","page":"2529-2539","source":"DOI.org (Crossref)","title":"The quantum theory of optical coherence","volume":"130","author":[{"family":"Glauber","given":"Roy J."}],"issued":{"date-parts":[["1963",6,15]]}}}],"schema":"https://github.com/citation-style-language/schema/raw/master/csl-citation.json"} </w:instrText>
      </w:r>
      <w:r>
        <w:fldChar w:fldCharType="separate"/>
      </w:r>
      <w:r w:rsidRPr="00063F76">
        <w:rPr>
          <w:rFonts w:cs="Times New Roman"/>
        </w:rPr>
        <w:t> [8]</w:t>
      </w:r>
      <w:r>
        <w:fldChar w:fldCharType="end"/>
      </w:r>
      <w:r w:rsidRPr="00F95833">
        <w:rPr>
          <w:rFonts w:hint="eastAsia"/>
        </w:rPr>
        <w:t>。</w:t>
      </w:r>
      <w:r w:rsidRPr="00076EF7">
        <w:t>为了严格求解该相干态的稳态振幅，可结合含绝热开关的一阶含时微扰论求解海森堡方程，并在长时极限下引入</w:t>
      </w:r>
      <w:r w:rsidRPr="00076EF7">
        <w:t xml:space="preserve"> Markov </w:t>
      </w:r>
      <w:r w:rsidRPr="00076EF7">
        <w:t>近似以消除瞬态贡献。需要注意的是，由于上述时间演化与极点留数积分本质上依赖于连续的频率谱，我们无法直接在单频的二维</w:t>
      </w:r>
      <w:r w:rsidRPr="00076EF7">
        <w:t xml:space="preserve"> Weyl </w:t>
      </w:r>
      <w:r w:rsidRPr="00076EF7">
        <w:t>角谱上进行操作。因此，在求解动力学方程时，必须先退回至未经降维的三维连续模式空间</w:t>
      </w:r>
      <w:r w:rsidRPr="00076EF7">
        <w:t xml:space="preserve"> (i.e., Eq. </w:t>
      </w:r>
      <w:r>
        <w:rPr>
          <w:rFonts w:hint="eastAsia"/>
        </w:rPr>
        <w:fldChar w:fldCharType="begin"/>
      </w:r>
      <w:r>
        <w:rPr>
          <w:rFonts w:hint="eastAsia"/>
        </w:rPr>
        <w:instrText xml:space="preserve"> REF Eq_6 \h </w:instrText>
      </w:r>
      <w:r>
        <w:rPr>
          <w:rFonts w:hint="eastAsia"/>
        </w:rPr>
      </w:r>
      <w:r>
        <w:rPr>
          <w:rFonts w:hint="eastAsia"/>
        </w:rPr>
        <w:fldChar w:fldCharType="separate"/>
      </w:r>
      <w:r w:rsidR="00D4412F">
        <w:rPr>
          <w:noProof/>
        </w:rPr>
        <w:t>6</w:t>
      </w:r>
      <w:r>
        <w:rPr>
          <w:rFonts w:hint="eastAsia"/>
        </w:rPr>
        <w:fldChar w:fldCharType="end"/>
      </w:r>
      <w:r w:rsidRPr="00076EF7">
        <w:t>)</w:t>
      </w:r>
      <w:r w:rsidRPr="00076EF7">
        <w:t>。在三维表象下，对应模式的海森堡运动方程可写为：</w:t>
      </w:r>
    </w:p>
    <w:p w14:paraId="1AB95497" w14:textId="77777777" w:rsidR="00A84BDD" w:rsidRPr="00F95833" w:rsidRDefault="00A84BDD" w:rsidP="00076EF7">
      <w:pPr>
        <w:pStyle w:val="af2"/>
        <w:ind w:firstLine="480"/>
        <w:rPr>
          <w:i/>
          <w:iCs/>
          <w:vanish/>
          <w:specVanish/>
        </w:rPr>
      </w:pPr>
      <w:r>
        <w:rPr>
          <w:rFonts w:ascii="Times New Roman" w:hAnsi="Times New Roman"/>
        </w:rPr>
        <w:tab/>
      </w:r>
      <m:oMath>
        <m:r>
          <w:rPr>
            <w:rStyle w:val="af3"/>
          </w:rPr>
          <m:t>i</m:t>
        </m:r>
        <m:r>
          <m:rPr>
            <m:sty m:val="p"/>
          </m:rPr>
          <w:rPr>
            <w:rStyle w:val="af3"/>
          </w:rPr>
          <m:t>ℏ</m:t>
        </m:r>
        <m:f>
          <m:fPr>
            <m:ctrlPr>
              <w:rPr>
                <w:rStyle w:val="af3"/>
              </w:rPr>
            </m:ctrlPr>
          </m:fPr>
          <m:num>
            <m:r>
              <w:rPr>
                <w:rStyle w:val="af3"/>
              </w:rPr>
              <m:t>d</m:t>
            </m:r>
          </m:num>
          <m:den>
            <m:r>
              <w:rPr>
                <w:rStyle w:val="af3"/>
              </w:rPr>
              <m:t>dt</m:t>
            </m:r>
          </m:den>
        </m:f>
        <m:sSub>
          <m:sSubPr>
            <m:ctrlPr>
              <w:rPr>
                <w:rStyle w:val="af3"/>
              </w:rPr>
            </m:ctrlPr>
          </m:sSubPr>
          <m:e>
            <m:acc>
              <m:accPr>
                <m:ctrlPr>
                  <w:rPr>
                    <w:rStyle w:val="af3"/>
                  </w:rPr>
                </m:ctrlPr>
              </m:accPr>
              <m:e>
                <m:r>
                  <w:rPr>
                    <w:rStyle w:val="af3"/>
                  </w:rPr>
                  <m:t>a</m:t>
                </m:r>
              </m:e>
            </m:acc>
          </m:e>
          <m:sub>
            <m:r>
              <m:rPr>
                <m:sty m:val="b"/>
              </m:rPr>
              <w:rPr>
                <w:rStyle w:val="af3"/>
              </w:rPr>
              <m:t>k</m:t>
            </m:r>
          </m:sub>
        </m:sSub>
        <m:r>
          <m:rPr>
            <m:sty m:val="p"/>
          </m:rPr>
          <w:rPr>
            <w:rStyle w:val="af3"/>
          </w:rPr>
          <m:t>(</m:t>
        </m:r>
        <m:r>
          <w:rPr>
            <w:rStyle w:val="af3"/>
          </w:rPr>
          <m:t>t</m:t>
        </m:r>
        <m:r>
          <m:rPr>
            <m:sty m:val="p"/>
          </m:rPr>
          <w:rPr>
            <w:rStyle w:val="af3"/>
          </w:rPr>
          <m:t>)=[</m:t>
        </m:r>
        <m:sSub>
          <m:sSubPr>
            <m:ctrlPr>
              <w:rPr>
                <w:rStyle w:val="af3"/>
              </w:rPr>
            </m:ctrlPr>
          </m:sSubPr>
          <m:e>
            <m:acc>
              <m:accPr>
                <m:ctrlPr>
                  <w:rPr>
                    <w:rStyle w:val="af3"/>
                  </w:rPr>
                </m:ctrlPr>
              </m:accPr>
              <m:e>
                <m:r>
                  <w:rPr>
                    <w:rStyle w:val="af3"/>
                  </w:rPr>
                  <m:t>a</m:t>
                </m:r>
              </m:e>
            </m:acc>
          </m:e>
          <m:sub>
            <m:r>
              <m:rPr>
                <m:sty m:val="b"/>
              </m:rPr>
              <w:rPr>
                <w:rStyle w:val="af3"/>
              </w:rPr>
              <m:t>k</m:t>
            </m:r>
          </m:sub>
        </m:sSub>
        <m:r>
          <m:rPr>
            <m:sty m:val="p"/>
          </m:rPr>
          <w:rPr>
            <w:rStyle w:val="af3"/>
          </w:rPr>
          <m:t>(</m:t>
        </m:r>
        <m:r>
          <w:rPr>
            <w:rStyle w:val="af3"/>
          </w:rPr>
          <m:t>t</m:t>
        </m:r>
        <m:r>
          <m:rPr>
            <m:sty m:val="p"/>
          </m:rPr>
          <w:rPr>
            <w:rStyle w:val="af3"/>
          </w:rPr>
          <m:t>),</m:t>
        </m:r>
        <m:acc>
          <m:accPr>
            <m:ctrlPr>
              <w:rPr>
                <w:rStyle w:val="af3"/>
              </w:rPr>
            </m:ctrlPr>
          </m:accPr>
          <m:e>
            <m:r>
              <w:rPr>
                <w:rStyle w:val="af3"/>
              </w:rPr>
              <m:t>H</m:t>
            </m:r>
          </m:e>
        </m:acc>
        <m:r>
          <m:rPr>
            <m:sty m:val="p"/>
          </m:rPr>
          <w:rPr>
            <w:rStyle w:val="af3"/>
          </w:rPr>
          <m:t>]</m:t>
        </m:r>
      </m:oMath>
      <w:r>
        <w:tab/>
      </w:r>
    </w:p>
    <w:p w14:paraId="52EEF21B" w14:textId="76A51634" w:rsidR="00A84BDD" w:rsidRDefault="00A84BDD" w:rsidP="00076EF7">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39</w:t>
      </w:r>
      <w:r>
        <w:fldChar w:fldCharType="end"/>
      </w:r>
      <w:r>
        <w:rPr>
          <w:rFonts w:hint="eastAsia"/>
        </w:rPr>
        <w:t>)</w:t>
      </w:r>
    </w:p>
    <w:p w14:paraId="33CADA10" w14:textId="77777777" w:rsidR="00A84BDD" w:rsidRDefault="00A84BDD" w:rsidP="00F2786B">
      <w:pPr>
        <w:pStyle w:val="af2"/>
        <w:ind w:firstLine="480"/>
      </w:pPr>
      <w:r>
        <w:rPr>
          <w:rFonts w:hint="eastAsia"/>
        </w:rPr>
        <w:t>其中总哈密顿算符为：</w:t>
      </w:r>
    </w:p>
    <w:p w14:paraId="081C7301" w14:textId="62924381" w:rsidR="00A84BDD" w:rsidRPr="00F95833" w:rsidRDefault="00A84BDD" w:rsidP="00F2786B">
      <w:pPr>
        <w:pStyle w:val="af2"/>
        <w:ind w:firstLine="480"/>
        <w:rPr>
          <w:i/>
          <w:iCs/>
          <w:vanish/>
          <w:specVanish/>
        </w:rPr>
      </w:pPr>
      <w:r>
        <w:tab/>
      </w:r>
      <m:oMath>
        <m:acc>
          <m:accPr>
            <m:ctrlPr>
              <w:rPr>
                <w:rStyle w:val="af3"/>
              </w:rPr>
            </m:ctrlPr>
          </m:accPr>
          <m:e>
            <m:r>
              <w:rPr>
                <w:rStyle w:val="af3"/>
              </w:rPr>
              <m:t>H</m:t>
            </m:r>
          </m:e>
        </m:acc>
        <m:r>
          <w:rPr>
            <w:rStyle w:val="af3"/>
          </w:rPr>
          <m:t>=</m:t>
        </m:r>
        <m:sSub>
          <m:sSubPr>
            <m:ctrlPr>
              <w:rPr>
                <w:rStyle w:val="af3"/>
              </w:rPr>
            </m:ctrlPr>
          </m:sSubPr>
          <m:e>
            <m:acc>
              <m:accPr>
                <m:ctrlPr>
                  <w:rPr>
                    <w:rStyle w:val="af3"/>
                  </w:rPr>
                </m:ctrlPr>
              </m:accPr>
              <m:e>
                <m:r>
                  <w:rPr>
                    <w:rStyle w:val="af3"/>
                  </w:rPr>
                  <m:t>H</m:t>
                </m:r>
              </m:e>
            </m:acc>
          </m:e>
          <m:sub>
            <m:r>
              <m:rPr>
                <m:sty m:val="p"/>
              </m:rPr>
              <w:rPr>
                <w:rStyle w:val="af3"/>
              </w:rPr>
              <m:t>0</m:t>
            </m:r>
          </m:sub>
        </m:sSub>
        <m:r>
          <w:rPr>
            <w:rStyle w:val="af3"/>
          </w:rPr>
          <m:t>+</m:t>
        </m:r>
        <m:sSub>
          <m:sSubPr>
            <m:ctrlPr>
              <w:rPr>
                <w:rStyle w:val="af3"/>
              </w:rPr>
            </m:ctrlPr>
          </m:sSubPr>
          <m:e>
            <m:acc>
              <m:accPr>
                <m:ctrlPr>
                  <w:rPr>
                    <w:rStyle w:val="af3"/>
                  </w:rPr>
                </m:ctrlPr>
              </m:accPr>
              <m:e>
                <m:r>
                  <w:rPr>
                    <w:rStyle w:val="af3"/>
                  </w:rPr>
                  <m:t>H</m:t>
                </m:r>
              </m:e>
            </m:acc>
          </m:e>
          <m:sub>
            <m:r>
              <m:rPr>
                <m:sty m:val="p"/>
              </m:rPr>
              <w:rPr>
                <w:rStyle w:val="af3"/>
              </w:rPr>
              <m:t>int</m:t>
            </m:r>
          </m:sub>
        </m:sSub>
        <m:r>
          <w:rPr>
            <w:rStyle w:val="af3"/>
          </w:rPr>
          <m:t>=ℏ</m:t>
        </m:r>
        <m:sSub>
          <m:sSubPr>
            <m:ctrlPr>
              <w:rPr>
                <w:rStyle w:val="af3"/>
              </w:rPr>
            </m:ctrlPr>
          </m:sSubPr>
          <m:e>
            <m:r>
              <w:rPr>
                <w:rStyle w:val="af3"/>
              </w:rPr>
              <m:t>ω</m:t>
            </m:r>
          </m:e>
          <m:sub>
            <m:r>
              <m:rPr>
                <m:sty m:val="p"/>
              </m:rPr>
              <w:rPr>
                <w:rStyle w:val="af3"/>
              </w:rPr>
              <m:t>k</m:t>
            </m:r>
          </m:sub>
        </m:sSub>
        <m:sSubSup>
          <m:sSubSupPr>
            <m:ctrlPr>
              <w:rPr>
                <w:rStyle w:val="af3"/>
              </w:rPr>
            </m:ctrlPr>
          </m:sSubSupPr>
          <m:e>
            <m:acc>
              <m:accPr>
                <m:ctrlPr>
                  <w:rPr>
                    <w:rStyle w:val="af3"/>
                  </w:rPr>
                </m:ctrlPr>
              </m:accPr>
              <m:e>
                <m:r>
                  <w:rPr>
                    <w:rStyle w:val="af3"/>
                  </w:rPr>
                  <m:t>a</m:t>
                </m:r>
              </m:e>
            </m:acc>
          </m:e>
          <m:sub>
            <m:r>
              <m:rPr>
                <m:sty m:val="b"/>
              </m:rPr>
              <w:rPr>
                <w:rStyle w:val="af3"/>
              </w:rPr>
              <m:t>k</m:t>
            </m:r>
          </m:sub>
          <m:sup>
            <m:r>
              <m:rPr>
                <m:sty m:val="p"/>
              </m:rPr>
              <w:rPr>
                <w:rStyle w:val="af3"/>
              </w:rPr>
              <m:t>†</m:t>
            </m:r>
          </m:sup>
        </m:sSubSup>
        <m:sSub>
          <m:sSubPr>
            <m:ctrlPr>
              <w:rPr>
                <w:rStyle w:val="af3"/>
              </w:rPr>
            </m:ctrlPr>
          </m:sSubPr>
          <m:e>
            <m:acc>
              <m:accPr>
                <m:ctrlPr>
                  <w:rPr>
                    <w:rStyle w:val="af3"/>
                  </w:rPr>
                </m:ctrlPr>
              </m:accPr>
              <m:e>
                <m:r>
                  <w:rPr>
                    <w:rStyle w:val="af3"/>
                  </w:rPr>
                  <m:t>a</m:t>
                </m:r>
              </m:e>
            </m:acc>
          </m:e>
          <m:sub>
            <m:r>
              <m:rPr>
                <m:sty m:val="b"/>
              </m:rPr>
              <w:rPr>
                <w:rStyle w:val="af3"/>
              </w:rPr>
              <m:t>k</m:t>
            </m:r>
          </m:sub>
        </m:sSub>
        <m:r>
          <w:rPr>
            <w:rStyle w:val="af3"/>
          </w:rPr>
          <m:t>+(</m:t>
        </m:r>
        <m:r>
          <m:rPr>
            <m:sty m:val="p"/>
          </m:rPr>
          <w:rPr>
            <w:rStyle w:val="af3"/>
          </w:rPr>
          <m:t>-</m:t>
        </m:r>
        <m:r>
          <w:ins w:id="279" w:author="Hongliang Dang" w:date="2026-06-08T15:32:00Z" w16du:dateUtc="2026-06-08T07:32:00Z">
            <m:rPr>
              <m:sty m:val="bi"/>
            </m:rPr>
            <w:rPr>
              <w:rStyle w:val="af3"/>
            </w:rPr>
            <m:t>m</m:t>
          </w:ins>
        </m:r>
        <m:r>
          <w:del w:id="280" w:author="Hongliang Dang" w:date="2026-06-08T15:32:00Z" w16du:dateUtc="2026-06-08T07:32:00Z">
            <m:rPr>
              <m:sty m:val="bi"/>
            </m:rPr>
            <w:rPr>
              <w:rStyle w:val="af3"/>
            </w:rPr>
            <m:t>M</m:t>
          </w:del>
        </m:r>
        <m:r>
          <m:rPr>
            <m:sty m:val="p"/>
          </m:rPr>
          <w:rPr>
            <w:rStyle w:val="af3"/>
          </w:rPr>
          <m:t>(</m:t>
        </m:r>
        <m:r>
          <w:rPr>
            <w:rStyle w:val="af3"/>
          </w:rPr>
          <m:t>t</m:t>
        </m:r>
        <m:r>
          <m:rPr>
            <m:sty m:val="p"/>
          </m:rPr>
          <w:rPr>
            <w:rStyle w:val="af3"/>
          </w:rPr>
          <m:t>)⋅∇×</m:t>
        </m:r>
        <m:acc>
          <m:accPr>
            <m:ctrlPr>
              <w:rPr>
                <w:i/>
                <w:iCs/>
              </w:rPr>
            </m:ctrlPr>
          </m:accPr>
          <m:e>
            <m:r>
              <m:rPr>
                <m:sty m:val="bi"/>
              </m:rPr>
              <m:t>A</m:t>
            </m:r>
          </m:e>
        </m:acc>
        <m:r>
          <m:rPr>
            <m:sty m:val="p"/>
          </m:rPr>
          <m:t>+</m:t>
        </m:r>
        <m:r>
          <w:ins w:id="281" w:author="Hongliang Dang" w:date="2026-06-08T15:32:00Z" w16du:dateUtc="2026-06-08T07:32:00Z">
            <m:rPr>
              <m:sty m:val="bi"/>
            </m:rPr>
            <m:t>p</m:t>
          </w:ins>
        </m:r>
        <m:r>
          <w:del w:id="282" w:author="Hongliang Dang" w:date="2026-06-08T15:32:00Z" w16du:dateUtc="2026-06-08T07:32:00Z">
            <m:rPr>
              <m:sty m:val="bi"/>
            </m:rPr>
            <m:t>P</m:t>
          </w:del>
        </m:r>
        <m:d>
          <m:dPr>
            <m:ctrlPr/>
          </m:dPr>
          <m:e>
            <m:r>
              <m:t>t</m:t>
            </m:r>
          </m:e>
        </m:d>
        <m:r>
          <m:rPr>
            <m:sty m:val="p"/>
          </m:rPr>
          <m:t>⋅</m:t>
        </m:r>
        <m:f>
          <m:fPr>
            <m:ctrlPr/>
          </m:fPr>
          <m:num>
            <m:r>
              <m:rPr>
                <m:sty m:val="p"/>
              </m:rPr>
              <m:t>∂</m:t>
            </m:r>
            <m:acc>
              <m:accPr>
                <m:ctrlPr/>
              </m:accPr>
              <m:e>
                <m:r>
                  <m:rPr>
                    <m:sty m:val="bi"/>
                  </m:rPr>
                  <m:t>A</m:t>
                </m:r>
              </m:e>
            </m:acc>
          </m:num>
          <m:den>
            <m:r>
              <m:rPr>
                <m:sty m:val="p"/>
              </m:rPr>
              <m:t>∂</m:t>
            </m:r>
            <m:r>
              <m:t>t</m:t>
            </m:r>
          </m:den>
        </m:f>
        <m:r>
          <m:t>)</m:t>
        </m:r>
      </m:oMath>
      <w:r>
        <w:rPr>
          <w:rStyle w:val="af3"/>
          <w:rFonts w:ascii="Times New Roman" w:hAnsi="Times New Roman"/>
        </w:rPr>
        <w:tab/>
      </w:r>
    </w:p>
    <w:p w14:paraId="4674A303" w14:textId="290D1C08" w:rsidR="00A84BDD" w:rsidRPr="00CA23D0"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40</w:t>
      </w:r>
      <w:r>
        <w:fldChar w:fldCharType="end"/>
      </w:r>
      <w:r>
        <w:rPr>
          <w:rFonts w:hint="eastAsia"/>
        </w:rPr>
        <w:t>)</w:t>
      </w:r>
    </w:p>
    <w:p w14:paraId="039E8608" w14:textId="41D65B86" w:rsidR="00A84BDD" w:rsidRDefault="00A84BDD" w:rsidP="00824C48">
      <w:pPr>
        <w:pStyle w:val="a0"/>
        <w:ind w:firstLine="480"/>
      </w:pPr>
      <w:r>
        <w:rPr>
          <w:rFonts w:hint="eastAsia"/>
        </w:rPr>
        <w:lastRenderedPageBreak/>
        <w:t>其中相互作用哈密顿算符通过将</w:t>
      </w:r>
      <w:r>
        <w:rPr>
          <w:rFonts w:hint="eastAsia"/>
        </w:rPr>
        <w:t>Eq. 6</w:t>
      </w:r>
      <w:r>
        <w:rPr>
          <w:rFonts w:hint="eastAsia"/>
        </w:rPr>
        <w:t>代入进</w:t>
      </w:r>
      <w:r>
        <w:rPr>
          <w:rFonts w:hint="eastAsia"/>
        </w:rPr>
        <w:t>Eq. 23</w:t>
      </w:r>
      <w:r>
        <w:rPr>
          <w:rFonts w:hint="eastAsia"/>
        </w:rPr>
        <w:t>求得并记号</w:t>
      </w:r>
      <m:oMath>
        <m:sSub>
          <m:sSubPr>
            <m:ctrlPr>
              <w:rPr>
                <w:rFonts w:ascii="Cambria Math" w:hAnsi="Cambria Math"/>
              </w:rPr>
            </m:ctrlPr>
          </m:sSubPr>
          <m:e>
            <m:r>
              <w:rPr>
                <w:rFonts w:ascii="Cambria Math" w:hAnsi="Cambria Math"/>
              </w:rPr>
              <m:t>V</m:t>
            </m:r>
          </m:e>
          <m:sub>
            <m:r>
              <w:rPr>
                <w:rFonts w:ascii="Cambria Math" w:hAnsi="Cambria Math"/>
              </w:rPr>
              <m:t>3D</m:t>
            </m:r>
          </m:sub>
        </m:sSub>
        <m:d>
          <m:dPr>
            <m:ctrlPr>
              <w:rPr>
                <w:rFonts w:ascii="Cambria Math" w:hAnsi="Cambria Math"/>
              </w:rPr>
            </m:ctrlPr>
          </m:dPr>
          <m:e>
            <m:r>
              <m:rPr>
                <m:sty m:val="b"/>
              </m:rPr>
              <w:rPr>
                <w:rFonts w:ascii="Cambria Math" w:hAnsi="Cambria Math"/>
              </w:rPr>
              <m:t>k,</m:t>
            </m:r>
            <m:r>
              <m:rPr>
                <m:sty m:val="bi"/>
              </m:rPr>
              <w:rPr>
                <w:rFonts w:ascii="Cambria Math" w:hAnsi="Cambria Math"/>
              </w:rPr>
              <m:t>λ</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1</m:t>
                </m:r>
              </m:e>
              <m:sub>
                <m:r>
                  <m:rPr>
                    <m:sty m:val="b"/>
                  </m:rP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int</m:t>
                    </m:r>
                  </m:sub>
                </m:sSub>
              </m:e>
            </m:d>
            <m:r>
              <w:rPr>
                <w:rFonts w:ascii="Cambria Math" w:hAnsi="Cambria Math"/>
              </w:rPr>
              <m:t>0</m:t>
            </m:r>
          </m:e>
        </m:d>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N</m:t>
            </m:r>
          </m:e>
          <m:sub>
            <m:r>
              <m:rPr>
                <m:sty m:val="b"/>
              </m:rPr>
              <w:rPr>
                <w:rFonts w:ascii="Cambria Math" w:hAnsi="Cambria Math"/>
              </w:rPr>
              <m:t>k</m:t>
            </m:r>
          </m:sub>
        </m:sSub>
        <m:sSubSup>
          <m:sSubSupPr>
            <m:ctrlPr>
              <w:rPr>
                <w:rFonts w:ascii="Cambria Math" w:hAnsi="Cambria Math"/>
              </w:rPr>
            </m:ctrlPr>
          </m:sSubSupPr>
          <m:e>
            <m:r>
              <m:rPr>
                <m:sty m:val="bi"/>
              </m:rPr>
              <w:rPr>
                <w:rFonts w:ascii="Cambria Math" w:hAnsi="Cambria Math"/>
              </w:rPr>
              <m:t>ε</m:t>
            </m:r>
          </m:e>
          <m:sub>
            <m:sSub>
              <m:sSubPr>
                <m:ctrlPr>
                  <w:rPr>
                    <w:rFonts w:ascii="Cambria Math" w:hAnsi="Cambria Math"/>
                    <w:b/>
                    <w:bCs/>
                    <w:iCs/>
                  </w:rPr>
                </m:ctrlPr>
              </m:sSubPr>
              <m:e>
                <m:r>
                  <m:rPr>
                    <m:sty m:val="b"/>
                  </m:rPr>
                  <w:rPr>
                    <w:rFonts w:ascii="Cambria Math" w:hAnsi="Cambria Math"/>
                  </w:rPr>
                  <m:t>k</m:t>
                </m:r>
              </m:e>
              <m:sub>
                <m:r>
                  <m:rPr>
                    <m:sty m:val="b"/>
                  </m:rPr>
                  <w:rPr>
                    <w:rFonts w:ascii="Cambria Math" w:hAnsi="Cambria Math"/>
                  </w:rPr>
                  <m:t>⟂</m:t>
                </m:r>
              </m:sub>
            </m:sSub>
            <m:r>
              <m:rPr>
                <m:sty m:val="p"/>
              </m:rPr>
              <w:rPr>
                <w:rFonts w:ascii="Cambria Math" w:hAnsi="Cambria Math"/>
              </w:rPr>
              <m:t>λ</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m:rPr>
                <m:sty m:val="bi"/>
              </m:rPr>
              <w:rPr>
                <w:rFonts w:ascii="Cambria Math" w:hAnsi="Cambria Math"/>
              </w:rPr>
              <m:t>k</m:t>
            </m:r>
            <m:r>
              <w:rPr>
                <w:rFonts w:ascii="Cambria Math" w:hAnsi="Cambria Math"/>
              </w:rPr>
              <m:t>×</m:t>
            </m:r>
            <m:sSub>
              <m:sSubPr>
                <m:ctrlPr>
                  <w:rPr>
                    <w:rFonts w:ascii="Cambria Math" w:hAnsi="Cambria Math"/>
                    <w:i/>
                    <w:iCs/>
                  </w:rPr>
                </m:ctrlPr>
              </m:sSubPr>
              <m:e>
                <m:r>
                  <w:ins w:id="283" w:author="Hongliang Dang" w:date="2026-06-08T15:32:00Z" w16du:dateUtc="2026-06-08T07:32:00Z">
                    <m:rPr>
                      <m:sty m:val="bi"/>
                    </m:rPr>
                    <w:rPr>
                      <w:rFonts w:ascii="Cambria Math" w:hAnsi="Cambria Math"/>
                    </w:rPr>
                    <m:t>m</m:t>
                  </w:ins>
                </m:r>
                <m:r>
                  <w:del w:id="284" w:author="Hongliang Dang" w:date="2026-06-08T15:32:00Z" w16du:dateUtc="2026-06-08T07:32:00Z">
                    <m:rPr>
                      <m:sty m:val="bi"/>
                    </m:rPr>
                    <w:rPr>
                      <w:rFonts w:ascii="Cambria Math" w:hAnsi="Cambria Math"/>
                    </w:rPr>
                    <m:t>M</m:t>
                  </w:del>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ω</m:t>
                </m:r>
              </m:e>
              <m:sub>
                <m:r>
                  <m:rPr>
                    <m:sty m:val="p"/>
                  </m:rPr>
                  <w:rPr>
                    <w:rFonts w:ascii="Cambria Math" w:hAnsi="Cambria Math"/>
                  </w:rPr>
                  <m:t>k</m:t>
                </m:r>
              </m:sub>
            </m:sSub>
            <m:sSub>
              <m:sSubPr>
                <m:ctrlPr>
                  <w:rPr>
                    <w:rFonts w:ascii="Cambria Math" w:hAnsi="Cambria Math"/>
                    <w:i/>
                    <w:iCs/>
                  </w:rPr>
                </m:ctrlPr>
              </m:sSubPr>
              <m:e>
                <m:r>
                  <w:ins w:id="285" w:author="Hongliang Dang" w:date="2026-06-08T15:32:00Z" w16du:dateUtc="2026-06-08T07:32:00Z">
                    <w:rPr>
                      <w:rFonts w:ascii="Cambria Math" w:hAnsi="Cambria Math"/>
                    </w:rPr>
                    <m:t>p</m:t>
                  </w:ins>
                </m:r>
                <m:r>
                  <w:del w:id="286" w:author="Hongliang Dang" w:date="2026-06-08T15:32:00Z" w16du:dateUtc="2026-06-08T07:32:00Z">
                    <w:rPr>
                      <w:rFonts w:ascii="Cambria Math" w:hAnsi="Cambria Math"/>
                    </w:rPr>
                    <m:t>P</m:t>
                  </w:del>
                </m:r>
              </m:e>
              <m:sub>
                <m:r>
                  <m:rPr>
                    <m:sty m:val="p"/>
                  </m:rPr>
                  <w:rPr>
                    <w:rFonts w:ascii="Cambria Math" w:hAnsi="Cambria Math"/>
                  </w:rPr>
                  <m:t>0</m:t>
                </m:r>
                <m:r>
                  <w:rPr>
                    <w:rFonts w:ascii="Cambria Math" w:hAnsi="Cambria Math"/>
                  </w:rPr>
                  <m:t>⊥</m:t>
                </m:r>
              </m:sub>
            </m:sSub>
          </m:e>
        </m:d>
        <m:r>
          <m:rPr>
            <m:sty m:val="p"/>
          </m:rPr>
          <w:rPr>
            <w:rFonts w:ascii="Cambria Math" w:hAnsi="Cambria Math"/>
          </w:rPr>
          <m:t>=</m:t>
        </m:r>
        <m:f>
          <m:fPr>
            <m:ctrlPr>
              <w:rPr>
                <w:rFonts w:ascii="Cambria Math" w:hAnsi="Cambria Math"/>
                <w:i/>
                <w:iCs/>
              </w:rPr>
            </m:ctrlPr>
          </m:fPr>
          <m:num>
            <m:sSub>
              <m:sSubPr>
                <m:ctrlPr>
                  <w:rPr>
                    <w:rFonts w:ascii="Cambria Math" w:hAnsi="Cambria Math"/>
                  </w:rPr>
                </m:ctrlPr>
              </m:sSubPr>
              <m:e>
                <m:r>
                  <w:rPr>
                    <w:rFonts w:ascii="Cambria Math" w:hAnsi="Cambria Math"/>
                  </w:rPr>
                  <m:t>N</m:t>
                </m:r>
              </m:e>
              <m:sub>
                <m:r>
                  <m:rPr>
                    <m:sty m:val="b"/>
                  </m:rPr>
                  <w:rPr>
                    <w:rFonts w:ascii="Cambria Math" w:hAnsi="Cambria Math"/>
                  </w:rPr>
                  <m:t>k</m:t>
                </m:r>
              </m:sub>
            </m:sSub>
            <m:ctrlPr>
              <w:rPr>
                <w:rFonts w:ascii="Cambria Math" w:hAnsi="Cambria Math"/>
              </w:rPr>
            </m:ctrlPr>
          </m:num>
          <m:den>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den>
        </m:f>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sub>
        </m:sSub>
      </m:oMath>
      <w:r w:rsidRPr="00824C48">
        <w:t>，</w:t>
      </w:r>
      <w:r>
        <w:rPr>
          <w:rFonts w:hint="eastAsia"/>
        </w:rPr>
        <w:t>整理可得海森堡运动方程为：</w:t>
      </w:r>
    </w:p>
    <w:p w14:paraId="73888F82" w14:textId="67F557B2" w:rsidR="00A84BDD" w:rsidRPr="00F95833" w:rsidRDefault="00A84BDD" w:rsidP="00F2786B">
      <w:pPr>
        <w:pStyle w:val="af2"/>
        <w:ind w:firstLine="480"/>
        <w:rPr>
          <w:i/>
          <w:iCs/>
          <w:vanish/>
          <w:specVanish/>
        </w:rPr>
      </w:pPr>
      <w:r>
        <w:rPr>
          <w:rStyle w:val="af3"/>
          <w:rFonts w:ascii="Times New Roman" w:hAnsi="Times New Roman"/>
        </w:rPr>
        <w:tab/>
      </w:r>
      <m:oMath>
        <m:f>
          <m:fPr>
            <m:ctrlPr>
              <w:rPr>
                <w:rStyle w:val="af3"/>
              </w:rPr>
            </m:ctrlPr>
          </m:fPr>
          <m:num>
            <m:r>
              <w:rPr>
                <w:rStyle w:val="af3"/>
              </w:rPr>
              <m:t>d</m:t>
            </m:r>
          </m:num>
          <m:den>
            <m:r>
              <w:rPr>
                <w:rStyle w:val="af3"/>
              </w:rPr>
              <m:t>dt</m:t>
            </m:r>
          </m:den>
        </m:f>
        <m:d>
          <m:dPr>
            <m:ctrlPr>
              <w:rPr>
                <w:rStyle w:val="af3"/>
              </w:rPr>
            </m:ctrlPr>
          </m:dPr>
          <m:e>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sSup>
              <m:sSupPr>
                <m:ctrlPr>
                  <w:rPr>
                    <w:rStyle w:val="af3"/>
                  </w:rPr>
                </m:ctrlPr>
              </m:sSupPr>
              <m:e>
                <m:r>
                  <w:rPr>
                    <w:rStyle w:val="af3"/>
                  </w:rPr>
                  <m:t>e</m:t>
                </m:r>
              </m:e>
              <m:sup>
                <m:r>
                  <w:rPr>
                    <w:rStyle w:val="af3"/>
                  </w:rPr>
                  <m:t>i</m:t>
                </m:r>
                <m:sSub>
                  <m:sSubPr>
                    <m:ctrlPr>
                      <w:rPr>
                        <w:rStyle w:val="af3"/>
                      </w:rPr>
                    </m:ctrlPr>
                  </m:sSubPr>
                  <m:e>
                    <m:r>
                      <w:rPr>
                        <w:rStyle w:val="af3"/>
                      </w:rPr>
                      <m:t>ω</m:t>
                    </m:r>
                  </m:e>
                  <m:sub>
                    <m:r>
                      <m:rPr>
                        <m:sty m:val="p"/>
                      </m:rPr>
                      <w:rPr>
                        <w:rStyle w:val="af3"/>
                      </w:rPr>
                      <m:t>k</m:t>
                    </m:r>
                  </m:sub>
                </m:sSub>
                <m:r>
                  <w:rPr>
                    <w:rStyle w:val="af3"/>
                  </w:rPr>
                  <m:t>t</m:t>
                </m:r>
              </m:sup>
            </m:sSup>
          </m:e>
        </m:d>
        <m:r>
          <m:rPr>
            <m:sty m:val="p"/>
          </m:rPr>
          <w:rPr>
            <w:rStyle w:val="af3"/>
          </w:rPr>
          <m:t>=-</m:t>
        </m:r>
        <m:f>
          <m:fPr>
            <m:ctrlPr>
              <w:rPr>
                <w:rStyle w:val="af3"/>
              </w:rPr>
            </m:ctrlPr>
          </m:fPr>
          <m:num>
            <m:r>
              <w:rPr>
                <w:rStyle w:val="af3"/>
              </w:rPr>
              <m:t>i</m:t>
            </m:r>
          </m:num>
          <m:den>
            <m:r>
              <m:rPr>
                <m:sty m:val="p"/>
              </m:rPr>
              <w:rPr>
                <w:rStyle w:val="af3"/>
              </w:rPr>
              <m:t>ℏ</m:t>
            </m:r>
          </m:den>
        </m:f>
        <m:sSub>
          <m:sSubPr>
            <m:ctrlPr>
              <w:rPr>
                <w:rStyle w:val="af3"/>
              </w:rPr>
            </m:ctrlPr>
          </m:sSubPr>
          <m:e>
            <m:r>
              <w:rPr>
                <w:rStyle w:val="af3"/>
              </w:rPr>
              <m:t>V</m:t>
            </m:r>
          </m:e>
          <m:sub>
            <m:r>
              <m:rPr>
                <m:sty m:val="p"/>
              </m:rPr>
              <w:rPr>
                <w:rStyle w:val="af3"/>
              </w:rPr>
              <m:t>3</m:t>
            </m:r>
            <m:r>
              <w:rPr>
                <w:rStyle w:val="af3"/>
              </w:rPr>
              <m:t>D</m:t>
            </m:r>
          </m:sub>
        </m:sSub>
        <m:r>
          <m:rPr>
            <m:sty m:val="p"/>
          </m:rPr>
          <w:rPr>
            <w:rStyle w:val="af3"/>
          </w:rPr>
          <m:t>(</m:t>
        </m:r>
        <m:r>
          <m:rPr>
            <m:sty m:val="bi"/>
          </m:rPr>
          <w:rPr>
            <w:rStyle w:val="af3"/>
          </w:rPr>
          <m:t>k</m:t>
        </m:r>
        <m:r>
          <m:rPr>
            <m:sty m:val="p"/>
          </m:rPr>
          <w:rPr>
            <w:rStyle w:val="af3"/>
          </w:rPr>
          <m:t>,</m:t>
        </m:r>
        <m:r>
          <w:rPr>
            <w:rStyle w:val="af3"/>
          </w:rPr>
          <m:t>λ</m:t>
        </m:r>
        <m:r>
          <m:rPr>
            <m:sty m:val="p"/>
          </m:rPr>
          <w:rPr>
            <w:rStyle w:val="af3"/>
          </w:rPr>
          <m:t>)</m:t>
        </m:r>
        <m:sSup>
          <m:sSupPr>
            <m:ctrlPr>
              <w:rPr>
                <w:rStyle w:val="af3"/>
              </w:rPr>
            </m:ctrlPr>
          </m:sSupPr>
          <m:e>
            <m:r>
              <w:rPr>
                <w:rStyle w:val="af3"/>
              </w:rPr>
              <m:t>e</m:t>
            </m:r>
          </m:e>
          <m:sup>
            <m:r>
              <w:rPr>
                <w:rStyle w:val="af3"/>
              </w:rPr>
              <m:t>i</m:t>
            </m:r>
            <m:r>
              <m:rPr>
                <m:sty m:val="p"/>
              </m:rPr>
              <w:rPr>
                <w:rStyle w:val="af3"/>
              </w:rPr>
              <m:t>(</m:t>
            </m:r>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m:rPr>
                    <m:sty m:val="p"/>
                  </m:rPr>
                  <w:rPr>
                    <w:rStyle w:val="af3"/>
                  </w:rPr>
                  <m:t>0</m:t>
                </m:r>
              </m:sub>
            </m:sSub>
            <m:r>
              <m:rPr>
                <m:sty m:val="p"/>
              </m:rPr>
              <w:rPr>
                <w:rStyle w:val="af3"/>
              </w:rPr>
              <m:t>-</m:t>
            </m:r>
            <m:r>
              <w:rPr>
                <w:rStyle w:val="af3"/>
              </w:rPr>
              <m:t>iη</m:t>
            </m:r>
            <m:r>
              <m:rPr>
                <m:sty m:val="p"/>
              </m:rPr>
              <w:rPr>
                <w:rStyle w:val="af3"/>
              </w:rPr>
              <m:t>)</m:t>
            </m:r>
            <m:r>
              <w:rPr>
                <w:rStyle w:val="af3"/>
              </w:rPr>
              <m:t>t</m:t>
            </m:r>
          </m:sup>
        </m:sSup>
      </m:oMath>
      <w:r w:rsidRPr="00F2786B">
        <w:rPr>
          <w:rStyle w:val="af3"/>
        </w:rPr>
        <w:tab/>
      </w:r>
    </w:p>
    <w:p w14:paraId="58F66DAE" w14:textId="5EBF1BC1" w:rsidR="00A84BDD" w:rsidRPr="00F2786B" w:rsidRDefault="00A84BDD" w:rsidP="00F2786B">
      <w:pPr>
        <w:ind w:firstLine="480"/>
      </w:pPr>
      <w:r>
        <w:rPr>
          <w:rFonts w:hint="eastAsia"/>
        </w:rPr>
        <w:t>(</w:t>
      </w:r>
      <w:bookmarkStart w:id="287" w:name="Eq_41"/>
      <w:r>
        <w:fldChar w:fldCharType="begin"/>
      </w:r>
      <w:r>
        <w:instrText xml:space="preserve"> SEQ </w:instrText>
      </w:r>
      <w:r>
        <w:instrText>公式</w:instrText>
      </w:r>
      <w:r>
        <w:instrText xml:space="preserve"> \* ARABIC </w:instrText>
      </w:r>
      <w:r>
        <w:fldChar w:fldCharType="separate"/>
      </w:r>
      <w:r w:rsidR="00D4412F">
        <w:rPr>
          <w:noProof/>
        </w:rPr>
        <w:t>41</w:t>
      </w:r>
      <w:r>
        <w:fldChar w:fldCharType="end"/>
      </w:r>
      <w:bookmarkEnd w:id="287"/>
      <w:r>
        <w:rPr>
          <w:rFonts w:hint="eastAsia"/>
        </w:rPr>
        <w:t>)</w:t>
      </w:r>
    </w:p>
    <w:p w14:paraId="00DA8501" w14:textId="04FDD981" w:rsidR="00A84BDD" w:rsidRDefault="00A84BDD" w:rsidP="00F2786B">
      <w:pPr>
        <w:ind w:firstLine="480"/>
        <w:rPr>
          <w:bCs/>
        </w:rPr>
      </w:pPr>
      <w:r>
        <w:rPr>
          <w:rFonts w:hint="eastAsia"/>
          <w:bCs/>
        </w:rPr>
        <w:t>其中</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为一阶微扰的绝热开关，</w:t>
      </w:r>
      <w:r>
        <w:rPr>
          <w:rFonts w:hint="eastAsia"/>
          <w:bCs/>
        </w:rPr>
        <w:t>求解</w:t>
      </w:r>
      <w:r>
        <w:rPr>
          <w:rFonts w:hint="eastAsia"/>
          <w:bCs/>
        </w:rPr>
        <w:t xml:space="preserve">Eq. </w:t>
      </w:r>
      <w:r w:rsidR="00D4412F">
        <w:rPr>
          <w:rFonts w:hint="eastAsia"/>
        </w:rPr>
        <w:fldChar w:fldCharType="begin"/>
      </w:r>
      <w:r w:rsidR="00D4412F">
        <w:rPr>
          <w:rFonts w:hint="eastAsia"/>
        </w:rPr>
        <w:instrText xml:space="preserve"> REF Eq_41 \h </w:instrText>
      </w:r>
      <w:r w:rsidR="00D4412F">
        <w:rPr>
          <w:rFonts w:hint="eastAsia"/>
        </w:rPr>
      </w:r>
      <w:r w:rsidR="00D4412F">
        <w:rPr>
          <w:rFonts w:hint="eastAsia"/>
        </w:rPr>
        <w:fldChar w:fldCharType="separate"/>
      </w:r>
      <w:r w:rsidR="00D4412F">
        <w:rPr>
          <w:noProof/>
        </w:rPr>
        <w:t>41</w:t>
      </w:r>
      <w:r w:rsidR="00D4412F">
        <w:rPr>
          <w:rFonts w:hint="eastAsia"/>
        </w:rPr>
        <w:fldChar w:fldCharType="end"/>
      </w:r>
      <w:r>
        <w:rPr>
          <w:rFonts w:hint="eastAsia"/>
          <w:bCs/>
        </w:rPr>
        <w:t>可得：</w:t>
      </w:r>
    </w:p>
    <w:p w14:paraId="5A2D3434" w14:textId="02E844C2" w:rsidR="00A84BDD" w:rsidRPr="00F95833" w:rsidRDefault="00A84BDD" w:rsidP="00F2786B">
      <w:pPr>
        <w:pStyle w:val="af2"/>
        <w:ind w:firstLine="480"/>
        <w:rPr>
          <w:i/>
          <w:iCs/>
          <w:vanish/>
          <w:specVanish/>
        </w:rPr>
      </w:pPr>
      <w:r>
        <w:rPr>
          <w:rStyle w:val="af3"/>
          <w:rFonts w:ascii="Times New Roman" w:hAnsi="Times New Roman"/>
        </w:rPr>
        <w:tab/>
      </w:r>
      <m:oMath>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f>
          <m:fPr>
            <m:ctrlPr>
              <w:rPr>
                <w:rStyle w:val="af3"/>
              </w:rPr>
            </m:ctrlPr>
          </m:fPr>
          <m:num>
            <m:sSub>
              <m:sSubPr>
                <m:ctrlPr>
                  <w:rPr>
                    <w:rStyle w:val="af3"/>
                  </w:rPr>
                </m:ctrlPr>
              </m:sSubPr>
              <m:e>
                <m:r>
                  <w:rPr>
                    <w:rStyle w:val="af3"/>
                  </w:rPr>
                  <m:t>V</m:t>
                </m:r>
              </m:e>
              <m:sub>
                <m:r>
                  <w:rPr>
                    <w:rStyle w:val="af3"/>
                  </w:rPr>
                  <m:t>3D</m:t>
                </m:r>
              </m:sub>
            </m:sSub>
            <m:r>
              <m:rPr>
                <m:sty m:val="p"/>
              </m:rPr>
              <w:rPr>
                <w:rStyle w:val="af3"/>
              </w:rPr>
              <m:t>(</m:t>
            </m:r>
            <m:r>
              <m:rPr>
                <m:sty m:val="b"/>
              </m:rPr>
              <w:rPr>
                <w:rStyle w:val="af3"/>
              </w:rPr>
              <m:t>k</m:t>
            </m:r>
            <m:r>
              <m:rPr>
                <m:sty m:val="p"/>
              </m:rPr>
              <w:rPr>
                <w:rStyle w:val="af3"/>
              </w:rPr>
              <m:t>,</m:t>
            </m:r>
            <m:r>
              <w:rPr>
                <w:rStyle w:val="af3"/>
              </w:rPr>
              <m:t>λ</m:t>
            </m:r>
            <m:r>
              <m:rPr>
                <m:sty m:val="p"/>
              </m:rPr>
              <w:rPr>
                <w:rStyle w:val="af3"/>
              </w:rPr>
              <m:t>)</m:t>
            </m:r>
          </m:num>
          <m:den>
            <m:r>
              <m:rPr>
                <m:sty m:val="p"/>
              </m:rPr>
              <w:rPr>
                <w:rStyle w:val="af3"/>
              </w:rPr>
              <m:t>ℏ</m:t>
            </m:r>
          </m:den>
        </m:f>
        <m:f>
          <m:fPr>
            <m:ctrlPr>
              <w:rPr>
                <w:rStyle w:val="af3"/>
              </w:rPr>
            </m:ctrlPr>
          </m:fPr>
          <m:num>
            <m:sSup>
              <m:sSupPr>
                <m:ctrlPr>
                  <w:rPr>
                    <w:rStyle w:val="af3"/>
                  </w:rPr>
                </m:ctrlPr>
              </m:sSupPr>
              <m:e>
                <m:r>
                  <w:rPr>
                    <w:rStyle w:val="af3"/>
                  </w:rPr>
                  <m:t>e</m:t>
                </m:r>
              </m:e>
              <m:sup>
                <m:r>
                  <m:rPr>
                    <m:sty m:val="p"/>
                  </m:rPr>
                  <w:rPr>
                    <w:rStyle w:val="af3"/>
                  </w:rPr>
                  <m:t>-</m:t>
                </m:r>
                <m:r>
                  <w:rPr>
                    <w:rStyle w:val="af3"/>
                  </w:rPr>
                  <m:t>i</m:t>
                </m:r>
                <m:sSub>
                  <m:sSubPr>
                    <m:ctrlPr>
                      <w:rPr>
                        <w:rStyle w:val="af3"/>
                      </w:rPr>
                    </m:ctrlPr>
                  </m:sSubPr>
                  <m:e>
                    <m:r>
                      <w:rPr>
                        <w:rStyle w:val="af3"/>
                      </w:rPr>
                      <m:t>ω</m:t>
                    </m:r>
                  </m:e>
                  <m:sub>
                    <m:r>
                      <w:rPr>
                        <w:rStyle w:val="af3"/>
                      </w:rPr>
                      <m:t>0</m:t>
                    </m:r>
                  </m:sub>
                </m:sSub>
                <m:r>
                  <w:rPr>
                    <w:rStyle w:val="af3"/>
                  </w:rPr>
                  <m:t>t</m:t>
                </m:r>
                <m:r>
                  <m:rPr>
                    <m:sty m:val="p"/>
                  </m:rPr>
                  <w:rPr>
                    <w:rStyle w:val="af3"/>
                  </w:rPr>
                  <m:t>+</m:t>
                </m:r>
                <m:r>
                  <w:rPr>
                    <w:rStyle w:val="af3"/>
                  </w:rPr>
                  <m:t>ηt</m:t>
                </m:r>
              </m:sup>
            </m:sSup>
          </m:num>
          <m:den>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w:rPr>
                    <w:rStyle w:val="af3"/>
                  </w:rPr>
                  <m:t>0</m:t>
                </m:r>
              </m:sub>
            </m:sSub>
            <m:r>
              <m:rPr>
                <m:sty m:val="p"/>
              </m:rPr>
              <w:rPr>
                <w:rStyle w:val="af3"/>
              </w:rPr>
              <m:t>-</m:t>
            </m:r>
            <m:r>
              <w:rPr>
                <w:rStyle w:val="af3"/>
              </w:rPr>
              <m:t>iη</m:t>
            </m:r>
          </m:den>
        </m:f>
      </m:oMath>
      <w:r>
        <w:rPr>
          <w:rStyle w:val="af3"/>
        </w:rPr>
        <w:tab/>
      </w:r>
    </w:p>
    <w:p w14:paraId="13389B9E" w14:textId="005314BD" w:rsidR="00A84BDD" w:rsidRPr="00F2786B" w:rsidRDefault="00A84BDD" w:rsidP="00F2786B">
      <w:pPr>
        <w:ind w:firstLine="480"/>
      </w:pPr>
      <w:r>
        <w:rPr>
          <w:rFonts w:hint="eastAsia"/>
        </w:rPr>
        <w:t>(</w:t>
      </w:r>
      <w:bookmarkStart w:id="288" w:name="Eq_42"/>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42</w:t>
      </w:r>
      <w:r>
        <w:fldChar w:fldCharType="end"/>
      </w:r>
      <w:bookmarkEnd w:id="288"/>
      <w:r>
        <w:rPr>
          <w:rFonts w:hint="eastAsia"/>
        </w:rPr>
        <w:t>)</w:t>
      </w:r>
    </w:p>
    <w:p w14:paraId="7DB6AA7A" w14:textId="3794ACF8" w:rsidR="00A84BDD" w:rsidRDefault="00A84BDD" w:rsidP="00F2786B">
      <w:pPr>
        <w:ind w:firstLine="480"/>
      </w:pPr>
      <w:r>
        <w:rPr>
          <w:rFonts w:hint="eastAsia"/>
        </w:rPr>
        <w:t>随后对</w:t>
      </w:r>
      <w:r>
        <w:rPr>
          <w:rFonts w:hint="eastAsia"/>
        </w:rPr>
        <w:t xml:space="preserve">Eq. </w:t>
      </w:r>
      <w:r w:rsidR="00D4412F">
        <w:rPr>
          <w:rFonts w:hint="eastAsia"/>
        </w:rPr>
        <w:fldChar w:fldCharType="begin"/>
      </w:r>
      <w:r w:rsidR="00D4412F">
        <w:rPr>
          <w:rFonts w:hint="eastAsia"/>
        </w:rPr>
        <w:instrText xml:space="preserve"> REF Eq_42 \h </w:instrText>
      </w:r>
      <w:r w:rsidR="00D4412F">
        <w:rPr>
          <w:rFonts w:hint="eastAsia"/>
        </w:rPr>
      </w:r>
      <w:r w:rsidR="00D4412F">
        <w:rPr>
          <w:rFonts w:hint="eastAsia"/>
        </w:rPr>
        <w:fldChar w:fldCharType="separate"/>
      </w:r>
      <w:r w:rsidR="00D4412F">
        <w:rPr>
          <w:noProof/>
        </w:rPr>
        <w:t>42</w:t>
      </w:r>
      <w:r w:rsidR="00D4412F">
        <w:rPr>
          <w:rFonts w:hint="eastAsia"/>
        </w:rPr>
        <w:fldChar w:fldCharType="end"/>
      </w:r>
      <w:r>
        <w:rPr>
          <w:rFonts w:hint="eastAsia"/>
        </w:rPr>
        <w:t>取期望定义为其稳态相干态振幅：</w:t>
      </w:r>
    </w:p>
    <w:p w14:paraId="63B6FF5B" w14:textId="75C4E31E" w:rsidR="00A84BDD" w:rsidRPr="00F95833" w:rsidRDefault="00A84BDD" w:rsidP="00F2786B">
      <w:pPr>
        <w:pStyle w:val="af2"/>
        <w:ind w:firstLine="480"/>
        <w:rPr>
          <w:i/>
          <w:iCs/>
          <w:vanish/>
          <w:specVanish/>
        </w:rPr>
      </w:pPr>
      <w:r>
        <w:rPr>
          <w:rStyle w:val="af3"/>
          <w:rFonts w:ascii="Times New Roman" w:hAnsi="Times New Roman"/>
        </w:rPr>
        <w:tab/>
      </w:r>
      <m:oMath>
        <m:sSub>
          <m:sSubPr>
            <m:ctrlPr>
              <w:rPr>
                <w:rStyle w:val="af3"/>
                <w:i/>
              </w:rPr>
            </m:ctrlPr>
          </m:sSubPr>
          <m:e>
            <m:r>
              <w:rPr>
                <w:rStyle w:val="af3"/>
              </w:rPr>
              <m:t>α</m:t>
            </m:r>
          </m:e>
          <m:sub>
            <m:r>
              <w:rPr>
                <w:rStyle w:val="af3"/>
              </w:rPr>
              <m:t>3D</m:t>
            </m:r>
          </m:sub>
        </m:sSub>
        <m:r>
          <w:rPr>
            <w:rStyle w:val="af3"/>
          </w:rPr>
          <m:t>(</m:t>
        </m:r>
        <m:r>
          <m:rPr>
            <m:sty m:val="bi"/>
          </m:rPr>
          <w:rPr>
            <w:rStyle w:val="af3"/>
          </w:rPr>
          <m:t>k</m:t>
        </m:r>
        <m:r>
          <m:rPr>
            <m:sty m:val="p"/>
          </m:rPr>
          <w:rPr>
            <w:rStyle w:val="af3"/>
          </w:rPr>
          <m:t>,</m:t>
        </m:r>
        <m:r>
          <w:rPr>
            <w:rStyle w:val="af3"/>
          </w:rPr>
          <m:t>λ)=&lt;</m:t>
        </m:r>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r>
          <w:rPr>
            <w:rStyle w:val="af3"/>
          </w:rPr>
          <m:t>&gt;=</m:t>
        </m:r>
        <m:r>
          <m:rPr>
            <m:sty m:val="p"/>
          </m:rPr>
          <w:rPr>
            <w:rStyle w:val="af3"/>
          </w:rPr>
          <m:t>-</m:t>
        </m:r>
        <m:f>
          <m:fPr>
            <m:ctrlPr>
              <w:rPr>
                <w:rStyle w:val="af3"/>
              </w:rPr>
            </m:ctrlPr>
          </m:fPr>
          <m:num>
            <m:sSub>
              <m:sSubPr>
                <m:ctrlPr>
                  <w:rPr>
                    <w:rStyle w:val="af3"/>
                  </w:rPr>
                </m:ctrlPr>
              </m:sSubPr>
              <m:e>
                <m:r>
                  <w:rPr>
                    <w:rStyle w:val="af3"/>
                  </w:rPr>
                  <m:t>V</m:t>
                </m:r>
              </m:e>
              <m:sub>
                <m:r>
                  <w:rPr>
                    <w:rStyle w:val="af3"/>
                  </w:rPr>
                  <m:t>3D</m:t>
                </m:r>
              </m:sub>
            </m:sSub>
            <m:r>
              <m:rPr>
                <m:sty m:val="p"/>
              </m:rPr>
              <w:rPr>
                <w:rStyle w:val="af3"/>
              </w:rPr>
              <m:t>(</m:t>
            </m:r>
            <m:r>
              <m:rPr>
                <m:sty m:val="bi"/>
              </m:rPr>
              <w:rPr>
                <w:rStyle w:val="af3"/>
              </w:rPr>
              <m:t>k</m:t>
            </m:r>
            <m:r>
              <m:rPr>
                <m:sty m:val="p"/>
              </m:rPr>
              <w:rPr>
                <w:rStyle w:val="af3"/>
              </w:rPr>
              <m:t>,</m:t>
            </m:r>
            <m:r>
              <w:rPr>
                <w:rStyle w:val="af3"/>
              </w:rPr>
              <m:t>λ</m:t>
            </m:r>
            <m:r>
              <m:rPr>
                <m:sty m:val="p"/>
              </m:rPr>
              <w:rPr>
                <w:rStyle w:val="af3"/>
              </w:rPr>
              <m:t>)</m:t>
            </m:r>
          </m:num>
          <m:den>
            <m:r>
              <m:rPr>
                <m:sty m:val="p"/>
              </m:rPr>
              <w:rPr>
                <w:rStyle w:val="af3"/>
              </w:rPr>
              <m:t>ℏ</m:t>
            </m:r>
          </m:den>
        </m:f>
        <m:f>
          <m:fPr>
            <m:ctrlPr>
              <w:rPr>
                <w:rStyle w:val="af3"/>
              </w:rPr>
            </m:ctrlPr>
          </m:fPr>
          <m:num>
            <m:r>
              <w:rPr>
                <w:rStyle w:val="af3"/>
              </w:rPr>
              <m:t>1</m:t>
            </m:r>
          </m:num>
          <m:den>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w:rPr>
                    <w:rStyle w:val="af3"/>
                  </w:rPr>
                  <m:t>0</m:t>
                </m:r>
              </m:sub>
            </m:sSub>
            <m:r>
              <m:rPr>
                <m:sty m:val="p"/>
              </m:rPr>
              <w:rPr>
                <w:rStyle w:val="af3"/>
              </w:rPr>
              <m:t>-</m:t>
            </m:r>
            <m:r>
              <w:rPr>
                <w:rStyle w:val="af3"/>
              </w:rPr>
              <m:t>iη</m:t>
            </m:r>
          </m:den>
        </m:f>
      </m:oMath>
      <w:r>
        <w:rPr>
          <w:rStyle w:val="af3"/>
        </w:rPr>
        <w:tab/>
      </w:r>
    </w:p>
    <w:p w14:paraId="7E6F3BC4" w14:textId="2AB5D825" w:rsidR="00A84BDD" w:rsidRPr="00F2786B"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43</w:t>
      </w:r>
      <w:r>
        <w:fldChar w:fldCharType="end"/>
      </w:r>
      <w:r>
        <w:rPr>
          <w:rFonts w:hint="eastAsia"/>
        </w:rPr>
        <w:t>)</w:t>
      </w:r>
    </w:p>
    <w:p w14:paraId="0C54DC1F" w14:textId="393997C8" w:rsidR="00A84BDD" w:rsidRDefault="00A84BDD">
      <w:pPr>
        <w:pStyle w:val="a0"/>
        <w:ind w:firstLine="480"/>
      </w:pPr>
      <w:r>
        <w:rPr>
          <w:rFonts w:hint="eastAsia"/>
        </w:rPr>
        <w:t>在三维相干态</w:t>
      </w:r>
      <m:oMath>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3D</m:t>
            </m:r>
          </m:sub>
        </m:sSub>
        <m: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中，矢量势算符的期望值为：</w:t>
      </w:r>
    </w:p>
    <w:p w14:paraId="2E8D45F0" w14:textId="32176898" w:rsidR="00A84BDD" w:rsidRPr="00F95833" w:rsidRDefault="00A84BDD" w:rsidP="00F2786B">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i"/>
                  </m:rPr>
                  <m:t>r</m:t>
                </m:r>
                <m:r>
                  <m:rPr>
                    <m:sty m:val="p"/>
                  </m:rPr>
                  <m:t>,</m:t>
                </m:r>
                <m:r>
                  <m:t>t</m:t>
                </m:r>
              </m:e>
            </m:d>
          </m:e>
        </m:d>
        <m:r>
          <m:rPr>
            <m:sty m:val="p"/>
          </m:rPr>
          <m:t>=∫</m:t>
        </m:r>
        <m:sSup>
          <m:sSupPr>
            <m:ctrlPr/>
          </m:sSupPr>
          <m:e>
            <m:r>
              <m:t>d</m:t>
            </m:r>
          </m:e>
          <m:sup>
            <m:r>
              <m:rPr>
                <m:sty m:val="p"/>
              </m:rPr>
              <m:t>2</m:t>
            </m:r>
          </m:sup>
        </m:sSup>
        <m:sSub>
          <m:sSubPr>
            <m:ctrlPr/>
          </m:sSubPr>
          <m:e>
            <m:r>
              <m:t>k</m:t>
            </m:r>
          </m:e>
          <m:sub>
            <m:r>
              <m:rPr>
                <m:sty m:val="p"/>
              </m:rPr>
              <m:t>⟂</m:t>
            </m:r>
          </m:sub>
        </m:sSub>
        <m:r>
          <m:rPr>
            <m:sty m:val="p"/>
          </m:rPr>
          <m:t>∫</m:t>
        </m:r>
        <m:r>
          <m:t>d</m:t>
        </m:r>
        <m:sSub>
          <m:sSubPr>
            <m:ctrlPr/>
          </m:sSubPr>
          <m:e>
            <m:r>
              <m:t>k</m:t>
            </m:r>
          </m:e>
          <m:sub>
            <m:r>
              <m:rPr>
                <m:sty m:val="p"/>
              </m:rPr>
              <m:t>z</m:t>
            </m:r>
          </m:sub>
        </m:sSub>
        <m:r>
          <m:rPr>
            <m:sty m:val="p"/>
          </m:rPr>
          <m:t>∙</m:t>
        </m:r>
        <m:sSub>
          <m:sSubPr>
            <m:ctrlPr/>
          </m:sSubPr>
          <m:e>
            <m:r>
              <m:t>α</m:t>
            </m:r>
          </m:e>
          <m:sub>
            <m:r>
              <m:rPr>
                <m:sty m:val="p"/>
              </m:rPr>
              <m:t>3</m:t>
            </m:r>
            <m:r>
              <m:t>D</m:t>
            </m:r>
          </m:sub>
        </m:sSub>
        <m:d>
          <m:dPr>
            <m:ctrlPr/>
          </m:dPr>
          <m:e>
            <m:r>
              <m:rPr>
                <m:sty m:val="b"/>
              </m:rPr>
              <m:t>k</m:t>
            </m:r>
            <m:r>
              <m:rPr>
                <m:sty m:val="p"/>
              </m:rPr>
              <m:t>,</m:t>
            </m:r>
            <m:r>
              <m:t>λ</m:t>
            </m:r>
          </m:e>
        </m:d>
        <m:r>
          <m:rPr>
            <m:sty m:val="p"/>
          </m:rPr>
          <m:t>∙</m:t>
        </m:r>
        <m:sSub>
          <m:sSubPr>
            <m:ctrlPr/>
          </m:sSubPr>
          <m:e>
            <m:r>
              <m:t>N</m:t>
            </m:r>
          </m:e>
          <m:sub>
            <m:r>
              <m:rPr>
                <m:sty m:val="b"/>
              </m:rPr>
              <m:t>k</m:t>
            </m:r>
          </m:sub>
        </m:sSub>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oMath>
      <w:r>
        <w:tab/>
      </w:r>
    </w:p>
    <w:p w14:paraId="7CC0D642" w14:textId="674D7A8F" w:rsidR="00A84BDD"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44</w:t>
      </w:r>
      <w:r>
        <w:fldChar w:fldCharType="end"/>
      </w:r>
      <w:r>
        <w:rPr>
          <w:rFonts w:hint="eastAsia"/>
        </w:rPr>
        <w:t>)</w:t>
      </w:r>
    </w:p>
    <w:p w14:paraId="0CE8AC86" w14:textId="3A10927E" w:rsidR="00A84BDD" w:rsidRDefault="00A84BDD" w:rsidP="002F0FE3">
      <w:pPr>
        <w:pStyle w:val="a0"/>
        <w:tabs>
          <w:tab w:val="left" w:pos="567"/>
        </w:tabs>
        <w:ind w:firstLine="480"/>
      </w:pPr>
      <w:r>
        <w:rPr>
          <w:rFonts w:hint="eastAsia"/>
        </w:rPr>
        <w:t>利用雅可比行列式</w:t>
      </w:r>
      <m:oMath>
        <m:r>
          <w:rPr>
            <w:rFonts w:ascii="Cambria Math" w:hAnsi="Cambria Math"/>
          </w:rPr>
          <m:t>d</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k</m:t>
            </m:r>
          </m:sub>
        </m:sSub>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k</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k</m:t>
                </m:r>
              </m:e>
              <m:sub>
                <m:r>
                  <w:rPr>
                    <w:rFonts w:ascii="Cambria Math" w:hAnsi="Cambria Math"/>
                  </w:rPr>
                  <m:t>z</m:t>
                </m:r>
              </m:sub>
            </m:sSub>
          </m:den>
        </m:f>
      </m:oMath>
      <w:r>
        <w:rPr>
          <w:rFonts w:hint="eastAsia"/>
        </w:rPr>
        <w:t>执行积分微元代换可得：</w:t>
      </w:r>
    </w:p>
    <w:p w14:paraId="552F3E9C" w14:textId="31A1FD86" w:rsidR="00A84BDD" w:rsidRPr="00F95833" w:rsidRDefault="00A84BDD" w:rsidP="00F2786B">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
                  </m:rPr>
                  <m:t>r</m:t>
                </m:r>
                <m:r>
                  <m:rPr>
                    <m:sty m:val="p"/>
                  </m:rPr>
                  <m:t>,</m:t>
                </m:r>
                <m:r>
                  <m:t>t</m:t>
                </m:r>
              </m:e>
            </m:d>
          </m:e>
        </m:d>
        <m:r>
          <m:rPr>
            <m:sty m:val="p"/>
          </m:rPr>
          <m:t>=∫</m:t>
        </m:r>
        <m:sSup>
          <m:sSupPr>
            <m:ctrlPr/>
          </m:sSupPr>
          <m:e>
            <m:r>
              <m:t>d</m:t>
            </m:r>
          </m:e>
          <m:sup>
            <m:r>
              <m:rPr>
                <m:sty m:val="p"/>
              </m:rPr>
              <m:t>2</m:t>
            </m:r>
          </m:sup>
        </m:sSup>
        <m:sSub>
          <m:sSubPr>
            <m:ctrlPr/>
          </m:sSubPr>
          <m:e>
            <m:r>
              <m:t>k</m:t>
            </m:r>
          </m:e>
          <m:sub>
            <m:r>
              <m:rPr>
                <m:sty m:val="p"/>
              </m:rPr>
              <m:t>⟂</m:t>
            </m:r>
          </m:sub>
        </m:sSub>
        <m:r>
          <m:rPr>
            <m:sty m:val="p"/>
          </m:rPr>
          <m:t>∙-</m:t>
        </m:r>
        <m:f>
          <m:fPr>
            <m:ctrlPr/>
          </m:fPr>
          <m:num>
            <m:r>
              <m:rPr>
                <m:sty m:val="p"/>
              </m:rPr>
              <m:t>2</m:t>
            </m:r>
            <m:r>
              <m:t>πi</m:t>
            </m:r>
            <m:sSub>
              <m:sSubPr>
                <m:ctrlPr/>
              </m:sSubPr>
              <m:e>
                <m:r>
                  <m:t>ω</m:t>
                </m:r>
              </m:e>
              <m:sub>
                <m:r>
                  <m:rPr>
                    <m:sty m:val="p"/>
                  </m:rPr>
                  <m:t>0</m:t>
                </m:r>
              </m:sub>
            </m:sSub>
          </m:num>
          <m:den>
            <m:r>
              <m:rPr>
                <m:sty m:val="p"/>
              </m:rPr>
              <m:t>ℏ</m:t>
            </m:r>
            <m:sSup>
              <m:sSupPr>
                <m:ctrlPr/>
              </m:sSupPr>
              <m:e>
                <m:r>
                  <m:t>c</m:t>
                </m:r>
              </m:e>
              <m:sup>
                <m:r>
                  <m:rPr>
                    <m:sty m:val="p"/>
                  </m:rPr>
                  <m:t>2</m:t>
                </m:r>
              </m:sup>
            </m:sSup>
            <m:sSub>
              <m:sSubPr>
                <m:ctrlPr/>
              </m:sSubPr>
              <m:e>
                <m:r>
                  <m:t>k</m:t>
                </m:r>
              </m:e>
              <m:sub>
                <m:r>
                  <m:t>z</m:t>
                </m:r>
              </m:sub>
            </m:sSub>
          </m:den>
        </m:f>
        <m:sSub>
          <m:sSubPr>
            <m:ctrlPr/>
          </m:sSubPr>
          <m:e>
            <m:r>
              <m:rPr>
                <m:sty m:val="p"/>
              </m:rPr>
              <m:t>∙</m:t>
            </m:r>
            <m:sSub>
              <m:sSubPr>
                <m:ctrlPr/>
              </m:sSubPr>
              <m:e>
                <m:r>
                  <m:t>N</m:t>
                </m:r>
              </m:e>
              <m:sub>
                <m:r>
                  <m:rPr>
                    <m:sty m:val="b"/>
                  </m:rPr>
                  <m:t>k</m:t>
                </m:r>
              </m:sub>
            </m:sSub>
            <m:r>
              <m:rPr>
                <m:sty m:val="p"/>
              </m:rPr>
              <m:t>∙</m:t>
            </m:r>
            <m:r>
              <m:t>V</m:t>
            </m:r>
          </m:e>
          <m:sub>
            <m:r>
              <m:rPr>
                <m:sty m:val="p"/>
              </m:rPr>
              <m:t>3</m:t>
            </m:r>
            <m:r>
              <m:t>D</m:t>
            </m:r>
          </m:sub>
        </m:sSub>
        <m:d>
          <m:dPr>
            <m:ctrlPr/>
          </m:dPr>
          <m:e>
            <m:r>
              <m:rPr>
                <m:sty m:val="b"/>
              </m:rPr>
              <m:t>k</m:t>
            </m:r>
            <m:r>
              <m:rPr>
                <m:sty m:val="p"/>
              </m:rPr>
              <m:t>,</m:t>
            </m:r>
            <m:r>
              <m:t>λ</m:t>
            </m:r>
          </m:e>
        </m:d>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t>0</m:t>
                    </m:r>
                  </m:sub>
                </m:sSub>
                <m:r>
                  <m:t>t</m:t>
                </m:r>
                <m:r>
                  <m:rPr>
                    <m:sty m:val="p"/>
                  </m:rPr>
                  <m:t>-</m:t>
                </m:r>
                <m:r>
                  <m:rPr>
                    <m:sty m:val="bi"/>
                  </m:rPr>
                  <m:t>k</m:t>
                </m:r>
                <m:r>
                  <m:t>⋅</m:t>
                </m:r>
                <m:r>
                  <m:rPr>
                    <m:sty m:val="bi"/>
                  </m:rPr>
                  <m:t>r</m:t>
                </m:r>
              </m:e>
            </m:d>
          </m:sup>
        </m:sSup>
      </m:oMath>
      <w:r>
        <w:tab/>
      </w:r>
    </w:p>
    <w:p w14:paraId="1081CDC7" w14:textId="5246109E" w:rsidR="00A84BDD" w:rsidRPr="00FA167C" w:rsidRDefault="00A84BDD" w:rsidP="00F2786B">
      <w:pPr>
        <w:ind w:firstLine="480"/>
      </w:pPr>
      <w:r>
        <w:rPr>
          <w:rFonts w:hint="eastAsia"/>
        </w:rPr>
        <w:t>(</w:t>
      </w:r>
      <w:bookmarkStart w:id="289" w:name="Eq_31"/>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45</w:t>
      </w:r>
      <w:r>
        <w:fldChar w:fldCharType="end"/>
      </w:r>
      <w:bookmarkEnd w:id="289"/>
      <w:r>
        <w:rPr>
          <w:rFonts w:hint="eastAsia"/>
        </w:rPr>
        <w:t>)</w:t>
      </w:r>
    </w:p>
    <w:p w14:paraId="5EBFFC5F" w14:textId="25938D6F" w:rsidR="00A84BDD" w:rsidRPr="00F95833" w:rsidRDefault="00825557" w:rsidP="003B58BE">
      <w:pPr>
        <w:pStyle w:val="1"/>
      </w:pPr>
      <w:bookmarkStart w:id="290" w:name="sec:results"/>
      <w:bookmarkEnd w:id="255"/>
      <w:bookmarkEnd w:id="274"/>
      <w:r>
        <w:rPr>
          <w:rFonts w:hint="eastAsia"/>
        </w:rPr>
        <w:t>§</w:t>
      </w:r>
      <w:r>
        <w:rPr>
          <w:rFonts w:cs="Times New Roman"/>
        </w:rPr>
        <w:t>Ⅵ</w:t>
      </w:r>
      <w:r>
        <w:rPr>
          <w:rFonts w:cs="Times New Roman" w:hint="eastAsia"/>
        </w:rPr>
        <w:t xml:space="preserve"> </w:t>
      </w:r>
      <w:r w:rsidR="00A84BDD" w:rsidRPr="00F95833">
        <w:rPr>
          <w:rFonts w:hint="eastAsia"/>
        </w:rPr>
        <w:t>结果</w:t>
      </w:r>
    </w:p>
    <w:p w14:paraId="0641A161" w14:textId="77777777" w:rsidR="00A84BDD" w:rsidRPr="00F95833" w:rsidRDefault="00A84BDD" w:rsidP="00935411">
      <w:pPr>
        <w:pStyle w:val="TOC"/>
        <w:ind w:firstLine="301"/>
      </w:pPr>
      <w:bookmarkStart w:id="291" w:name="经典极限复现-bethe-结果"/>
      <w:r w:rsidRPr="00F95833">
        <w:rPr>
          <w:rFonts w:hint="eastAsia"/>
        </w:rPr>
        <w:t>经典极限：复现</w:t>
      </w:r>
      <w:r w:rsidRPr="00F95833">
        <w:t xml:space="preserve"> Bethe </w:t>
      </w:r>
      <w:r w:rsidRPr="00F95833">
        <w:rPr>
          <w:rFonts w:hint="eastAsia"/>
        </w:rPr>
        <w:t>结果</w:t>
      </w:r>
    </w:p>
    <w:p w14:paraId="1ED8CA0D" w14:textId="56DA74C5" w:rsidR="00A84BDD" w:rsidRDefault="00A84BDD" w:rsidP="00935411">
      <w:pPr>
        <w:ind w:firstLine="480"/>
      </w:pPr>
      <w:r>
        <w:rPr>
          <w:rFonts w:hint="eastAsia"/>
        </w:rPr>
        <w:t>Weyl</w:t>
      </w:r>
      <w:r>
        <w:rPr>
          <w:rFonts w:hint="eastAsia"/>
        </w:rPr>
        <w:t>展开后</w:t>
      </w:r>
      <w:r w:rsidR="00A0181B">
        <w:rPr>
          <w:rFonts w:hint="eastAsia"/>
        </w:rPr>
        <w:t>的矢量势算符</w:t>
      </w:r>
      <w:r w:rsidR="00A0181B">
        <w:rPr>
          <w:rFonts w:hint="eastAsia"/>
        </w:rPr>
        <w:t xml:space="preserve">(i.e., Eq. </w:t>
      </w:r>
      <w:r w:rsidR="00A0181B">
        <w:rPr>
          <w:rFonts w:hint="eastAsia"/>
        </w:rPr>
        <w:fldChar w:fldCharType="begin"/>
      </w:r>
      <w:r w:rsidR="00A0181B">
        <w:rPr>
          <w:rFonts w:hint="eastAsia"/>
        </w:rPr>
        <w:instrText xml:space="preserve"> REF Eq_32 \h </w:instrText>
      </w:r>
      <w:r w:rsidR="00A0181B">
        <w:rPr>
          <w:rFonts w:hint="eastAsia"/>
        </w:rPr>
      </w:r>
      <w:r w:rsidR="00A0181B">
        <w:rPr>
          <w:rFonts w:hint="eastAsia"/>
        </w:rPr>
        <w:fldChar w:fldCharType="separate"/>
      </w:r>
      <w:r w:rsidR="00A0181B">
        <w:rPr>
          <w:noProof/>
        </w:rPr>
        <w:t>32</w:t>
      </w:r>
      <w:r w:rsidR="00A0181B">
        <w:rPr>
          <w:rFonts w:hint="eastAsia"/>
        </w:rPr>
        <w:fldChar w:fldCharType="end"/>
      </w:r>
      <w:r w:rsidR="00A0181B">
        <w:rPr>
          <w:rFonts w:hint="eastAsia"/>
        </w:rPr>
        <w:t>)</w:t>
      </w:r>
      <w:r>
        <w:rPr>
          <w:rFonts w:hint="eastAsia"/>
        </w:rPr>
        <w:t>，</w:t>
      </w:r>
      <w:r w:rsidRPr="00F95833">
        <w:rPr>
          <w:rFonts w:hint="eastAsia"/>
        </w:rPr>
        <w:t>在相干态</w:t>
      </w:r>
      <w:r w:rsidRPr="00F9583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α</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sub>
        </m:sSub>
        <m:r>
          <m:rPr>
            <m:sty m:val="p"/>
          </m:rPr>
          <w:rPr>
            <w:rFonts w:ascii="Cambria Math" w:hAnsi="Cambria Math"/>
          </w:rPr>
          <m:t>}⟩</m:t>
        </m:r>
      </m:oMath>
      <w:r w:rsidRPr="00F95833">
        <w:t xml:space="preserve"> </w:t>
      </w:r>
      <w:r w:rsidRPr="00F95833">
        <w:rPr>
          <w:rFonts w:hint="eastAsia"/>
        </w:rPr>
        <w:t>中的期望值为</w:t>
      </w:r>
    </w:p>
    <w:p w14:paraId="7DCC16F5" w14:textId="6BCAA3D5" w:rsidR="00A84BDD" w:rsidRPr="00F95833" w:rsidRDefault="00A84BDD" w:rsidP="00935411">
      <w:pPr>
        <w:pStyle w:val="af2"/>
        <w:ind w:firstLine="480"/>
        <w:rPr>
          <w:i/>
          <w:iCs/>
          <w:vanish/>
          <w:specVanish/>
        </w:rPr>
      </w:pPr>
      <w:r>
        <w:rPr>
          <w:rFonts w:ascii="Times New Roman" w:hAnsi="Times New Roman"/>
        </w:rPr>
        <w:tab/>
      </w:r>
      <m:oMath>
        <m:d>
          <m:dPr>
            <m:begChr m:val="⟨"/>
            <m:endChr m:val="⟩"/>
            <m:ctrlPr/>
          </m:dPr>
          <m:e>
            <m:acc>
              <m:accPr>
                <m:ctrlPr/>
              </m:accPr>
              <m:e>
                <m:r>
                  <m:rPr>
                    <m:sty m:val="bi"/>
                  </m:rPr>
                  <m:t>A</m:t>
                </m:r>
              </m:e>
            </m:acc>
            <m:d>
              <m:dPr>
                <m:ctrlPr/>
              </m:dPr>
              <m:e>
                <m:r>
                  <m:rPr>
                    <m:sty m:val="b"/>
                  </m:rPr>
                  <m:t>r</m:t>
                </m:r>
                <m:r>
                  <m:rPr>
                    <m:sty m:val="p"/>
                  </m:rPr>
                  <m:t>,</m:t>
                </m:r>
                <m:r>
                  <m:t>t</m:t>
                </m:r>
              </m:e>
            </m:d>
          </m:e>
        </m:d>
        <m:r>
          <m:rPr>
            <m:sty m:val="p"/>
          </m:rPr>
          <m:t>=∫</m:t>
        </m:r>
        <m:sSup>
          <m:sSupPr>
            <m:ctrlPr/>
          </m:sSupPr>
          <m:e>
            <m:r>
              <m:t>d</m:t>
            </m:r>
          </m:e>
          <m:sup>
            <m:r>
              <m:t>2</m:t>
            </m:r>
          </m:sup>
        </m:sSup>
        <m:sSub>
          <m:sSubPr>
            <m:ctrlPr/>
          </m:sSubPr>
          <m:e>
            <m:r>
              <m:t>k</m:t>
            </m:r>
          </m:e>
          <m:sub>
            <m:r>
              <m:rPr>
                <m:sty m:val="p"/>
              </m:rPr>
              <m:t>⟂</m:t>
            </m:r>
          </m:sub>
        </m:sSub>
        <m:nary>
          <m:naryPr>
            <m:chr m:val="∑"/>
            <m:limLoc m:val="undOvr"/>
            <m:supHide m:val="1"/>
            <m:ctrlPr>
              <w:rPr>
                <w:i/>
              </w:rPr>
            </m:ctrlPr>
          </m:naryPr>
          <m:sub>
            <m:r>
              <m:t>λ</m:t>
            </m:r>
          </m:sub>
          <m:sup/>
          <m:e>
            <m:sSub>
              <m:sSubPr>
                <m:ctrlPr/>
              </m:sSubPr>
              <m:e>
                <m:r>
                  <m:t>α</m:t>
                </m:r>
              </m:e>
              <m:sub>
                <m:sSub>
                  <m:sSubPr>
                    <m:ctrlPr/>
                  </m:sSubPr>
                  <m:e>
                    <m:r>
                      <m:t>k</m:t>
                    </m:r>
                  </m:e>
                  <m:sub>
                    <m:r>
                      <m:rPr>
                        <m:sty m:val="p"/>
                      </m:rPr>
                      <m:t>⟂</m:t>
                    </m:r>
                  </m:sub>
                </m:sSub>
                <m:r>
                  <m:rPr>
                    <m:sty m:val="p"/>
                  </m:rPr>
                  <m:t>,</m:t>
                </m:r>
                <m:r>
                  <m:t>λ</m:t>
                </m:r>
              </m:sub>
            </m:sSub>
            <m:sSub>
              <m:sSubPr>
                <m:ctrlPr/>
              </m:sSubPr>
              <m:e>
                <m:r>
                  <m:t>C</m:t>
                </m:r>
              </m:e>
              <m:sub>
                <m:sSub>
                  <m:sSubPr>
                    <m:ctrlPr/>
                  </m:sSubPr>
                  <m:e>
                    <m:r>
                      <m:t>k</m:t>
                    </m:r>
                  </m:e>
                  <m:sub>
                    <m:r>
                      <m:rPr>
                        <m:sty m:val="p"/>
                      </m:rPr>
                      <m:t>⟂</m:t>
                    </m:r>
                  </m:sub>
                </m:sSub>
              </m:sub>
            </m:sSub>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r>
                  <m:rPr>
                    <m:sty m:val="p"/>
                  </m:rPr>
                  <m:t>(</m:t>
                </m:r>
                <m:sSub>
                  <m:sSubPr>
                    <m:ctrlPr/>
                  </m:sSubPr>
                  <m:e>
                    <m:r>
                      <m:t>ω</m:t>
                    </m:r>
                  </m:e>
                  <m:sub>
                    <m:r>
                      <m:rPr>
                        <m:sty m:val="p"/>
                      </m:rPr>
                      <m:t>0</m:t>
                    </m:r>
                  </m:sub>
                </m:sSub>
                <m:r>
                  <m:t>t</m:t>
                </m:r>
                <m:r>
                  <m:rPr>
                    <m:sty m:val="p"/>
                  </m:rPr>
                  <m:t>-</m:t>
                </m:r>
                <m:sSub>
                  <m:sSubPr>
                    <m:ctrlPr>
                      <w:rPr>
                        <w:i/>
                        <w:iCs/>
                      </w:rPr>
                    </m:ctrlPr>
                  </m:sSubPr>
                  <m:e>
                    <m:r>
                      <m:rPr>
                        <m:sty m:val="bi"/>
                      </m:rPr>
                      <m:t>k</m:t>
                    </m:r>
                  </m:e>
                  <m:sub>
                    <m:r>
                      <m:t>⟂</m:t>
                    </m:r>
                  </m:sub>
                </m:sSub>
                <m:r>
                  <m:rPr>
                    <m:sty m:val="p"/>
                  </m:rPr>
                  <m:t>⋅</m:t>
                </m:r>
                <m:r>
                  <m:rPr>
                    <m:sty m:val="bi"/>
                  </m:rPr>
                  <m:t>ρ</m:t>
                </m:r>
                <m:r>
                  <m:rPr>
                    <m:sty m:val="p"/>
                  </m:rPr>
                  <m:t>-</m:t>
                </m:r>
                <m:sSub>
                  <m:sSubPr>
                    <m:ctrlPr/>
                  </m:sSubPr>
                  <m:e>
                    <m:r>
                      <m:t>k</m:t>
                    </m:r>
                  </m:e>
                  <m:sub>
                    <m:r>
                      <m:t>z</m:t>
                    </m:r>
                  </m:sub>
                </m:sSub>
                <m:r>
                  <m:t>z</m:t>
                </m:r>
                <m:r>
                  <m:rPr>
                    <m:sty m:val="p"/>
                  </m:rPr>
                  <m:t>)</m:t>
                </m:r>
              </m:sup>
            </m:sSup>
            <m:r>
              <m:t> </m:t>
            </m:r>
            <m:r>
              <m:rPr>
                <m:sty m:val="p"/>
              </m:rPr>
              <m:t>.</m:t>
            </m:r>
          </m:e>
        </m:nary>
      </m:oMath>
      <w:r>
        <w:tab/>
      </w:r>
    </w:p>
    <w:p w14:paraId="1999A4BA" w14:textId="2EA1005D" w:rsidR="00A84BDD" w:rsidRPr="00935411" w:rsidRDefault="00A84BDD" w:rsidP="00935411">
      <w:pPr>
        <w:ind w:firstLine="480"/>
      </w:pPr>
      <w:r w:rsidRPr="00935411">
        <w:rPr>
          <w:rFonts w:hint="eastAsia"/>
        </w:rPr>
        <w:t>(</w:t>
      </w:r>
      <w:r w:rsidRPr="00935411">
        <w:fldChar w:fldCharType="begin"/>
      </w:r>
      <w:r w:rsidRPr="00935411">
        <w:instrText xml:space="preserve"> </w:instrText>
      </w:r>
      <w:r w:rsidRPr="00935411">
        <w:rPr>
          <w:rFonts w:hint="eastAsia"/>
        </w:rPr>
        <w:instrText xml:space="preserve">SEQ </w:instrText>
      </w:r>
      <w:r w:rsidRPr="00935411">
        <w:rPr>
          <w:rFonts w:hint="eastAsia"/>
        </w:rPr>
        <w:instrText>公式</w:instrText>
      </w:r>
      <w:r w:rsidRPr="00935411">
        <w:rPr>
          <w:rFonts w:hint="eastAsia"/>
        </w:rPr>
        <w:instrText xml:space="preserve"> \* ARABIC</w:instrText>
      </w:r>
      <w:r w:rsidRPr="00935411">
        <w:instrText xml:space="preserve"> </w:instrText>
      </w:r>
      <w:r w:rsidRPr="00935411">
        <w:fldChar w:fldCharType="separate"/>
      </w:r>
      <w:r w:rsidR="00D4412F">
        <w:rPr>
          <w:noProof/>
        </w:rPr>
        <w:t>46</w:t>
      </w:r>
      <w:r w:rsidRPr="00935411">
        <w:fldChar w:fldCharType="end"/>
      </w:r>
      <w:r w:rsidRPr="00935411">
        <w:rPr>
          <w:rFonts w:hint="eastAsia"/>
        </w:rPr>
        <w:t>)</w:t>
      </w:r>
    </w:p>
    <w:p w14:paraId="36512074" w14:textId="1516E17E" w:rsidR="00A84BDD" w:rsidRPr="00F95833" w:rsidRDefault="00A84BDD" w:rsidP="00E114FE">
      <w:pPr>
        <w:ind w:firstLine="480"/>
      </w:pPr>
      <w:r>
        <w:rPr>
          <w:rFonts w:hint="eastAsia"/>
        </w:rPr>
        <w:t>与</w:t>
      </w:r>
      <w:r>
        <w:rPr>
          <w:rFonts w:hint="eastAsia"/>
        </w:rPr>
        <w:t xml:space="preserve">Eq. </w:t>
      </w:r>
      <w:r>
        <w:rPr>
          <w:rFonts w:hint="eastAsia"/>
        </w:rPr>
        <w:fldChar w:fldCharType="begin"/>
      </w:r>
      <w:r>
        <w:rPr>
          <w:rFonts w:hint="eastAsia"/>
        </w:rPr>
        <w:instrText xml:space="preserve"> REF Eq_31 \h </w:instrText>
      </w:r>
      <w:r>
        <w:rPr>
          <w:rFonts w:hint="eastAsia"/>
        </w:rPr>
      </w:r>
      <w:r>
        <w:rPr>
          <w:rFonts w:hint="eastAsia"/>
        </w:rPr>
        <w:fldChar w:fldCharType="separate"/>
      </w:r>
      <w:r w:rsidR="00D4412F">
        <w:rPr>
          <w:noProof/>
        </w:rPr>
        <w:t>45</w:t>
      </w:r>
      <w:r>
        <w:rPr>
          <w:rFonts w:hint="eastAsia"/>
        </w:rPr>
        <w:fldChar w:fldCharType="end"/>
      </w:r>
      <w:r>
        <w:rPr>
          <w:rFonts w:hint="eastAsia"/>
        </w:rPr>
        <w:t>对比可得</w:t>
      </w:r>
      <w:r w:rsidRPr="00F95833">
        <w:rPr>
          <w:rFonts w:hint="eastAsia"/>
        </w:rPr>
        <w:t>：</w:t>
      </w:r>
    </w:p>
    <w:p w14:paraId="6156D469" w14:textId="7E406A95" w:rsidR="00A84BDD" w:rsidRPr="00F95833" w:rsidRDefault="00000000" w:rsidP="00A84BDD">
      <w:pPr>
        <w:pStyle w:val="af2"/>
        <w:rPr>
          <w:i/>
          <w:iCs/>
          <w:vanish/>
          <w:specVanish/>
        </w:rPr>
      </w:pPr>
      <m:oMath>
        <m:sSub>
          <m:sSubPr>
            <m:ctrlPr/>
          </m:sSubPr>
          <m:e>
            <m:r>
              <m:t>α</m:t>
            </m:r>
          </m:e>
          <m:sub>
            <m:sSub>
              <m:sSubPr>
                <m:ctrlPr/>
              </m:sSubPr>
              <m:e>
                <m:r>
                  <m:t>k</m:t>
                </m:r>
              </m:e>
              <m:sub>
                <m:r>
                  <m:rPr>
                    <m:sty m:val="p"/>
                  </m:rPr>
                  <m:t>⟂</m:t>
                </m:r>
              </m:sub>
            </m:sSub>
            <m:r>
              <m:rPr>
                <m:sty m:val="p"/>
              </m:rPr>
              <m:t>,</m:t>
            </m:r>
            <m:r>
              <m:t>λ</m:t>
            </m:r>
          </m:sub>
        </m:sSub>
        <m:r>
          <m:t> </m:t>
        </m:r>
        <m:sSub>
          <m:sSubPr>
            <m:ctrlPr/>
          </m:sSubPr>
          <m:e>
            <m:r>
              <m:t>C</m:t>
            </m:r>
          </m:e>
          <m:sub>
            <m:sSub>
              <m:sSubPr>
                <m:ctrlPr/>
              </m:sSubPr>
              <m:e>
                <m:r>
                  <m:t>k</m:t>
                </m:r>
              </m:e>
              <m:sub>
                <m:r>
                  <m:rPr>
                    <m:sty m:val="p"/>
                  </m:rPr>
                  <m:t>⟂</m:t>
                </m:r>
              </m:sub>
            </m:sSub>
          </m:sub>
        </m:sSub>
        <m:r>
          <m:rPr>
            <m:sty m:val="p"/>
          </m:rPr>
          <m:t>=</m:t>
        </m:r>
        <m:r>
          <m:t>-</m:t>
        </m:r>
        <m:f>
          <m:fPr>
            <m:ctrlPr>
              <w:rPr>
                <w:i/>
              </w:rPr>
            </m:ctrlPr>
          </m:fPr>
          <m:num>
            <m:r>
              <m:t>2πi</m:t>
            </m:r>
            <m:sSub>
              <m:sSubPr>
                <m:ctrlPr>
                  <w:rPr>
                    <w:i/>
                  </w:rPr>
                </m:ctrlPr>
              </m:sSubPr>
              <m:e>
                <m:r>
                  <m:t>ω</m:t>
                </m:r>
              </m:e>
              <m:sub>
                <m:r>
                  <m:t>0</m:t>
                </m:r>
              </m:sub>
            </m:sSub>
          </m:num>
          <m:den>
            <m:r>
              <m:t>ℏ</m:t>
            </m:r>
            <m:sSup>
              <m:sSupPr>
                <m:ctrlPr>
                  <w:rPr>
                    <w:i/>
                  </w:rPr>
                </m:ctrlPr>
              </m:sSupPr>
              <m:e>
                <m:r>
                  <m:t>c</m:t>
                </m:r>
              </m:e>
              <m:sup>
                <m:r>
                  <m:t>2</m:t>
                </m:r>
              </m:sup>
            </m:sSup>
            <m:sSub>
              <m:sSubPr>
                <m:ctrlPr>
                  <w:rPr>
                    <w:i/>
                  </w:rPr>
                </m:ctrlPr>
              </m:sSubPr>
              <m:e>
                <m:r>
                  <m:t>k</m:t>
                </m:r>
              </m:e>
              <m:sub>
                <m:r>
                  <m:t>z</m:t>
                </m:r>
              </m:sub>
            </m:sSub>
          </m:den>
        </m:f>
        <m:sSub>
          <m:sSubPr>
            <m:ctrlPr/>
          </m:sSubPr>
          <m:e>
            <m:r>
              <m:t>∙</m:t>
            </m:r>
            <m:sSub>
              <m:sSubPr>
                <m:ctrlPr/>
              </m:sSubPr>
              <m:e>
                <m:r>
                  <m:t>N</m:t>
                </m:r>
              </m:e>
              <m:sub>
                <m:r>
                  <m:rPr>
                    <m:sty m:val="b"/>
                  </m:rPr>
                  <m:t>k</m:t>
                </m:r>
              </m:sub>
            </m:sSub>
            <m:r>
              <m:t>∙V</m:t>
            </m:r>
          </m:e>
          <m:sub>
            <m:r>
              <m:t>3D</m:t>
            </m:r>
          </m:sub>
        </m:sSub>
        <m:d>
          <m:dPr>
            <m:ctrlPr/>
          </m:dPr>
          <m:e>
            <m:r>
              <m:rPr>
                <m:sty m:val="bi"/>
              </m:rPr>
              <m:t>k</m:t>
            </m:r>
            <m:r>
              <m:rPr>
                <m:sty m:val="p"/>
              </m:rPr>
              <m:t>,</m:t>
            </m:r>
            <m:r>
              <m:t>λ</m:t>
            </m:r>
          </m:e>
        </m:d>
        <m:r>
          <m:rPr>
            <m:sty m:val="p"/>
          </m:rPr>
          <m:t>=-</m:t>
        </m:r>
        <m:f>
          <m:fPr>
            <m:ctrlPr/>
          </m:fPr>
          <m:num>
            <m:r>
              <m:t>2π</m:t>
            </m:r>
            <m:sSub>
              <m:sSubPr>
                <m:ctrlPr/>
              </m:sSubPr>
              <m:e>
                <m:r>
                  <m:t>ω</m:t>
                </m:r>
              </m:e>
              <m:sub>
                <m:r>
                  <m:t>0</m:t>
                </m:r>
              </m:sub>
            </m:sSub>
          </m:num>
          <m:den>
            <m:r>
              <m:rPr>
                <m:sty m:val="p"/>
              </m:rPr>
              <m:t>ℏ</m:t>
            </m:r>
            <m:sSup>
              <m:sSupPr>
                <m:ctrlPr/>
              </m:sSupPr>
              <m:e>
                <m:r>
                  <m:t>c</m:t>
                </m:r>
              </m:e>
              <m:sup>
                <m:r>
                  <m:t>2</m:t>
                </m:r>
              </m:sup>
            </m:sSup>
          </m:den>
        </m:f>
        <m:r>
          <m:t> </m:t>
        </m:r>
        <m:r>
          <m:rPr>
            <m:sty m:val="p"/>
          </m:rPr>
          <m:t>|</m:t>
        </m:r>
        <m:sSub>
          <m:sSubPr>
            <m:ctrlPr/>
          </m:sSubPr>
          <m:e>
            <m:r>
              <m:t>C</m:t>
            </m:r>
          </m:e>
          <m:sub>
            <m:sSub>
              <m:sSubPr>
                <m:ctrlPr/>
              </m:sSubPr>
              <m:e>
                <m:r>
                  <m:t>k</m:t>
                </m:r>
              </m:e>
              <m:sub>
                <m:r>
                  <m:rPr>
                    <m:sty m:val="p"/>
                  </m:rPr>
                  <m:t>⟂</m:t>
                </m:r>
              </m:sub>
            </m:sSub>
          </m:sub>
        </m:sSub>
        <m:sSup>
          <m:sSupPr>
            <m:ctrlPr/>
          </m:sSupPr>
          <m:e>
            <m:r>
              <m:rPr>
                <m:sty m:val="p"/>
              </m:rPr>
              <m:t>|</m:t>
            </m:r>
          </m:e>
          <m:sup>
            <m:r>
              <m:t>2</m:t>
            </m:r>
          </m:sup>
        </m:sSup>
        <m:r>
          <m:t> </m:t>
        </m:r>
        <m:sSubSup>
          <m:sSubSupPr>
            <m:ctrlPr/>
          </m:sSubSupPr>
          <m:e>
            <m:r>
              <m:rPr>
                <m:sty m:val="bi"/>
              </m:rPr>
              <m:t>ε</m:t>
            </m:r>
          </m:e>
          <m:sub>
            <m:sSub>
              <m:sSubPr>
                <m:ctrlPr/>
              </m:sSubPr>
              <m:e>
                <m:r>
                  <m:t>k</m:t>
                </m:r>
              </m:e>
              <m:sub>
                <m:r>
                  <m:rPr>
                    <m:sty m:val="p"/>
                  </m:rPr>
                  <m:t>⟂</m:t>
                </m:r>
              </m:sub>
            </m:sSub>
            <m:r>
              <m:t>λ</m:t>
            </m:r>
          </m:sub>
          <m:sup>
            <m:r>
              <m:rPr>
                <m:sty m:val="p"/>
              </m:rPr>
              <m:t>*</m:t>
            </m:r>
          </m:sup>
        </m:sSubSup>
        <m:r>
          <m:rPr>
            <m:sty m:val="p"/>
          </m:rPr>
          <m:t>⋅(</m:t>
        </m:r>
        <m:r>
          <m:rPr>
            <m:sty m:val="bi"/>
          </m:rPr>
          <m:t>k</m:t>
        </m:r>
        <m:r>
          <m:t>×</m:t>
        </m:r>
        <m:sSub>
          <m:sSubPr>
            <m:ctrlPr>
              <w:rPr>
                <w:i/>
                <w:iCs/>
              </w:rPr>
            </m:ctrlPr>
          </m:sSubPr>
          <m:e>
            <m:r>
              <w:ins w:id="292" w:author="Hongliang Dang" w:date="2026-06-08T15:32:00Z" w16du:dateUtc="2026-06-08T07:32:00Z">
                <m:rPr>
                  <m:sty m:val="bi"/>
                </m:rPr>
                <m:t>m</m:t>
              </w:ins>
            </m:r>
            <m:r>
              <w:del w:id="293" w:author="Hongliang Dang" w:date="2026-06-08T15:32:00Z" w16du:dateUtc="2026-06-08T07:32:00Z">
                <m:rPr>
                  <m:sty m:val="bi"/>
                </m:rPr>
                <m:t>M</m:t>
              </w:del>
            </m:r>
          </m:e>
          <m:sub>
            <m:r>
              <m:t>0</m:t>
            </m:r>
          </m:sub>
        </m:sSub>
        <m:r>
          <m:t>-</m:t>
        </m:r>
        <m:sSub>
          <m:sSubPr>
            <m:ctrlPr>
              <w:rPr>
                <w:i/>
                <w:iCs/>
              </w:rPr>
            </m:ctrlPr>
          </m:sSubPr>
          <m:e>
            <m:r>
              <m:t>ω</m:t>
            </m:r>
          </m:e>
          <m:sub>
            <m:r>
              <m:t>0</m:t>
            </m:r>
          </m:sub>
        </m:sSub>
        <m:sSub>
          <m:sSubPr>
            <m:ctrlPr>
              <w:rPr>
                <w:i/>
                <w:iCs/>
              </w:rPr>
            </m:ctrlPr>
          </m:sSubPr>
          <m:e>
            <m:r>
              <w:ins w:id="294" w:author="Hongliang Dang" w:date="2026-06-08T15:33:00Z" w16du:dateUtc="2026-06-08T07:33:00Z">
                <m:t>p</m:t>
              </w:ins>
            </m:r>
            <m:r>
              <w:del w:id="295" w:author="Hongliang Dang" w:date="2026-06-08T15:33:00Z" w16du:dateUtc="2026-06-08T07:33:00Z">
                <m:t>P</m:t>
              </w:del>
            </m:r>
          </m:e>
          <m:sub>
            <m:r>
              <m:t>0⊥</m:t>
            </m:r>
          </m:sub>
        </m:sSub>
        <m:r>
          <m:rPr>
            <m:sty m:val="p"/>
          </m:rPr>
          <m:t>)</m:t>
        </m:r>
        <m:r>
          <m:t> </m:t>
        </m:r>
        <m:r>
          <m:rPr>
            <m:sty m:val="p"/>
          </m:rPr>
          <m:t>.</m:t>
        </m:r>
      </m:oMath>
      <w:r w:rsidR="00A84BDD">
        <w:tab/>
      </w:r>
    </w:p>
    <w:p w14:paraId="5B1FAAEB" w14:textId="11E08EE0" w:rsidR="00A84BDD" w:rsidRPr="00D71033" w:rsidRDefault="00A84BDD" w:rsidP="00D71033">
      <w:pPr>
        <w:ind w:firstLine="480"/>
      </w:pPr>
      <w:r w:rsidRPr="00D71033">
        <w:rPr>
          <w:rFonts w:hint="eastAsia"/>
        </w:rPr>
        <w:t>(</w:t>
      </w:r>
      <w:r w:rsidRPr="00D71033">
        <w:fldChar w:fldCharType="begin"/>
      </w:r>
      <w:r w:rsidRPr="00D71033">
        <w:instrText xml:space="preserve"> </w:instrText>
      </w:r>
      <w:r w:rsidRPr="00D71033">
        <w:rPr>
          <w:rFonts w:hint="eastAsia"/>
        </w:rPr>
        <w:instrText xml:space="preserve">SEQ </w:instrText>
      </w:r>
      <w:r w:rsidRPr="00D71033">
        <w:rPr>
          <w:rFonts w:hint="eastAsia"/>
        </w:rPr>
        <w:instrText>公式</w:instrText>
      </w:r>
      <w:r w:rsidRPr="00D71033">
        <w:rPr>
          <w:rFonts w:hint="eastAsia"/>
        </w:rPr>
        <w:instrText xml:space="preserve"> \* ARABIC</w:instrText>
      </w:r>
      <w:r w:rsidRPr="00D71033">
        <w:instrText xml:space="preserve"> </w:instrText>
      </w:r>
      <w:r w:rsidRPr="00D71033">
        <w:fldChar w:fldCharType="separate"/>
      </w:r>
      <w:r w:rsidR="00D4412F">
        <w:rPr>
          <w:noProof/>
        </w:rPr>
        <w:t>47</w:t>
      </w:r>
      <w:r w:rsidRPr="00D71033">
        <w:fldChar w:fldCharType="end"/>
      </w:r>
      <w:r w:rsidRPr="00D71033">
        <w:rPr>
          <w:rFonts w:hint="eastAsia"/>
        </w:rPr>
        <w:t>)</w:t>
      </w:r>
    </w:p>
    <w:p w14:paraId="68ECCCFD" w14:textId="0B2741DE" w:rsidR="00A84BDD" w:rsidRPr="00F95833" w:rsidRDefault="00A84BDD" w:rsidP="00834490">
      <w:pPr>
        <w:ind w:firstLine="480"/>
      </w:pPr>
      <w:r w:rsidRPr="00F95833">
        <w:rPr>
          <w:rFonts w:hint="eastAsia"/>
        </w:rPr>
        <w:t>将</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F95833">
        <w:t xml:space="preserve"> </w:t>
      </w:r>
      <w:r w:rsidRPr="00F95833">
        <w:rPr>
          <w:rFonts w:hint="eastAsia"/>
        </w:rPr>
        <w:t>代入，</w:t>
      </w:r>
      <w:r w:rsidRPr="00F95833">
        <w:t xml:space="preserve"> </w:t>
      </w:r>
      <w:r w:rsidRPr="00F95833">
        <w:rPr>
          <w:rFonts w:hint="eastAsia"/>
        </w:rPr>
        <w:t>并通过完备性关系</w:t>
      </w:r>
      <w:r>
        <w:rPr>
          <w:rFonts w:hint="eastAsia"/>
        </w:rPr>
        <w:t xml:space="preserve"> (Eq. </w:t>
      </w:r>
      <w:r>
        <w:rPr>
          <w:rFonts w:hint="eastAsia"/>
        </w:rPr>
        <w:fldChar w:fldCharType="begin"/>
      </w:r>
      <w:r>
        <w:rPr>
          <w:rFonts w:hint="eastAsia"/>
        </w:rPr>
        <w:instrText xml:space="preserve"> REF Eq_9 \h </w:instrText>
      </w:r>
      <w:r>
        <w:rPr>
          <w:rFonts w:hint="eastAsia"/>
        </w:rPr>
      </w:r>
      <w:r>
        <w:rPr>
          <w:rFonts w:hint="eastAsia"/>
        </w:rPr>
        <w:fldChar w:fldCharType="separate"/>
      </w:r>
      <w:r w:rsidR="00D4412F">
        <w:rPr>
          <w:noProof/>
        </w:rPr>
        <w:t>9</w:t>
      </w:r>
      <w:r>
        <w:rPr>
          <w:rFonts w:hint="eastAsia"/>
        </w:rPr>
        <w:fldChar w:fldCharType="end"/>
      </w:r>
      <w:r>
        <w:rPr>
          <w:rFonts w:hint="eastAsia"/>
        </w:rPr>
        <w:t xml:space="preserve">) </w:t>
      </w:r>
      <w:r w:rsidRPr="00F95833">
        <w:rPr>
          <w:rFonts w:hint="eastAsia"/>
        </w:rPr>
        <w:t>对极化求和：</w:t>
      </w:r>
    </w:p>
    <w:p w14:paraId="5F80FB05" w14:textId="22A8DC52" w:rsidR="00A84BDD" w:rsidRPr="00F95833" w:rsidRDefault="00A84BDD" w:rsidP="00873AA1">
      <w:pPr>
        <w:pStyle w:val="af2"/>
        <w:ind w:firstLine="480"/>
        <w:rPr>
          <w:i/>
          <w:iCs/>
          <w:vanish/>
          <w:specVanish/>
        </w:rPr>
      </w:pPr>
      <w:r>
        <w:rPr>
          <w:rFonts w:ascii="Times New Roman" w:hAnsi="Times New Roman"/>
        </w:rPr>
        <w:tab/>
      </w:r>
      <m:oMath>
        <m:r>
          <m:rPr>
            <m:sty m:val="p"/>
          </m:rPr>
          <m:t>⟨</m:t>
        </m:r>
        <m:acc>
          <m:accPr>
            <m:ctrlPr/>
          </m:accPr>
          <m:e>
            <m:r>
              <m:rPr>
                <m:sty m:val="b"/>
              </m:rPr>
              <m:t>A</m:t>
            </m:r>
          </m:e>
        </m:acc>
        <m:r>
          <m:rPr>
            <m:sty m:val="p"/>
          </m:rPr>
          <m:t>(</m:t>
        </m:r>
        <m:r>
          <m:rPr>
            <m:sty m:val="b"/>
          </m:rPr>
          <m:t>r</m:t>
        </m:r>
        <m:r>
          <m:rPr>
            <m:sty m:val="p"/>
          </m:rPr>
          <m:t>,</m:t>
        </m:r>
        <m:r>
          <m:t>t</m:t>
        </m:r>
        <m:r>
          <m:rPr>
            <m:sty m:val="p"/>
          </m:rPr>
          <m:t>)⟩=-</m:t>
        </m:r>
        <m:f>
          <m:fPr>
            <m:ctrlPr/>
          </m:fPr>
          <m:num>
            <m:sSub>
              <m:sSubPr>
                <m:ctrlPr/>
              </m:sSubPr>
              <m:e>
                <m:r>
                  <m:t>μ</m:t>
                </m:r>
              </m:e>
              <m:sub>
                <m:r>
                  <m:t>0</m:t>
                </m:r>
              </m:sub>
            </m:sSub>
          </m:num>
          <m:den>
            <m:r>
              <m:t>8</m:t>
            </m:r>
            <m:sSup>
              <m:sSupPr>
                <m:ctrlPr/>
              </m:sSupPr>
              <m:e>
                <m:r>
                  <m:t>π</m:t>
                </m:r>
              </m:e>
              <m:sup>
                <m:r>
                  <m:t>2</m:t>
                </m:r>
              </m:sup>
            </m:sSup>
          </m:den>
        </m:f>
        <m:r>
          <m:rPr>
            <m:sty m:val="p"/>
          </m:rPr>
          <m:t>∫</m:t>
        </m:r>
        <m:sSup>
          <m:sSupPr>
            <m:ctrlPr/>
          </m:sSupPr>
          <m:e>
            <m:r>
              <m:t>d</m:t>
            </m:r>
          </m:e>
          <m:sup>
            <m:r>
              <m:t>2</m:t>
            </m:r>
          </m:sup>
        </m:sSup>
        <m:sSub>
          <m:sSubPr>
            <m:ctrlPr/>
          </m:sSubPr>
          <m:e>
            <m:r>
              <m:t>k</m:t>
            </m:r>
          </m:e>
          <m:sub>
            <m:r>
              <m:rPr>
                <m:sty m:val="p"/>
              </m:rPr>
              <m:t>⟂</m:t>
            </m:r>
          </m:sub>
        </m:sSub>
        <m:r>
          <m:t> </m:t>
        </m:r>
        <m:f>
          <m:fPr>
            <m:ctrlPr/>
          </m:fPr>
          <m:num>
            <m:r>
              <m:rPr>
                <m:sty m:val="bi"/>
              </m:rPr>
              <m:t>k</m:t>
            </m:r>
            <m:r>
              <m:t>×</m:t>
            </m:r>
            <m:sSub>
              <m:sSubPr>
                <m:ctrlPr>
                  <w:rPr>
                    <w:i/>
                    <w:iCs/>
                  </w:rPr>
                </m:ctrlPr>
              </m:sSubPr>
              <m:e>
                <m:r>
                  <w:ins w:id="296" w:author="Hongliang Dang" w:date="2026-06-08T15:33:00Z" w16du:dateUtc="2026-06-08T07:33:00Z">
                    <m:rPr>
                      <m:sty m:val="bi"/>
                    </m:rPr>
                    <m:t>m</m:t>
                  </w:ins>
                </m:r>
                <m:r>
                  <w:del w:id="297" w:author="Hongliang Dang" w:date="2026-06-08T15:33:00Z" w16du:dateUtc="2026-06-08T07:33:00Z">
                    <m:rPr>
                      <m:sty m:val="bi"/>
                    </m:rPr>
                    <m:t>M</m:t>
                  </w:del>
                </m:r>
              </m:e>
              <m:sub>
                <m:r>
                  <m:t>0</m:t>
                </m:r>
              </m:sub>
            </m:sSub>
            <m:r>
              <m:t>-</m:t>
            </m:r>
            <m:sSub>
              <m:sSubPr>
                <m:ctrlPr>
                  <w:rPr>
                    <w:i/>
                    <w:iCs/>
                  </w:rPr>
                </m:ctrlPr>
              </m:sSubPr>
              <m:e>
                <m:r>
                  <m:t>ω</m:t>
                </m:r>
              </m:e>
              <m:sub>
                <m:r>
                  <m:t>0</m:t>
                </m:r>
              </m:sub>
            </m:sSub>
            <m:sSub>
              <m:sSubPr>
                <m:ctrlPr>
                  <w:rPr>
                    <w:i/>
                    <w:iCs/>
                  </w:rPr>
                </m:ctrlPr>
              </m:sSubPr>
              <m:e>
                <m:r>
                  <w:ins w:id="298" w:author="Hongliang Dang" w:date="2026-06-08T15:33:00Z" w16du:dateUtc="2026-06-08T07:33:00Z">
                    <m:t>p</m:t>
                  </w:ins>
                </m:r>
                <m:r>
                  <w:del w:id="299" w:author="Hongliang Dang" w:date="2026-06-08T15:33:00Z" w16du:dateUtc="2026-06-08T07:33:00Z">
                    <m:t>P</m:t>
                  </w:del>
                </m:r>
              </m:e>
              <m:sub>
                <m:r>
                  <m:t>0⊥</m:t>
                </m:r>
              </m:sub>
            </m:sSub>
          </m:num>
          <m:den>
            <m:sSub>
              <m:sSubPr>
                <m:ctrlPr/>
              </m:sSubPr>
              <m:e>
                <m:r>
                  <m:t>k</m:t>
                </m:r>
              </m:e>
              <m:sub>
                <m:r>
                  <m:t>z</m:t>
                </m:r>
              </m:sub>
            </m:sSub>
          </m:den>
        </m:f>
        <m:r>
          <m:t> </m:t>
        </m:r>
        <m:sSup>
          <m:sSupPr>
            <m:ctrlPr/>
          </m:sSupPr>
          <m:e>
            <m:r>
              <m:t>e</m:t>
            </m:r>
          </m:e>
          <m:sup>
            <m:r>
              <m:rPr>
                <m:sty m:val="p"/>
              </m:rPr>
              <m:t>-</m:t>
            </m:r>
            <m:r>
              <m:t>i</m:t>
            </m:r>
            <m:r>
              <m:rPr>
                <m:sty m:val="p"/>
              </m:rPr>
              <m:t>(</m:t>
            </m:r>
            <m:sSub>
              <m:sSubPr>
                <m:ctrlPr/>
              </m:sSubPr>
              <m:e>
                <m:r>
                  <m:t>ω</m:t>
                </m:r>
              </m:e>
              <m:sub>
                <m:r>
                  <m:t>0</m:t>
                </m:r>
              </m:sub>
            </m:sSub>
            <m:r>
              <m:t>t</m:t>
            </m:r>
            <m:r>
              <m:rPr>
                <m:sty m:val="p"/>
              </m:rPr>
              <m:t>-</m:t>
            </m:r>
            <m:sSub>
              <m:sSubPr>
                <m:ctrlPr/>
              </m:sSubPr>
              <m:e>
                <m:r>
                  <m:t>k</m:t>
                </m:r>
              </m:e>
              <m:sub>
                <m:r>
                  <m:t>x</m:t>
                </m:r>
              </m:sub>
            </m:sSub>
            <m:r>
              <m:t>x</m:t>
            </m:r>
            <m:r>
              <m:rPr>
                <m:sty m:val="p"/>
              </m:rPr>
              <m:t>-</m:t>
            </m:r>
            <m:sSub>
              <m:sSubPr>
                <m:ctrlPr/>
              </m:sSubPr>
              <m:e>
                <m:r>
                  <m:t>k</m:t>
                </m:r>
              </m:e>
              <m:sub>
                <m:r>
                  <m:t>y</m:t>
                </m:r>
              </m:sub>
            </m:sSub>
            <m:r>
              <m:t>y</m:t>
            </m:r>
            <m:r>
              <m:rPr>
                <m:sty m:val="p"/>
              </m:rPr>
              <m:t>-</m:t>
            </m:r>
            <m:sSub>
              <m:sSubPr>
                <m:ctrlPr/>
              </m:sSubPr>
              <m:e>
                <m:r>
                  <m:t>k</m:t>
                </m:r>
              </m:e>
              <m:sub>
                <m:r>
                  <m:t>z</m:t>
                </m:r>
              </m:sub>
            </m:sSub>
            <m:r>
              <m:t>z</m:t>
            </m:r>
            <m:r>
              <m:rPr>
                <m:sty m:val="p"/>
              </m:rPr>
              <m:t>)</m:t>
            </m:r>
          </m:sup>
        </m:sSup>
        <m:r>
          <m:t> </m:t>
        </m:r>
        <m:r>
          <m:rPr>
            <m:sty m:val="p"/>
          </m:rPr>
          <m:t>.</m:t>
        </m:r>
      </m:oMath>
      <w:r>
        <w:tab/>
      </w:r>
    </w:p>
    <w:p w14:paraId="722AEB58" w14:textId="68358E8D" w:rsidR="00A84BDD" w:rsidRPr="00873AA1" w:rsidRDefault="00A84BDD" w:rsidP="00873AA1">
      <w:pPr>
        <w:ind w:firstLine="480"/>
      </w:pPr>
      <w:r w:rsidRPr="00873AA1">
        <w:rPr>
          <w:rFonts w:hint="eastAsia"/>
        </w:rPr>
        <w:t>(</w:t>
      </w:r>
      <w:bookmarkStart w:id="300" w:name="Eq_48"/>
      <w:r w:rsidRPr="00873AA1">
        <w:fldChar w:fldCharType="begin"/>
      </w:r>
      <w:r w:rsidRPr="00873AA1">
        <w:instrText xml:space="preserve"> </w:instrText>
      </w:r>
      <w:r w:rsidRPr="00873AA1">
        <w:rPr>
          <w:rFonts w:hint="eastAsia"/>
        </w:rPr>
        <w:instrText xml:space="preserve">SEQ </w:instrText>
      </w:r>
      <w:r w:rsidRPr="00873AA1">
        <w:rPr>
          <w:rFonts w:hint="eastAsia"/>
        </w:rPr>
        <w:instrText>公式</w:instrText>
      </w:r>
      <w:r w:rsidRPr="00873AA1">
        <w:rPr>
          <w:rFonts w:hint="eastAsia"/>
        </w:rPr>
        <w:instrText xml:space="preserve"> \* ARABIC</w:instrText>
      </w:r>
      <w:r w:rsidRPr="00873AA1">
        <w:instrText xml:space="preserve"> </w:instrText>
      </w:r>
      <w:r w:rsidRPr="00873AA1">
        <w:fldChar w:fldCharType="separate"/>
      </w:r>
      <w:r w:rsidR="00D4412F">
        <w:rPr>
          <w:noProof/>
        </w:rPr>
        <w:t>48</w:t>
      </w:r>
      <w:r w:rsidRPr="00873AA1">
        <w:fldChar w:fldCharType="end"/>
      </w:r>
      <w:bookmarkEnd w:id="300"/>
      <w:r w:rsidRPr="00873AA1">
        <w:rPr>
          <w:rFonts w:hint="eastAsia"/>
        </w:rPr>
        <w:t>)</w:t>
      </w:r>
    </w:p>
    <w:p w14:paraId="73938AD3" w14:textId="26677154" w:rsidR="00A84BDD" w:rsidRDefault="00A84BDD" w:rsidP="006C3C3B">
      <w:pPr>
        <w:ind w:firstLine="480"/>
      </w:pPr>
      <w:r w:rsidRPr="00F95833">
        <w:rPr>
          <w:rFonts w:hint="eastAsia"/>
        </w:rPr>
        <w:lastRenderedPageBreak/>
        <w:t>此处用到</w:t>
      </w:r>
      <w:r w:rsidRPr="00F95833">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ins w:id="301" w:author="Hongliang Dang" w:date="2026-05-29T09:49:00Z" w16du:dateUtc="2026-05-29T01:49:00Z">
                <w:rPr>
                  <w:rFonts w:ascii="Cambria Math" w:hAnsi="Cambria Math"/>
                </w:rPr>
                <m:t>ϵ</m:t>
              </w:ins>
            </m:r>
            <m:r>
              <w:del w:id="302" w:author="Hongliang Dang" w:date="2026-05-29T09:48:00Z" w16du:dateUtc="2026-05-29T01:48:00Z">
                <w:rPr>
                  <w:rFonts w:ascii="Cambria Math" w:hAnsi="Cambria Math"/>
                </w:rPr>
                <m:t>ε</m:t>
              </w:del>
            </m:r>
          </m:e>
          <m:sub>
            <m:r>
              <w:rPr>
                <w:rFonts w:ascii="Cambria Math" w:hAnsi="Cambria Math"/>
              </w:rPr>
              <m:t>0</m:t>
            </m:r>
          </m:sub>
        </m:sSub>
      </m:oMath>
      <w:r w:rsidRPr="00F95833">
        <w:t xml:space="preserve"> </w:t>
      </w:r>
      <w:r w:rsidRPr="00F95833">
        <w:rPr>
          <w:rFonts w:hint="eastAsia"/>
        </w:rPr>
        <w:t>以及</w:t>
      </w:r>
      <w:r w:rsidRPr="00F95833">
        <w:t xml:space="preserve"> </w:t>
      </w:r>
      <m:oMath>
        <m:sSubSup>
          <m:sSubSupPr>
            <m:ctrlPr>
              <w:rPr>
                <w:rFonts w:ascii="Cambria Math" w:hAnsi="Cambria Math"/>
              </w:rPr>
            </m:ctrlPr>
          </m:sSubSupPr>
          <m:e>
            <m:r>
              <w:rPr>
                <w:rFonts w:ascii="Cambria Math" w:hAnsi="Cambria Math"/>
              </w:rPr>
              <m:t>N</m:t>
            </m:r>
            <m:ctrlPr>
              <w:rPr>
                <w:rFonts w:ascii="Cambria Math" w:hAnsi="Cambria Math"/>
                <w:i/>
              </w:rPr>
            </m:ctrlPr>
          </m:e>
          <m:sub>
            <m:r>
              <m:rPr>
                <m:sty m:val="b"/>
              </m:rPr>
              <w:rPr>
                <w:rFonts w:ascii="Cambria Math" w:hAnsi="Cambria Math"/>
              </w:rPr>
              <m:t>k</m:t>
            </m:r>
            <m:ctrlPr>
              <w:rPr>
                <w:rFonts w:ascii="Cambria Math" w:hAnsi="Cambria Math"/>
                <w:b/>
                <w:bCs/>
              </w:rPr>
            </m:ctrlPr>
          </m:sub>
          <m:sup>
            <m:r>
              <m:rPr>
                <m:sty m:val="p"/>
              </m:rPr>
              <w:rPr>
                <w:rFonts w:ascii="Cambria Math" w:hAnsi="Cambria Math"/>
              </w:rPr>
              <m:t>2</m:t>
            </m:r>
          </m:sup>
        </m:sSubSup>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=ℏ/(</m:t>
        </m:r>
        <m:r>
          <w:rPr>
            <w:rFonts w:ascii="Cambria Math" w:hAnsi="Cambria Math"/>
          </w:rPr>
          <m:t>2</m:t>
        </m:r>
        <m:sSub>
          <m:sSubPr>
            <m:ctrlPr>
              <w:rPr>
                <w:rFonts w:ascii="Cambria Math" w:hAnsi="Cambria Math"/>
              </w:rPr>
            </m:ctrlPr>
          </m:sSubPr>
          <m:e>
            <m:r>
              <w:ins w:id="303" w:author="Hongliang Dang" w:date="2026-05-29T09:49:00Z" w16du:dateUtc="2026-05-29T01:49:00Z">
                <w:rPr>
                  <w:rFonts w:ascii="Cambria Math" w:hAnsi="Cambria Math"/>
                </w:rPr>
                <m:t>ϵ</m:t>
              </w:ins>
            </m:r>
            <m:r>
              <w:del w:id="304" w:author="Hongliang Dang" w:date="2026-05-29T09:49:00Z" w16du:dateUtc="2026-05-29T01:49:00Z">
                <w:rPr>
                  <w:rFonts w:ascii="Cambria Math" w:hAnsi="Cambria Math"/>
                </w:rPr>
                <m:t>ε</m:t>
              </w:del>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oMath>
      <w:r w:rsidRPr="00F95833">
        <w:t>。</w:t>
      </w:r>
      <w:r w:rsidRPr="00F95833">
        <w:rPr>
          <w:rFonts w:hint="eastAsia"/>
        </w:rPr>
        <w:t>将</w:t>
      </w:r>
      <w:r w:rsidRPr="00F95833">
        <w:t xml:space="preserve"> Sommerfeld </w:t>
      </w:r>
      <w:r w:rsidRPr="00F95833">
        <w:rPr>
          <w:rFonts w:hint="eastAsia"/>
        </w:rPr>
        <w:t>恒等</w:t>
      </w:r>
      <w:ins w:id="305" w:author="Hongliang Dang" w:date="2026-05-29T09:53:00Z" w16du:dateUtc="2026-05-29T01:53:00Z">
        <w:r w:rsidR="00676153">
          <w:rPr>
            <w:rFonts w:hint="eastAsia"/>
          </w:rPr>
          <w:t>式反向应用于</w:t>
        </w:r>
        <w:r w:rsidR="00676153">
          <w:rPr>
            <w:rFonts w:hint="eastAsia"/>
          </w:rPr>
          <w:t xml:space="preserve">Eq. </w:t>
        </w:r>
        <w:r w:rsidR="00676153">
          <w:rPr>
            <w:rFonts w:hint="eastAsia"/>
          </w:rPr>
          <w:fldChar w:fldCharType="begin"/>
        </w:r>
        <w:r w:rsidR="00676153">
          <w:rPr>
            <w:rFonts w:hint="eastAsia"/>
          </w:rPr>
          <w:instrText xml:space="preserve"> REF Eq_48 \h </w:instrText>
        </w:r>
      </w:ins>
      <w:r w:rsidR="00676153">
        <w:rPr>
          <w:rFonts w:hint="eastAsia"/>
        </w:rPr>
      </w:r>
      <w:ins w:id="306" w:author="Hongliang Dang" w:date="2026-05-29T09:53:00Z" w16du:dateUtc="2026-05-29T01:53:00Z">
        <w:r w:rsidR="00676153">
          <w:rPr>
            <w:rFonts w:hint="eastAsia"/>
          </w:rPr>
          <w:fldChar w:fldCharType="separate"/>
        </w:r>
        <w:r w:rsidR="00676153">
          <w:rPr>
            <w:noProof/>
          </w:rPr>
          <w:t>48</w:t>
        </w:r>
        <w:r w:rsidR="00676153">
          <w:rPr>
            <w:rFonts w:hint="eastAsia"/>
          </w:rPr>
          <w:fldChar w:fldCharType="end"/>
        </w:r>
      </w:ins>
      <w:del w:id="307" w:author="Hongliang Dang" w:date="2026-05-29T09:53:00Z" w16du:dateUtc="2026-05-29T01:53:00Z">
        <w:r w:rsidRPr="00F95833" w:rsidDel="00676153">
          <w:rPr>
            <w:rFonts w:hint="eastAsia"/>
          </w:rPr>
          <w:delText>式反向使用，</w:delText>
        </w:r>
        <w:r w:rsidRPr="00DF5B55" w:rsidDel="00676153">
          <w:rPr>
            <w:rFonts w:hint="eastAsia"/>
          </w:rPr>
          <w:delText>二维积分式等价于球面波的旋度</w:delText>
        </w:r>
      </w:del>
      <w:r>
        <w:rPr>
          <w:rFonts w:hint="eastAsia"/>
        </w:rPr>
        <w:t>，由此可得</w:t>
      </w:r>
      <w:r w:rsidRPr="00F95833">
        <w:rPr>
          <w:rFonts w:hint="eastAsia"/>
        </w:rPr>
        <w:t>：</w:t>
      </w:r>
    </w:p>
    <w:p w14:paraId="7E41A43B" w14:textId="7D018469" w:rsidR="00A84BDD" w:rsidRPr="00F95833" w:rsidRDefault="00A84BDD" w:rsidP="00873AA1">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i"/>
                  </m:rPr>
                  <m:t>r</m:t>
                </m:r>
                <m:r>
                  <m:rPr>
                    <m:sty m:val="p"/>
                  </m:rPr>
                  <m:t>,</m:t>
                </m:r>
                <m:r>
                  <m:t>t</m:t>
                </m:r>
              </m:e>
            </m:d>
          </m:e>
        </m:d>
        <m:r>
          <m:rPr>
            <m:sty m:val="p"/>
          </m:rPr>
          <m:t>=</m:t>
        </m:r>
        <m:f>
          <m:fPr>
            <m:ctrlPr/>
          </m:fPr>
          <m:num>
            <m:sSub>
              <m:sSubPr>
                <m:ctrlPr/>
              </m:sSubPr>
              <m:e>
                <m:r>
                  <m:t>μ</m:t>
                </m:r>
              </m:e>
              <m:sub>
                <m:r>
                  <m:t>0</m:t>
                </m:r>
              </m:sub>
            </m:sSub>
          </m:num>
          <m:den>
            <m:r>
              <m:t>4π</m:t>
            </m:r>
          </m:den>
        </m:f>
        <m:r>
          <m:t> </m:t>
        </m:r>
        <m:r>
          <m:rPr>
            <m:sty m:val="p"/>
          </m:rPr>
          <m:t>∇×</m:t>
        </m:r>
        <m:d>
          <m:dPr>
            <m:ctrlPr/>
          </m:dPr>
          <m:e>
            <m:sSub>
              <m:sSubPr>
                <m:ctrlPr/>
              </m:sSubPr>
              <m:e>
                <m:r>
                  <w:ins w:id="308" w:author="Hongliang Dang" w:date="2026-06-08T15:33:00Z" w16du:dateUtc="2026-06-08T07:33:00Z">
                    <m:rPr>
                      <m:sty m:val="bi"/>
                    </m:rPr>
                    <m:t>m</m:t>
                  </w:ins>
                </m:r>
                <m:r>
                  <w:del w:id="309" w:author="Hongliang Dang" w:date="2026-06-08T15:33:00Z" w16du:dateUtc="2026-06-08T07:33:00Z">
                    <m:rPr>
                      <m:sty m:val="bi"/>
                    </m:rPr>
                    <m:t>M</m:t>
                  </w:del>
                </m:r>
              </m:e>
              <m:sub>
                <m:r>
                  <m:t>0</m:t>
                </m:r>
              </m:sub>
            </m:sSub>
            <m:r>
              <m:t> </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m:sSubPr>
                          <m:e>
                            <m:r>
                              <m:t>k</m:t>
                            </m:r>
                          </m:e>
                          <m:sub>
                            <m:r>
                              <m:t>0</m:t>
                            </m:r>
                          </m:sub>
                        </m:sSub>
                        <m:r>
                          <m:t>r</m:t>
                        </m:r>
                      </m:e>
                    </m:d>
                  </m:sup>
                </m:sSup>
              </m:num>
              <m:den>
                <m:r>
                  <m:t>r</m:t>
                </m:r>
              </m:den>
            </m:f>
          </m:e>
        </m:d>
        <m:r>
          <m:rPr>
            <m:sty m:val="p"/>
          </m:rPr>
          <m:t>-</m:t>
        </m:r>
        <m:f>
          <m:fPr>
            <m:ctrlPr>
              <w:rPr>
                <w:i/>
                <w:iCs/>
              </w:rPr>
            </m:ctrlPr>
          </m:fPr>
          <m:num>
            <m:r>
              <m:t>i</m:t>
            </m:r>
            <m:sSub>
              <m:sSubPr>
                <m:ctrlPr>
                  <w:rPr>
                    <w:i/>
                    <w:iCs/>
                  </w:rPr>
                </m:ctrlPr>
              </m:sSubPr>
              <m:e>
                <m:r>
                  <m:t>μ</m:t>
                </m:r>
              </m:e>
              <m:sub>
                <m:r>
                  <m:t>0</m:t>
                </m:r>
              </m:sub>
            </m:sSub>
            <m:sSub>
              <m:sSubPr>
                <m:ctrlPr>
                  <w:rPr>
                    <w:i/>
                    <w:iCs/>
                  </w:rPr>
                </m:ctrlPr>
              </m:sSubPr>
              <m:e>
                <m:r>
                  <m:t>ω</m:t>
                </m:r>
              </m:e>
              <m:sub>
                <m:r>
                  <m:t>0</m:t>
                </m:r>
              </m:sub>
            </m:sSub>
          </m:num>
          <m:den>
            <m:r>
              <m:t>4π</m:t>
            </m:r>
          </m:den>
        </m:f>
        <m:sSub>
          <m:sSubPr>
            <m:ctrlPr>
              <w:rPr>
                <w:i/>
                <w:iCs/>
              </w:rPr>
            </m:ctrlPr>
          </m:sSubPr>
          <m:e>
            <m:r>
              <w:ins w:id="310" w:author="Hongliang Dang" w:date="2026-06-08T15:33:00Z" w16du:dateUtc="2026-06-08T07:33:00Z">
                <m:t>p</m:t>
              </w:ins>
            </m:r>
            <m:r>
              <w:del w:id="311" w:author="Hongliang Dang" w:date="2026-06-08T15:33:00Z" w16du:dateUtc="2026-06-08T07:33:00Z">
                <m:t>P</m:t>
              </w:del>
            </m:r>
          </m:e>
          <m:sub>
            <m:r>
              <m:t>0⊥</m:t>
            </m:r>
          </m:sub>
        </m:sSub>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m:sSubPr>
                      <m:e>
                        <m:r>
                          <m:t>k</m:t>
                        </m:r>
                      </m:e>
                      <m:sub>
                        <m:r>
                          <m:t>0</m:t>
                        </m:r>
                      </m:sub>
                    </m:sSub>
                    <m:r>
                      <m:t>r</m:t>
                    </m:r>
                  </m:e>
                </m:d>
              </m:sup>
            </m:sSup>
          </m:num>
          <m:den>
            <m:r>
              <m:t>r</m:t>
            </m:r>
          </m:den>
        </m:f>
      </m:oMath>
      <w:r>
        <w:tab/>
      </w:r>
    </w:p>
    <w:p w14:paraId="374654B5" w14:textId="2CA05B7F" w:rsidR="00A84BDD" w:rsidRPr="00873AA1" w:rsidRDefault="00A84BDD" w:rsidP="00873AA1">
      <w:pPr>
        <w:ind w:firstLine="480"/>
      </w:pPr>
      <w:r w:rsidRPr="00873AA1">
        <w:rPr>
          <w:rFonts w:hint="eastAsia"/>
        </w:rPr>
        <w:t>(</w:t>
      </w:r>
      <w:bookmarkStart w:id="312" w:name="Eq_35"/>
      <w:r w:rsidRPr="00873AA1">
        <w:fldChar w:fldCharType="begin"/>
      </w:r>
      <w:r w:rsidRPr="00873AA1">
        <w:instrText xml:space="preserve"> </w:instrText>
      </w:r>
      <w:r w:rsidRPr="00873AA1">
        <w:rPr>
          <w:rFonts w:hint="eastAsia"/>
        </w:rPr>
        <w:instrText xml:space="preserve">SEQ </w:instrText>
      </w:r>
      <w:r w:rsidRPr="00873AA1">
        <w:rPr>
          <w:rFonts w:hint="eastAsia"/>
        </w:rPr>
        <w:instrText>公式</w:instrText>
      </w:r>
      <w:r w:rsidRPr="00873AA1">
        <w:rPr>
          <w:rFonts w:hint="eastAsia"/>
        </w:rPr>
        <w:instrText xml:space="preserve"> \* ARABIC</w:instrText>
      </w:r>
      <w:r w:rsidRPr="00873AA1">
        <w:instrText xml:space="preserve"> </w:instrText>
      </w:r>
      <w:r w:rsidRPr="00873AA1">
        <w:fldChar w:fldCharType="separate"/>
      </w:r>
      <w:r w:rsidR="00D4412F">
        <w:rPr>
          <w:noProof/>
        </w:rPr>
        <w:t>49</w:t>
      </w:r>
      <w:r w:rsidRPr="00873AA1">
        <w:fldChar w:fldCharType="end"/>
      </w:r>
      <w:bookmarkEnd w:id="312"/>
      <w:r w:rsidRPr="00873AA1">
        <w:rPr>
          <w:rFonts w:hint="eastAsia"/>
        </w:rPr>
        <w:t>)</w:t>
      </w:r>
    </w:p>
    <w:p w14:paraId="202C858A" w14:textId="77777777" w:rsidR="00A84BDD" w:rsidRPr="00F95833" w:rsidRDefault="00A84BDD" w:rsidP="00834490">
      <w:pPr>
        <w:ind w:firstLine="480"/>
      </w:pPr>
      <w:r w:rsidRPr="00F95833">
        <w:rPr>
          <w:rFonts w:hint="eastAsia"/>
        </w:rPr>
        <w:t>这正是经典电动力学中磁偶极</w:t>
      </w:r>
      <w:r>
        <w:rPr>
          <w:rFonts w:hint="eastAsia"/>
        </w:rPr>
        <w:t>和电偶极辐射叠加</w:t>
      </w:r>
      <w:r w:rsidRPr="00F95833">
        <w:rPr>
          <w:rFonts w:hint="eastAsia"/>
        </w:rPr>
        <w:t>的矢量势形式</w:t>
      </w:r>
      <w:r>
        <w:fldChar w:fldCharType="begin"/>
      </w:r>
      <w:r>
        <w:instrText xml:space="preserve"> ADDIN ZOTERO_ITEM CSL_CITATION {"citationID":"ThBcf57f","properties":{"formattedCitation":"\\uc0\\u160{}[9]","plainCitation":" [9]","noteIndex":0},"citationItems":[{"id":271,"uris":["http://zotero.org/users/local/hXtfpdnr/items/KF5RESJD"],"itemData":{"id":271,"type":"document","title":"Classical Electrodynamics"}}],"schema":"https://github.com/citation-style-language/schema/raw/master/csl-citation.json"} </w:instrText>
      </w:r>
      <w:r>
        <w:fldChar w:fldCharType="separate"/>
      </w:r>
      <w:r w:rsidRPr="00684956">
        <w:rPr>
          <w:rFonts w:cs="Times New Roman"/>
        </w:rPr>
        <w:t> [9]</w:t>
      </w:r>
      <w:r>
        <w:fldChar w:fldCharType="end"/>
      </w:r>
      <w:r w:rsidRPr="00F95833">
        <w:rPr>
          <w:rFonts w:hint="eastAsia"/>
        </w:rPr>
        <w:t>，确认量子结果在相干态（半经典）极限下严格退化为</w:t>
      </w:r>
      <w:r w:rsidRPr="00F95833">
        <w:t xml:space="preserve"> Bethe </w:t>
      </w:r>
      <w:r w:rsidRPr="00F95833">
        <w:rPr>
          <w:rFonts w:hint="eastAsia"/>
        </w:rPr>
        <w:t>的经典理论。</w:t>
      </w:r>
    </w:p>
    <w:p w14:paraId="670BB42E" w14:textId="77777777" w:rsidR="00A84BDD" w:rsidRDefault="00A84BDD" w:rsidP="00873AA1">
      <w:pPr>
        <w:pStyle w:val="TOC"/>
        <w:ind w:firstLine="301"/>
      </w:pPr>
      <w:bookmarkStart w:id="313" w:name="圆形小孔的形状因子"/>
      <w:bookmarkEnd w:id="291"/>
      <w:r w:rsidRPr="00F95833">
        <w:rPr>
          <w:rFonts w:hint="eastAsia"/>
        </w:rPr>
        <w:t>圆形小孔的形状因子</w:t>
      </w:r>
    </w:p>
    <w:p w14:paraId="470C39A1" w14:textId="77777777" w:rsidR="00A84BDD" w:rsidRPr="00F95833" w:rsidRDefault="00A84BDD" w:rsidP="00A15B6B">
      <w:pPr>
        <w:pStyle w:val="FirstParagraph"/>
        <w:ind w:firstLine="480"/>
      </w:pPr>
      <w:bookmarkStart w:id="314" w:name="物理设置"/>
      <w:r w:rsidRPr="00F95833">
        <w:rPr>
          <w:rFonts w:hint="eastAsia"/>
        </w:rPr>
        <w:t>考虑一块占据</w:t>
      </w:r>
      <m:oMath>
        <m:r>
          <w:rPr>
            <w:rFonts w:ascii="Cambria Math" w:hAnsi="Cambria Math"/>
          </w:rPr>
          <m:t>z</m:t>
        </m:r>
        <m:r>
          <m:rPr>
            <m:sty m:val="p"/>
          </m:rPr>
          <w:rPr>
            <w:rFonts w:ascii="Cambria Math" w:hAnsi="Cambria Math"/>
          </w:rPr>
          <m:t>=</m:t>
        </m:r>
        <m:r>
          <w:rPr>
            <w:rFonts w:ascii="Cambria Math" w:hAnsi="Cambria Math"/>
          </w:rPr>
          <m:t>0</m:t>
        </m:r>
      </m:oMath>
      <w:r w:rsidRPr="00F95833">
        <w:rPr>
          <w:rFonts w:hint="eastAsia"/>
        </w:rPr>
        <w:t>平面、无限薄的理想导电屏，屏上以原点为中心开有半径为</w:t>
      </w:r>
      <m:oMath>
        <m:r>
          <w:rPr>
            <w:rFonts w:ascii="Cambria Math" w:hAnsi="Cambria Math"/>
          </w:rPr>
          <m:t>a</m:t>
        </m:r>
      </m:oMath>
      <w:r w:rsidRPr="00F95833">
        <w:rPr>
          <w:rFonts w:hint="eastAsia"/>
        </w:rPr>
        <w:t>的圆形小孔。导电屏占据区域</w:t>
      </w:r>
      <m:oMath>
        <m:r>
          <w:rPr>
            <w:rFonts w:ascii="Cambria Math" w:hAnsi="Cambria Math"/>
          </w:rPr>
          <m:t>ρ</m:t>
        </m:r>
        <m:r>
          <m:rPr>
            <m:sty m:val="p"/>
          </m:rPr>
          <w:rPr>
            <w:rFonts w:ascii="Cambria Math" w:hAnsi="Cambria Math"/>
          </w:rPr>
          <m:t>&gt;</m:t>
        </m:r>
        <m:r>
          <w:rPr>
            <w:rFonts w:ascii="Cambria Math" w:hAnsi="Cambria Math"/>
          </w:rPr>
          <m:t>a</m:t>
        </m:r>
      </m:oMath>
      <w:r w:rsidRPr="00F95833">
        <w:rPr>
          <w:rFonts w:hint="eastAsia"/>
        </w:rPr>
        <w:t>（其中</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oMath>
      <w:r w:rsidRPr="00F95833">
        <w:rPr>
          <w:rFonts w:hint="eastAsia"/>
        </w:rPr>
        <w:t>），小孔覆盖</w:t>
      </w:r>
      <m:oMath>
        <m:r>
          <w:rPr>
            <w:rFonts w:ascii="Cambria Math" w:hAnsi="Cambria Math"/>
          </w:rPr>
          <m:t>ρ</m:t>
        </m:r>
        <m:r>
          <m:rPr>
            <m:sty m:val="p"/>
          </m:rPr>
          <w:rPr>
            <w:rFonts w:ascii="Cambria Math" w:hAnsi="Cambria Math"/>
          </w:rPr>
          <m:t>≤</m:t>
        </m:r>
        <m:r>
          <w:rPr>
            <w:rFonts w:ascii="Cambria Math" w:hAnsi="Cambria Math"/>
          </w:rPr>
          <m:t>a</m:t>
        </m:r>
      </m:oMath>
      <w:r w:rsidRPr="00F95833">
        <w:t>。</w:t>
      </w:r>
      <w:r w:rsidRPr="00F95833">
        <w:rPr>
          <w:rFonts w:hint="eastAsia"/>
        </w:rPr>
        <w:t>一束角频率为</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、面内偏振的</w:t>
      </w:r>
      <w:r w:rsidRPr="00F95833">
        <w:rPr>
          <w:rFonts w:hint="eastAsia"/>
        </w:rPr>
        <w:t>单色电磁波从左半空间</w:t>
      </w:r>
      <m:oMath>
        <m:r>
          <w:rPr>
            <w:rFonts w:ascii="Cambria Math" w:hAnsi="Cambria Math"/>
          </w:rPr>
          <m:t>z</m:t>
        </m:r>
        <m:r>
          <m:rPr>
            <m:sty m:val="p"/>
          </m:rPr>
          <w:rPr>
            <w:rFonts w:ascii="Cambria Math" w:hAnsi="Cambria Math"/>
          </w:rPr>
          <m:t>&lt;</m:t>
        </m:r>
        <m:r>
          <w:rPr>
            <w:rFonts w:ascii="Cambria Math" w:hAnsi="Cambria Math"/>
          </w:rPr>
          <m:t>0</m:t>
        </m:r>
      </m:oMath>
      <w:r w:rsidRPr="00F95833">
        <w:rPr>
          <w:rFonts w:hint="eastAsia"/>
        </w:rPr>
        <w:t>入射。当</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r>
          <w:rPr>
            <w:rFonts w:ascii="Cambria Math" w:hAnsi="Cambria Math"/>
          </w:rPr>
          <m:t>2π</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oMath>
      <w:r w:rsidRPr="00F95833">
        <w:rPr>
          <w:rFonts w:hint="eastAsia"/>
        </w:rPr>
        <w:t>）时，</w:t>
      </w:r>
      <w:r w:rsidRPr="00F95833">
        <w:t>Bethe</w:t>
      </w:r>
      <w:r w:rsidRPr="00F95833">
        <w:rPr>
          <w:rFonts w:hint="eastAsia"/>
        </w:rPr>
        <w:t>理论在经典极限下适用。导电屏上小孔等效为位于原点的磁偶极子</w:t>
      </w:r>
      <w:r>
        <w:rPr>
          <w:rFonts w:hint="eastAsia"/>
        </w:rPr>
        <w:t>和电偶极子</w:t>
      </w:r>
      <w:r w:rsidRPr="00F95833">
        <w:rPr>
          <w:rFonts w:hint="eastAsia"/>
        </w:rPr>
        <w:t>，其</w:t>
      </w:r>
      <w:r>
        <w:rPr>
          <w:rFonts w:hint="eastAsia"/>
        </w:rPr>
        <w:t>等效</w:t>
      </w:r>
      <w:r w:rsidRPr="00F95833">
        <w:rPr>
          <w:rFonts w:hint="eastAsia"/>
        </w:rPr>
        <w:t>偶极矩为</w:t>
      </w:r>
      <w:r w:rsidRPr="00F95833">
        <w:rPr>
          <w:rFonts w:hint="eastAsia"/>
        </w:rPr>
        <w:t>:</w:t>
      </w:r>
    </w:p>
    <w:p w14:paraId="3B0BA510" w14:textId="3C19FCC7" w:rsidR="00A84BDD" w:rsidRPr="00F95833" w:rsidRDefault="00A84BDD" w:rsidP="00A15B6B">
      <w:pPr>
        <w:pStyle w:val="af2"/>
        <w:ind w:firstLine="630"/>
        <w:rPr>
          <w:i/>
          <w:iCs/>
          <w:vanish/>
          <w:specVanish/>
        </w:rPr>
      </w:pPr>
      <w:r w:rsidRPr="00F95833">
        <w:rPr>
          <w:rFonts w:ascii="Times New Roman" w:hAnsi="Times New Roman"/>
          <w:i/>
        </w:rPr>
        <w:tab/>
      </w:r>
      <m:oMath>
        <m:sSub>
          <m:sSubPr>
            <m:ctrlPr/>
          </m:sSubPr>
          <m:e>
            <m:r>
              <w:ins w:id="315" w:author="Hongliang Dang" w:date="2026-06-08T15:33:00Z" w16du:dateUtc="2026-06-08T07:33:00Z">
                <m:rPr>
                  <m:sty m:val="bi"/>
                </m:rPr>
                <m:t>m</m:t>
              </w:ins>
            </m:r>
            <m:r>
              <w:del w:id="316" w:author="Hongliang Dang" w:date="2026-06-08T15:33:00Z" w16du:dateUtc="2026-06-08T07:33:00Z">
                <m:rPr>
                  <m:sty m:val="bi"/>
                </m:rPr>
                <m:t>M</m:t>
              </w:del>
            </m:r>
          </m:e>
          <m:sub>
            <m:r>
              <m:rPr>
                <m:sty m:val="p"/>
              </m:rPr>
              <m:t>0</m:t>
            </m:r>
          </m:sub>
        </m:sSub>
        <m:r>
          <m:rPr>
            <m:sty m:val="p"/>
          </m:rPr>
          <m:t>=</m:t>
        </m:r>
        <m:f>
          <m:fPr>
            <m:ctrlPr/>
          </m:fPr>
          <m:num>
            <m:r>
              <m:rPr>
                <m:sty m:val="p"/>
              </m:rPr>
              <m:t>8</m:t>
            </m:r>
          </m:num>
          <m:den>
            <m:r>
              <m:rPr>
                <m:sty m:val="p"/>
              </m:rPr>
              <m:t>3</m:t>
            </m:r>
          </m:den>
        </m:f>
        <m:sSup>
          <m:sSupPr>
            <m:ctrlPr/>
          </m:sSupPr>
          <m:e>
            <m:r>
              <m:t>a</m:t>
            </m:r>
          </m:e>
          <m:sup>
            <m:r>
              <m:rPr>
                <m:sty m:val="p"/>
              </m:rPr>
              <m:t>3</m:t>
            </m:r>
          </m:sup>
        </m:sSup>
        <m:sSub>
          <m:sSubPr>
            <m:ctrlPr/>
          </m:sSubPr>
          <m:e>
            <m:r>
              <m:rPr>
                <m:sty m:val="bi"/>
              </m:rPr>
              <m:t>H</m:t>
            </m:r>
          </m:e>
          <m:sub>
            <m:r>
              <m:rPr>
                <m:sty m:val="p"/>
              </m:rPr>
              <m:t>0</m:t>
            </m:r>
          </m:sub>
        </m:sSub>
        <m:r>
          <m:rPr>
            <m:sty m:val="p"/>
          </m:rPr>
          <m:t>,</m:t>
        </m:r>
        <m:sSub>
          <m:sSubPr>
            <m:ctrlPr>
              <w:rPr>
                <w:b/>
                <w:bCs/>
                <w:i/>
              </w:rPr>
            </m:ctrlPr>
          </m:sSubPr>
          <m:e>
            <m:r>
              <w:ins w:id="317" w:author="Hongliang Dang" w:date="2026-06-08T15:33:00Z" w16du:dateUtc="2026-06-08T07:33:00Z">
                <m:rPr>
                  <m:sty m:val="bi"/>
                </m:rPr>
                <m:t>p</m:t>
              </w:ins>
            </m:r>
            <m:r>
              <w:del w:id="318" w:author="Hongliang Dang" w:date="2026-06-08T15:33:00Z" w16du:dateUtc="2026-06-08T07:33:00Z">
                <m:rPr>
                  <m:sty m:val="bi"/>
                </m:rPr>
                <m:t>P</m:t>
              </w:del>
            </m:r>
          </m:e>
          <m:sub>
            <m:r>
              <m:t>0</m:t>
            </m:r>
          </m:sub>
        </m:sSub>
        <m:r>
          <m:rPr>
            <m:sty m:val="bi"/>
          </m:rPr>
          <m:t>=</m:t>
        </m:r>
        <m:r>
          <m:rPr>
            <m:sty m:val="p"/>
          </m:rPr>
          <m:t>-</m:t>
        </m:r>
        <m:f>
          <m:fPr>
            <m:ctrlPr/>
          </m:fPr>
          <m:num>
            <m:r>
              <m:t>4</m:t>
            </m:r>
          </m:num>
          <m:den>
            <m:r>
              <m:t>3</m:t>
            </m:r>
          </m:den>
        </m:f>
        <m:sSup>
          <m:sSupPr>
            <m:ctrlPr/>
          </m:sSupPr>
          <m:e>
            <m:r>
              <m:t>a</m:t>
            </m:r>
          </m:e>
          <m:sup>
            <m:r>
              <m:t>3</m:t>
            </m:r>
          </m:sup>
        </m:sSup>
        <m:sSub>
          <m:sSubPr>
            <m:ctrlPr>
              <w:rPr>
                <w:b/>
                <w:bCs/>
              </w:rPr>
            </m:ctrlPr>
          </m:sSubPr>
          <m:e>
            <m:r>
              <m:rPr>
                <m:sty m:val="bi"/>
              </m:rPr>
              <m:t>E</m:t>
            </m:r>
          </m:e>
          <m:sub>
            <m:r>
              <m:rPr>
                <m:sty m:val="bi"/>
              </m:rPr>
              <m:t>0</m:t>
            </m:r>
          </m:sub>
        </m:sSub>
      </m:oMath>
      <w:r w:rsidRPr="00F95833">
        <w:tab/>
      </w:r>
    </w:p>
    <w:p w14:paraId="48C82CE8" w14:textId="528DDDA5" w:rsidR="00A84BDD" w:rsidRPr="00C25FF9" w:rsidRDefault="00A84BDD" w:rsidP="00C25FF9">
      <w:pPr>
        <w:ind w:firstLine="480"/>
      </w:pPr>
      <w:r w:rsidRPr="00F95833">
        <w:rPr>
          <w:rFonts w:hint="eastAsia"/>
        </w:rPr>
        <w:t>(</w:t>
      </w:r>
      <w:r w:rsidRPr="00F95833">
        <w:fldChar w:fldCharType="begin"/>
      </w:r>
      <w:r w:rsidRPr="00F95833">
        <w:instrText xml:space="preserve"> SEQ </w:instrText>
      </w:r>
      <w:r w:rsidRPr="00F95833">
        <w:instrText>公式</w:instrText>
      </w:r>
      <w:r w:rsidRPr="00F95833">
        <w:instrText xml:space="preserve"> \* ARABIC </w:instrText>
      </w:r>
      <w:r w:rsidRPr="00F95833">
        <w:fldChar w:fldCharType="separate"/>
      </w:r>
      <w:r w:rsidR="00D4412F">
        <w:rPr>
          <w:noProof/>
        </w:rPr>
        <w:t>50</w:t>
      </w:r>
      <w:r w:rsidRPr="00F95833">
        <w:fldChar w:fldCharType="end"/>
      </w:r>
      <w:r w:rsidRPr="00F95833">
        <w:rPr>
          <w:rFonts w:hint="eastAsia"/>
        </w:rPr>
        <w:t>)</w:t>
      </w:r>
    </w:p>
    <w:p w14:paraId="426F8ECE" w14:textId="77777777" w:rsidR="00A84BDD" w:rsidRPr="00F95833" w:rsidRDefault="00A84BDD" w:rsidP="00A15B6B">
      <w:pPr>
        <w:pStyle w:val="FirstParagraph"/>
        <w:ind w:firstLine="480"/>
      </w:pPr>
      <w:r w:rsidRPr="00F95833">
        <w:rPr>
          <w:rFonts w:hint="eastAsia"/>
        </w:rPr>
        <w:t>其中</w:t>
      </w:r>
      <m:oMath>
        <m:sSub>
          <m:sSubPr>
            <m:ctrlPr>
              <w:rPr>
                <w:rFonts w:ascii="Cambria Math" w:hAnsi="Cambria Math"/>
                <w:i/>
              </w:rPr>
            </m:ctrlPr>
          </m:sSubPr>
          <m:e>
            <m:r>
              <m:rPr>
                <m:sty m:val="bi"/>
              </m:rPr>
              <w:rPr>
                <w:rFonts w:ascii="Cambria Math" w:hAnsi="Cambria Math"/>
              </w:rPr>
              <m:t>H</m:t>
            </m:r>
          </m:e>
          <m:sub>
            <m:r>
              <w:rPr>
                <w:rFonts w:ascii="Cambria Math" w:hAnsi="Cambria Math"/>
              </w:rPr>
              <m:t>0</m:t>
            </m:r>
          </m:sub>
        </m:sSub>
      </m:oMath>
      <w:r>
        <w:rPr>
          <w:rFonts w:hint="eastAsia"/>
        </w:rPr>
        <w:t>和</w:t>
      </w:r>
      <w:r>
        <w:rPr>
          <w:rFonts w:hint="eastAsia"/>
          <w:b/>
          <w:bCs/>
          <w:i/>
          <w:iCs/>
        </w:rPr>
        <w:t>E</w:t>
      </w:r>
      <w:r>
        <w:rPr>
          <w:rFonts w:hint="eastAsia"/>
          <w:vertAlign w:val="subscript"/>
        </w:rPr>
        <w:t>0</w:t>
      </w:r>
      <w:r>
        <w:rPr>
          <w:rFonts w:hint="eastAsia"/>
        </w:rPr>
        <w:t>分别</w:t>
      </w:r>
      <w:r w:rsidRPr="00F95833">
        <w:rPr>
          <w:rFonts w:hint="eastAsia"/>
        </w:rPr>
        <w:t>是在小孔平面处的入射磁场强度</w:t>
      </w:r>
      <w:r>
        <w:rPr>
          <w:rFonts w:hint="eastAsia"/>
        </w:rPr>
        <w:t>和电场强度</w:t>
      </w:r>
      <w:r w:rsidRPr="00F95833">
        <w:rPr>
          <w:rFonts w:hint="eastAsia"/>
        </w:rPr>
        <w:t>。该偶极子以</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F95833">
        <w:rPr>
          <w:rFonts w:hint="eastAsia"/>
        </w:rPr>
        <w:t>振荡并向</w:t>
      </w:r>
      <m:oMath>
        <m:r>
          <w:rPr>
            <w:rFonts w:ascii="Cambria Math" w:hAnsi="Cambria Math"/>
          </w:rPr>
          <m:t>z</m:t>
        </m:r>
        <m:r>
          <m:rPr>
            <m:sty m:val="p"/>
          </m:rPr>
          <w:rPr>
            <w:rFonts w:ascii="Cambria Math" w:hAnsi="Cambria Math"/>
          </w:rPr>
          <m:t>&gt;</m:t>
        </m:r>
        <m:r>
          <w:rPr>
            <w:rFonts w:ascii="Cambria Math" w:hAnsi="Cambria Math"/>
          </w:rPr>
          <m:t>0</m:t>
        </m:r>
      </m:oMath>
      <w:r w:rsidRPr="00F95833">
        <w:rPr>
          <w:rFonts w:hint="eastAsia"/>
        </w:rPr>
        <w:t>的半空间辐射电磁场，</w:t>
      </w:r>
      <w:r w:rsidR="00154F32">
        <w:rPr>
          <w:rFonts w:hint="eastAsia"/>
        </w:rPr>
        <w:t>由此得到的</w:t>
      </w:r>
      <w:r w:rsidRPr="00F95833">
        <w:rPr>
          <w:rFonts w:hint="eastAsia"/>
        </w:rPr>
        <w:t>磁矢势如下所示：</w:t>
      </w:r>
    </w:p>
    <w:p w14:paraId="4CC65C76" w14:textId="7E4637DC" w:rsidR="00A84BDD" w:rsidRPr="00F95833" w:rsidRDefault="00A84BDD" w:rsidP="00A15B6B">
      <w:pPr>
        <w:pStyle w:val="af2"/>
        <w:ind w:firstLine="632"/>
        <w:rPr>
          <w:i/>
          <w:iCs/>
          <w:vanish/>
          <w:specVanish/>
        </w:rPr>
      </w:pPr>
      <w:r w:rsidRPr="00F95833">
        <w:rPr>
          <w:rFonts w:ascii="Times New Roman" w:hAnsi="Times New Roman"/>
          <w:b/>
          <w:bCs/>
          <w:i/>
        </w:rPr>
        <w:tab/>
      </w:r>
      <m:oMath>
        <m:r>
          <m:rPr>
            <m:sty m:val="bi"/>
          </m:rPr>
          <m:t>A</m:t>
        </m:r>
        <m:r>
          <m:t>=</m:t>
        </m:r>
        <m:f>
          <m:fPr>
            <m:ctrlPr/>
          </m:fPr>
          <m:num>
            <m:sSub>
              <m:sSubPr>
                <m:ctrlPr/>
              </m:sSubPr>
              <m:e>
                <m:r>
                  <m:t>iμ</m:t>
                </m:r>
              </m:e>
              <m:sub>
                <m:r>
                  <m:t>0</m:t>
                </m:r>
              </m:sub>
            </m:sSub>
            <m:sSup>
              <m:sSupPr>
                <m:ctrlPr>
                  <w:rPr>
                    <w:i/>
                  </w:rPr>
                </m:ctrlPr>
              </m:sSupPr>
              <m:e>
                <m:r>
                  <m:t>a</m:t>
                </m:r>
              </m:e>
              <m:sup>
                <m:r>
                  <m:t>3</m:t>
                </m:r>
              </m:sup>
            </m:sSup>
          </m:num>
          <m:den>
            <m:r>
              <m:t>3π</m:t>
            </m:r>
          </m:den>
        </m:f>
        <m:r>
          <m:t>[</m:t>
        </m:r>
        <m:d>
          <m:dPr>
            <m:ctrlPr>
              <w:rPr>
                <w:i/>
              </w:rPr>
            </m:ctrlPr>
          </m:dPr>
          <m:e>
            <m:r>
              <m:rPr>
                <m:sty m:val="bi"/>
              </m:rPr>
              <m:t>k</m:t>
            </m:r>
            <m:r>
              <m:t>×2</m:t>
            </m:r>
            <m:sSub>
              <m:sSubPr>
                <m:ctrlPr>
                  <w:rPr>
                    <w:i/>
                  </w:rPr>
                </m:ctrlPr>
              </m:sSubPr>
              <m:e>
                <m:r>
                  <m:t>H</m:t>
                </m:r>
              </m:e>
              <m:sub>
                <m:r>
                  <m:t>0</m:t>
                </m:r>
              </m:sub>
            </m:sSub>
          </m:e>
        </m:d>
        <m:r>
          <m:rPr>
            <m:sty m:val="p"/>
          </m:rPr>
          <m:t>∙∇</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w:rPr>
                            <w:b/>
                            <w:bCs/>
                          </w:rPr>
                        </m:ctrlPr>
                      </m:sSubPr>
                      <m:e>
                        <m:r>
                          <m:rPr>
                            <m:sty m:val="bi"/>
                          </m:rPr>
                          <m:t>k</m:t>
                        </m:r>
                      </m:e>
                      <m:sub>
                        <m:r>
                          <m:rPr>
                            <m:sty m:val="bi"/>
                          </m:rPr>
                          <m:t>0</m:t>
                        </m:r>
                      </m:sub>
                    </m:sSub>
                    <m:r>
                      <m:rPr>
                        <m:sty m:val="bi"/>
                      </m:rPr>
                      <m:t>r</m:t>
                    </m:r>
                  </m:e>
                </m:d>
              </m:sup>
            </m:sSup>
          </m:num>
          <m:den>
            <m:r>
              <m:rPr>
                <m:sty m:val="bi"/>
              </m:rPr>
              <m:t>r</m:t>
            </m:r>
          </m:den>
        </m:f>
        <m:r>
          <m:t>+</m:t>
        </m:r>
        <m:sSub>
          <m:sSubPr>
            <m:ctrlPr>
              <w:rPr>
                <w:i/>
              </w:rPr>
            </m:ctrlPr>
          </m:sSubPr>
          <m:e>
            <m:r>
              <m:t>ω</m:t>
            </m:r>
          </m:e>
          <m:sub>
            <m:r>
              <m:t>0</m:t>
            </m:r>
          </m:sub>
        </m:sSub>
        <m:r>
          <m:t>∙</m:t>
        </m:r>
        <m:d>
          <m:dPr>
            <m:ctrlPr>
              <w:rPr>
                <w:i/>
              </w:rPr>
            </m:ctrlPr>
          </m:dPr>
          <m:e>
            <m:r>
              <m:rPr>
                <m:sty m:val="bi"/>
              </m:rPr>
              <m:t>n</m:t>
            </m:r>
            <m:r>
              <m:t>×</m:t>
            </m:r>
            <m:sSub>
              <m:sSubPr>
                <m:ctrlPr>
                  <w:rPr>
                    <w:i/>
                  </w:rPr>
                </m:ctrlPr>
              </m:sSubPr>
              <m:e>
                <m:r>
                  <m:t>E</m:t>
                </m:r>
              </m:e>
              <m:sub>
                <m:r>
                  <m:t>0</m:t>
                </m:r>
              </m:sub>
            </m:sSub>
            <m:r>
              <m:t>×</m:t>
            </m:r>
            <m:r>
              <m:rPr>
                <m:sty m:val="bi"/>
              </m:rPr>
              <m:t>n</m:t>
            </m:r>
          </m:e>
        </m:d>
        <m:r>
          <m:t>∙</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w:rPr>
                            <w:b/>
                            <w:bCs/>
                          </w:rPr>
                        </m:ctrlPr>
                      </m:sSubPr>
                      <m:e>
                        <m:r>
                          <m:rPr>
                            <m:sty m:val="bi"/>
                          </m:rPr>
                          <m:t>k</m:t>
                        </m:r>
                      </m:e>
                      <m:sub>
                        <m:r>
                          <m:rPr>
                            <m:sty m:val="bi"/>
                          </m:rPr>
                          <m:t>0</m:t>
                        </m:r>
                      </m:sub>
                    </m:sSub>
                    <m:r>
                      <m:rPr>
                        <m:sty m:val="bi"/>
                      </m:rPr>
                      <m:t>r</m:t>
                    </m:r>
                  </m:e>
                </m:d>
              </m:sup>
            </m:sSup>
          </m:num>
          <m:den>
            <m:r>
              <m:rPr>
                <m:sty m:val="bi"/>
              </m:rPr>
              <m:t>r</m:t>
            </m:r>
          </m:den>
        </m:f>
        <m:r>
          <m:t>] </m:t>
        </m:r>
        <m:r>
          <m:rPr>
            <m:sty m:val="p"/>
          </m:rPr>
          <m:t>.</m:t>
        </m:r>
      </m:oMath>
      <w:r w:rsidRPr="00F95833">
        <w:rPr>
          <w:i/>
          <w:iCs/>
        </w:rPr>
        <w:tab/>
      </w:r>
    </w:p>
    <w:p w14:paraId="70D5FCB9" w14:textId="365706A9" w:rsidR="00A84BDD" w:rsidRPr="00A15B6B" w:rsidRDefault="00A84BDD" w:rsidP="00A15B6B">
      <w:pPr>
        <w:pStyle w:val="ad"/>
        <w:ind w:firstLine="480"/>
        <w:rPr>
          <w:i w:val="0"/>
        </w:rPr>
      </w:pPr>
      <w:r w:rsidRPr="00F95833">
        <w:rPr>
          <w:rFonts w:hint="eastAsia"/>
          <w:i w:val="0"/>
          <w:iCs/>
        </w:rPr>
        <w:t>(</w:t>
      </w:r>
      <w:bookmarkStart w:id="319" w:name="Eq_37"/>
      <w:r w:rsidRPr="00F95833">
        <w:rPr>
          <w:i w:val="0"/>
          <w:iCs/>
        </w:rPr>
        <w:fldChar w:fldCharType="begin"/>
      </w:r>
      <w:r w:rsidRPr="00F95833">
        <w:rPr>
          <w:i w:val="0"/>
          <w:iCs/>
        </w:rPr>
        <w:instrText xml:space="preserve"> </w:instrText>
      </w:r>
      <w:r w:rsidRPr="00F95833">
        <w:rPr>
          <w:rFonts w:hint="eastAsia"/>
          <w:i w:val="0"/>
          <w:iCs/>
        </w:rPr>
        <w:instrText xml:space="preserve">SEQ </w:instrText>
      </w:r>
      <w:r w:rsidRPr="00F95833">
        <w:rPr>
          <w:rFonts w:hint="eastAsia"/>
          <w:i w:val="0"/>
          <w:iCs/>
        </w:rPr>
        <w:instrText>公式</w:instrText>
      </w:r>
      <w:r w:rsidRPr="00F95833">
        <w:rPr>
          <w:rFonts w:hint="eastAsia"/>
          <w:i w:val="0"/>
          <w:iCs/>
        </w:rPr>
        <w:instrText xml:space="preserve"> \* ARABIC</w:instrText>
      </w:r>
      <w:r w:rsidRPr="00F95833">
        <w:rPr>
          <w:i w:val="0"/>
          <w:iCs/>
        </w:rPr>
        <w:instrText xml:space="preserve"> </w:instrText>
      </w:r>
      <w:r w:rsidRPr="00F95833">
        <w:rPr>
          <w:i w:val="0"/>
          <w:iCs/>
        </w:rPr>
        <w:fldChar w:fldCharType="separate"/>
      </w:r>
      <w:r w:rsidR="00D4412F">
        <w:rPr>
          <w:i w:val="0"/>
          <w:iCs/>
          <w:noProof/>
        </w:rPr>
        <w:t>51</w:t>
      </w:r>
      <w:r w:rsidRPr="00F95833">
        <w:rPr>
          <w:i w:val="0"/>
          <w:iCs/>
        </w:rPr>
        <w:fldChar w:fldCharType="end"/>
      </w:r>
      <w:bookmarkEnd w:id="319"/>
      <w:r w:rsidRPr="00F95833">
        <w:rPr>
          <w:rFonts w:hint="eastAsia"/>
          <w:i w:val="0"/>
          <w:iCs/>
        </w:rPr>
        <w:t>)</w:t>
      </w:r>
      <w:bookmarkEnd w:id="314"/>
    </w:p>
    <w:p w14:paraId="5C4D2796" w14:textId="6800B059" w:rsidR="00A84BDD" w:rsidRPr="00F95833" w:rsidRDefault="00967614" w:rsidP="00873AA1">
      <w:pPr>
        <w:ind w:firstLine="480"/>
      </w:pPr>
      <w:r>
        <w:rPr>
          <w:rFonts w:hint="eastAsia"/>
        </w:rPr>
        <w:t>由</w:t>
      </w:r>
      <w:r>
        <w:rPr>
          <w:rFonts w:hint="eastAsia"/>
        </w:rPr>
        <w:t xml:space="preserve">Eq. </w:t>
      </w:r>
      <w:r w:rsidRPr="00967614">
        <w:rPr>
          <w:rFonts w:hint="eastAsia"/>
        </w:rPr>
        <w:fldChar w:fldCharType="begin"/>
      </w:r>
      <w:r w:rsidRPr="00967614">
        <w:rPr>
          <w:rFonts w:hint="eastAsia"/>
        </w:rPr>
        <w:instrText xml:space="preserve"> REF Eq_37 \h </w:instrText>
      </w:r>
      <w:r w:rsidRPr="00967614">
        <w:instrText xml:space="preserve"> \* MERGEFORMAT </w:instrText>
      </w:r>
      <w:r w:rsidRPr="00967614">
        <w:rPr>
          <w:rFonts w:hint="eastAsia"/>
        </w:rPr>
      </w:r>
      <w:r w:rsidRPr="00967614">
        <w:rPr>
          <w:rFonts w:hint="eastAsia"/>
        </w:rPr>
        <w:fldChar w:fldCharType="separate"/>
      </w:r>
      <w:r w:rsidR="00D4412F" w:rsidRPr="00D4412F">
        <w:rPr>
          <w:noProof/>
        </w:rPr>
        <w:t>51</w:t>
      </w:r>
      <w:r w:rsidRPr="00967614">
        <w:rPr>
          <w:rFonts w:hint="eastAsia"/>
        </w:rPr>
        <w:fldChar w:fldCharType="end"/>
      </w:r>
      <w:r>
        <w:rPr>
          <w:rFonts w:hint="eastAsia"/>
        </w:rPr>
        <w:t>可复现经典电偶极子与磁偶极子辐射电场。不过，</w:t>
      </w:r>
      <w:r w:rsidR="00A84BDD" w:rsidRPr="00F95833">
        <w:rPr>
          <w:rFonts w:hint="eastAsia"/>
        </w:rPr>
        <w:t>以上分析假定偶极子为原点处的点源</w:t>
      </w:r>
      <w:r>
        <w:rPr>
          <w:rFonts w:hint="eastAsia"/>
        </w:rPr>
        <w:t>，当考虑</w:t>
      </w:r>
      <w:r w:rsidR="00A84BDD" w:rsidRPr="00F95833">
        <w:rPr>
          <w:rFonts w:hint="eastAsia"/>
        </w:rPr>
        <w:t>半径为</w:t>
      </w:r>
      <w:r w:rsidR="00A84BDD" w:rsidRPr="00F95833">
        <w:t xml:space="preserve"> </w:t>
      </w:r>
      <m:oMath>
        <m:r>
          <w:rPr>
            <w:rFonts w:ascii="Cambria Math" w:hAnsi="Cambria Math"/>
          </w:rPr>
          <m:t>a</m:t>
        </m:r>
      </m:oMath>
      <w:r w:rsidR="00A84BDD" w:rsidRPr="00F95833">
        <w:t xml:space="preserve"> </w:t>
      </w:r>
      <w:r w:rsidR="00A84BDD" w:rsidRPr="00F95833">
        <w:rPr>
          <w:rFonts w:hint="eastAsia"/>
        </w:rPr>
        <w:t>的有限圆形小孔</w:t>
      </w:r>
      <w:r>
        <w:rPr>
          <w:rFonts w:hint="eastAsia"/>
        </w:rPr>
        <w:t>时</w:t>
      </w:r>
      <w:r w:rsidR="00A84BDD" w:rsidRPr="00F95833">
        <w:rPr>
          <w:rFonts w:hint="eastAsia"/>
        </w:rPr>
        <w:t>，小孔平面内的感应电流分布是展宽的。</w:t>
      </w:r>
      <w:r w:rsidR="00A84BDD" w:rsidRPr="00F95833">
        <w:t xml:space="preserve"> Bethe </w:t>
      </w:r>
      <w:r w:rsidR="00A84BDD" w:rsidRPr="00F95833">
        <w:rPr>
          <w:rFonts w:hint="eastAsia"/>
        </w:rPr>
        <w:t>给出小孔内磁流</w:t>
      </w:r>
      <w:r>
        <w:rPr>
          <w:rFonts w:hint="eastAsia"/>
        </w:rPr>
        <w:t>与电流</w:t>
      </w:r>
      <w:r w:rsidR="00A84BDD" w:rsidRPr="00F95833">
        <w:rPr>
          <w:rFonts w:hint="eastAsia"/>
        </w:rPr>
        <w:t>密度为</w:t>
      </w:r>
    </w:p>
    <w:p w14:paraId="16F4925E" w14:textId="530960DE" w:rsidR="00A84BDD" w:rsidRPr="00F95833" w:rsidRDefault="00A84BDD" w:rsidP="00873AA1">
      <w:pPr>
        <w:pStyle w:val="af2"/>
        <w:ind w:firstLine="482"/>
        <w:rPr>
          <w:i/>
          <w:iCs/>
          <w:vanish/>
          <w:specVanish/>
        </w:rPr>
      </w:pPr>
      <w:r>
        <w:rPr>
          <w:rFonts w:ascii="Times New Roman" w:hAnsi="Times New Roman"/>
          <w:b/>
        </w:rPr>
        <w:tab/>
      </w:r>
      <m:oMath>
        <m:acc>
          <m:accPr>
            <m:chr m:val="̃"/>
            <m:ctrlPr>
              <w:ins w:id="320" w:author="Hongliang Dang" w:date="2026-06-08T15:34:00Z" w16du:dateUtc="2026-06-08T07:34:00Z">
                <w:rPr>
                  <w:i/>
                  <w:iCs/>
                </w:rPr>
              </w:ins>
            </m:ctrlPr>
          </m:accPr>
          <m:e>
            <m:r>
              <w:ins w:id="321" w:author="Hongliang Dang" w:date="2026-06-08T15:34:00Z" w16du:dateUtc="2026-06-08T07:34:00Z">
                <m:rPr>
                  <m:sty m:val="bi"/>
                </m:rPr>
                <m:t>m</m:t>
              </w:ins>
            </m:r>
          </m:e>
        </m:acc>
        <m:r>
          <w:del w:id="322" w:author="Hongliang Dang" w:date="2026-06-08T15:34:00Z" w16du:dateUtc="2026-06-08T07:34:00Z">
            <m:rPr>
              <m:sty m:val="bi"/>
            </m:rPr>
            <m:t>m</m:t>
          </w:del>
        </m:r>
        <m:r>
          <m:rPr>
            <m:sty m:val="p"/>
          </m:rPr>
          <m:t>(</m:t>
        </m:r>
        <m:r>
          <m:rPr>
            <m:sty m:val="bi"/>
          </m:rPr>
          <m:t>ρ</m:t>
        </m:r>
        <m:r>
          <m:rPr>
            <m:sty m:val="p"/>
          </m:rPr>
          <m:t>)=</m:t>
        </m:r>
        <m:f>
          <m:fPr>
            <m:ctrlPr/>
          </m:fPr>
          <m:num>
            <m:r>
              <m:t>3</m:t>
            </m:r>
            <m:sSub>
              <m:sSubPr>
                <m:ctrlPr>
                  <w:rPr>
                    <w:i/>
                  </w:rPr>
                </m:ctrlPr>
              </m:sSubPr>
              <m:e>
                <m:r>
                  <m:rPr>
                    <m:sty m:val="bi"/>
                  </m:rPr>
                  <m:t>(</m:t>
                </m:r>
                <m:r>
                  <w:ins w:id="323" w:author="Hongliang Dang" w:date="2026-06-08T15:34:00Z" w16du:dateUtc="2026-06-08T07:34:00Z">
                    <m:rPr>
                      <m:sty m:val="bi"/>
                    </m:rPr>
                    <m:t>m</m:t>
                  </w:ins>
                </m:r>
                <m:r>
                  <w:del w:id="324" w:author="Hongliang Dang" w:date="2026-06-08T15:34:00Z" w16du:dateUtc="2026-06-08T07:34:00Z">
                    <m:rPr>
                      <m:sty m:val="bi"/>
                    </m:rPr>
                    <m:t>M</m:t>
                  </w:del>
                </m:r>
              </m:e>
              <m:sub>
                <m:r>
                  <m:t>0</m:t>
                </m:r>
              </m:sub>
            </m:sSub>
            <m:r>
              <m:t>+</m:t>
            </m:r>
            <m:sSub>
              <m:sSubPr>
                <m:ctrlPr>
                  <w:rPr>
                    <w:b/>
                    <w:bCs/>
                    <w:i/>
                  </w:rPr>
                </m:ctrlPr>
              </m:sSubPr>
              <m:e>
                <m:r>
                  <w:ins w:id="325" w:author="Hongliang Dang" w:date="2026-06-08T15:34:00Z" w16du:dateUtc="2026-06-08T07:34:00Z">
                    <m:rPr>
                      <m:sty m:val="bi"/>
                    </m:rPr>
                    <m:t>p</m:t>
                  </w:ins>
                </m:r>
                <m:r>
                  <w:del w:id="326" w:author="Hongliang Dang" w:date="2026-06-08T15:34:00Z" w16du:dateUtc="2026-06-08T07:34:00Z">
                    <m:rPr>
                      <m:sty m:val="bi"/>
                    </m:rPr>
                    <m:t>P</m:t>
                  </w:del>
                </m:r>
              </m:e>
              <m:sub>
                <m:r>
                  <m:rPr>
                    <m:sty m:val="bi"/>
                  </m:rPr>
                  <m:t>0</m:t>
                </m:r>
              </m:sub>
            </m:sSub>
            <m:r>
              <m:t>)</m:t>
            </m:r>
          </m:num>
          <m:den>
            <m:r>
              <m:t>2π</m:t>
            </m:r>
            <m:sSup>
              <m:sSupPr>
                <m:ctrlPr/>
              </m:sSupPr>
              <m:e>
                <m:r>
                  <m:t>a</m:t>
                </m:r>
              </m:e>
              <m:sup>
                <m:r>
                  <m:t>2</m:t>
                </m:r>
              </m:sup>
            </m:sSup>
          </m:den>
        </m:f>
        <m:rad>
          <m:radPr>
            <m:degHide m:val="1"/>
            <m:ctrlPr/>
          </m:radPr>
          <m:deg/>
          <m:e>
            <m:r>
              <m:t>1</m:t>
            </m:r>
            <m:r>
              <m:rPr>
                <m:sty m:val="p"/>
              </m:rPr>
              <m:t>-</m:t>
            </m:r>
            <m:sSup>
              <m:sSupPr>
                <m:ctrlPr/>
              </m:sSupPr>
              <m:e>
                <m:d>
                  <m:dPr>
                    <m:ctrlPr/>
                  </m:dPr>
                  <m:e>
                    <m:f>
                      <m:fPr>
                        <m:ctrlPr>
                          <w:rPr>
                            <w:b/>
                            <w:bCs/>
                          </w:rPr>
                        </m:ctrlPr>
                      </m:fPr>
                      <m:num>
                        <m:r>
                          <m:rPr>
                            <m:sty m:val="bi"/>
                          </m:rPr>
                          <m:t>ρ</m:t>
                        </m:r>
                      </m:num>
                      <m:den>
                        <m:r>
                          <m:t>a</m:t>
                        </m:r>
                      </m:den>
                    </m:f>
                  </m:e>
                </m:d>
              </m:e>
              <m:sup>
                <m:r>
                  <m:t>2</m:t>
                </m:r>
              </m:sup>
            </m:sSup>
          </m:e>
        </m:rad>
        <m:r>
          <m:t> </m:t>
        </m:r>
        <m:r>
          <m:rPr>
            <m:sty m:val="p"/>
          </m:rPr>
          <m:t>,</m:t>
        </m:r>
        <m:r>
          <m:t> </m:t>
        </m:r>
        <m:r>
          <m:rPr>
            <m:sty m:val="bi"/>
          </m:rPr>
          <m:t>ρ</m:t>
        </m:r>
        <m:r>
          <m:rPr>
            <m:sty m:val="p"/>
          </m:rPr>
          <m:t>≤</m:t>
        </m:r>
        <m:r>
          <m:t>a </m:t>
        </m:r>
        <m:r>
          <m:rPr>
            <m:sty m:val="p"/>
          </m:rPr>
          <m:t>,</m:t>
        </m:r>
      </m:oMath>
      <w:r>
        <w:tab/>
      </w:r>
    </w:p>
    <w:p w14:paraId="3F9FD0B4" w14:textId="3C1AA29E" w:rsidR="00A84BDD" w:rsidRPr="00F95833" w:rsidRDefault="00A84BDD" w:rsidP="00873AA1">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52</w:t>
      </w:r>
      <w:r>
        <w:fldChar w:fldCharType="end"/>
      </w:r>
      <w:r>
        <w:rPr>
          <w:rFonts w:hint="eastAsia"/>
        </w:rPr>
        <w:t>)</w:t>
      </w:r>
    </w:p>
    <w:p w14:paraId="711657D6" w14:textId="77777777" w:rsidR="00A84BDD" w:rsidRPr="00F95833" w:rsidRDefault="00A84BDD" w:rsidP="00834490">
      <w:pPr>
        <w:ind w:firstLine="480"/>
      </w:pPr>
      <w:r w:rsidRPr="00F95833">
        <w:rPr>
          <w:rFonts w:hint="eastAsia"/>
        </w:rPr>
        <w:t>该分布的角谱（二维</w:t>
      </w:r>
      <w:r w:rsidRPr="00F95833">
        <w:t xml:space="preserve"> Fourier </w:t>
      </w:r>
      <w:r w:rsidRPr="00F95833">
        <w:rPr>
          <w:rFonts w:hint="eastAsia"/>
        </w:rPr>
        <w:t>变换）为</w:t>
      </w:r>
    </w:p>
    <w:p w14:paraId="0134B3C4" w14:textId="444C9D61" w:rsidR="00A84BDD" w:rsidRPr="00F95833" w:rsidRDefault="00A84BDD" w:rsidP="003F387D">
      <w:pPr>
        <w:pStyle w:val="af2"/>
        <w:ind w:firstLine="480"/>
        <w:rPr>
          <w:i/>
          <w:iCs/>
          <w:vanish/>
          <w:specVanish/>
        </w:rPr>
      </w:pPr>
      <w:r>
        <w:rPr>
          <w:rFonts w:ascii="Times New Roman" w:hAnsi="Times New Roman"/>
        </w:rPr>
        <w:tab/>
      </w:r>
      <m:oMath>
        <m:acc>
          <m:accPr>
            <m:chr m:val="̃"/>
            <m:ctrlPr>
              <w:rPr>
                <w:i/>
                <w:iCs/>
              </w:rPr>
            </m:ctrlPr>
          </m:accPr>
          <m:e>
            <m:r>
              <m:rPr>
                <m:sty m:val="bi"/>
              </m:rPr>
              <m:t>m</m:t>
            </m:r>
          </m:e>
        </m:acc>
        <m:r>
          <m:rPr>
            <m:sty m:val="p"/>
          </m:rPr>
          <m:t>(</m:t>
        </m:r>
        <m:sSub>
          <m:sSubPr>
            <m:ctrlPr/>
          </m:sSubPr>
          <m:e>
            <m:r>
              <m:rPr>
                <m:sty m:val="bi"/>
              </m:rPr>
              <m:t>k</m:t>
            </m:r>
          </m:e>
          <m:sub>
            <m:r>
              <m:rPr>
                <m:sty m:val="p"/>
              </m:rPr>
              <m:t>⟂</m:t>
            </m:r>
          </m:sub>
        </m:sSub>
        <m:r>
          <m:rPr>
            <m:sty m:val="p"/>
          </m:rPr>
          <m:t>)=∫</m:t>
        </m:r>
        <m:sSup>
          <m:sSupPr>
            <m:ctrlPr/>
          </m:sSupPr>
          <m:e>
            <m:r>
              <m:t>d</m:t>
            </m:r>
          </m:e>
          <m:sup>
            <m:r>
              <m:t>2</m:t>
            </m:r>
          </m:sup>
        </m:sSup>
        <m:r>
          <m:t>ρ </m:t>
        </m:r>
        <m:r>
          <m:rPr>
            <m:sty m:val="bi"/>
          </m:rPr>
          <m:t>m</m:t>
        </m:r>
        <m:r>
          <m:rPr>
            <m:sty m:val="p"/>
          </m:rPr>
          <m:t>(</m:t>
        </m:r>
        <m:r>
          <m:rPr>
            <m:sty m:val="bi"/>
          </m:rPr>
          <m:t>ρ</m:t>
        </m:r>
        <m:r>
          <m:rPr>
            <m:sty m:val="p"/>
          </m:rPr>
          <m:t>)</m:t>
        </m:r>
        <m:r>
          <m:t> </m:t>
        </m:r>
        <m:sSup>
          <m:sSupPr>
            <m:ctrlPr/>
          </m:sSupPr>
          <m:e>
            <m:r>
              <m:t>e</m:t>
            </m:r>
          </m:e>
          <m:sup>
            <m:r>
              <m:rPr>
                <m:sty m:val="p"/>
              </m:rPr>
              <m:t>-</m:t>
            </m:r>
            <m:r>
              <m:t>i</m:t>
            </m:r>
            <m:sSub>
              <m:sSubPr>
                <m:ctrlPr/>
              </m:sSubPr>
              <m:e>
                <m:r>
                  <m:rPr>
                    <m:sty m:val="bi"/>
                  </m:rPr>
                  <m:t>k</m:t>
                </m:r>
              </m:e>
              <m:sub>
                <m:r>
                  <m:rPr>
                    <m:sty m:val="p"/>
                  </m:rPr>
                  <m:t>⟂</m:t>
                </m:r>
              </m:sub>
            </m:sSub>
            <m:r>
              <m:rPr>
                <m:sty m:val="p"/>
              </m:rPr>
              <m:t>⋅</m:t>
            </m:r>
            <m:r>
              <m:rPr>
                <m:sty m:val="bi"/>
              </m:rPr>
              <m:t>ρ</m:t>
            </m:r>
          </m:sup>
        </m:sSup>
        <m:r>
          <m:t> </m:t>
        </m:r>
        <m:r>
          <m:rPr>
            <m:sty m:val="p"/>
          </m:rPr>
          <m:t>.</m:t>
        </m:r>
      </m:oMath>
      <w:r>
        <w:tab/>
      </w:r>
    </w:p>
    <w:p w14:paraId="5DE125F7" w14:textId="70AABCD0" w:rsidR="00A84BDD" w:rsidRPr="003F387D" w:rsidRDefault="00A84BDD" w:rsidP="003F387D">
      <w:pPr>
        <w:ind w:firstLine="480"/>
      </w:pPr>
      <w:r w:rsidRPr="003F387D">
        <w:rPr>
          <w:rFonts w:hint="eastAsia"/>
        </w:rPr>
        <w:t>(</w:t>
      </w:r>
      <w:r w:rsidRPr="003F387D">
        <w:fldChar w:fldCharType="begin"/>
      </w:r>
      <w:r w:rsidRPr="003F387D">
        <w:instrText xml:space="preserve"> </w:instrText>
      </w:r>
      <w:r w:rsidRPr="003F387D">
        <w:rPr>
          <w:rFonts w:hint="eastAsia"/>
        </w:rPr>
        <w:instrText xml:space="preserve">SEQ </w:instrText>
      </w:r>
      <w:r w:rsidRPr="003F387D">
        <w:rPr>
          <w:rFonts w:hint="eastAsia"/>
        </w:rPr>
        <w:instrText>公式</w:instrText>
      </w:r>
      <w:r w:rsidRPr="003F387D">
        <w:rPr>
          <w:rFonts w:hint="eastAsia"/>
        </w:rPr>
        <w:instrText xml:space="preserve"> \* ARABIC</w:instrText>
      </w:r>
      <w:r w:rsidRPr="003F387D">
        <w:instrText xml:space="preserve"> </w:instrText>
      </w:r>
      <w:r w:rsidRPr="003F387D">
        <w:fldChar w:fldCharType="separate"/>
      </w:r>
      <w:r w:rsidR="00D4412F">
        <w:rPr>
          <w:noProof/>
        </w:rPr>
        <w:t>53</w:t>
      </w:r>
      <w:r w:rsidRPr="003F387D">
        <w:fldChar w:fldCharType="end"/>
      </w:r>
      <w:r w:rsidRPr="003F387D">
        <w:rPr>
          <w:rFonts w:hint="eastAsia"/>
        </w:rPr>
        <w:t>)</w:t>
      </w:r>
    </w:p>
    <w:p w14:paraId="217A64AD" w14:textId="77777777" w:rsidR="00A84BDD" w:rsidRPr="00F95833" w:rsidRDefault="00A84BDD" w:rsidP="00834490">
      <w:pPr>
        <w:ind w:firstLine="480"/>
      </w:pPr>
      <w:r w:rsidRPr="00F95833">
        <w:rPr>
          <w:rFonts w:hint="eastAsia"/>
        </w:rPr>
        <w:t>转化为极坐标</w:t>
      </w:r>
      <w:r w:rsidRPr="00F95833">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ϕ</m:t>
        </m:r>
        <m:r>
          <m:rPr>
            <m:sty m:val="p"/>
          </m:rPr>
          <w:rPr>
            <w:rFonts w:ascii="Cambria Math" w:hAnsi="Cambria Math"/>
          </w:rPr>
          <m:t>)</m:t>
        </m:r>
      </m:oMath>
      <w:r w:rsidRPr="00F95833">
        <w:t xml:space="preserve"> </w:t>
      </w:r>
      <w:r w:rsidRPr="00F95833">
        <w:rPr>
          <w:rFonts w:hint="eastAsia"/>
        </w:rPr>
        <w:t>并利用方位角对称性</w:t>
      </w:r>
      <w:r>
        <w:rPr>
          <w:rFonts w:hint="eastAsia"/>
        </w:rPr>
        <w:t>和零阶贝塞尔函数的定义</w:t>
      </w:r>
      <m:oMath>
        <m:nary>
          <m:naryPr>
            <m:limLoc m:val="subSup"/>
            <m:ctrlPr>
              <w:rPr>
                <w:rFonts w:ascii="Cambria Math" w:hAnsi="Cambria Math"/>
              </w:rPr>
            </m:ctrlPr>
          </m:naryPr>
          <m:sub>
            <m:r>
              <w:rPr>
                <w:rFonts w:ascii="Cambria Math" w:hAnsi="Cambria Math"/>
              </w:rPr>
              <m:t>0</m:t>
            </m:r>
          </m:sub>
          <m:sup>
            <m:r>
              <w:rPr>
                <w:rFonts w:ascii="Cambria Math" w:hAnsi="Cambria Math"/>
              </w:rPr>
              <m:t>2π</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ρ</m:t>
                </m:r>
                <m:r>
                  <m:rPr>
                    <m:sty m:val="p"/>
                  </m:rPr>
                  <w:rPr>
                    <w:rFonts w:ascii="Cambria Math" w:hAnsi="Cambria Math"/>
                  </w:rPr>
                  <m:t>cos</m:t>
                </m:r>
                <m:r>
                  <w:rPr>
                    <w:rFonts w:ascii="Cambria Math" w:hAnsi="Cambria Math"/>
                  </w:rPr>
                  <m:t>ϕ</m:t>
                </m:r>
              </m:sup>
            </m:sSup>
          </m:e>
        </m:nary>
        <m:r>
          <w:rPr>
            <w:rFonts w:ascii="Cambria Math" w:hAnsi="Cambria Math"/>
          </w:rPr>
          <m:t>dϕ</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ρ</m:t>
        </m:r>
        <m:r>
          <m:rPr>
            <m:sty m:val="p"/>
          </m:rPr>
          <w:rPr>
            <w:rFonts w:ascii="Cambria Math" w:hAnsi="Cambria Math"/>
          </w:rPr>
          <m:t>)</m:t>
        </m:r>
      </m:oMath>
      <w:r>
        <w:rPr>
          <w:rFonts w:hint="eastAsia"/>
        </w:rPr>
        <w:t>可得</w:t>
      </w:r>
      <w:r w:rsidRPr="00F95833">
        <w:rPr>
          <w:rFonts w:hint="eastAsia"/>
        </w:rPr>
        <w:t>：</w:t>
      </w:r>
    </w:p>
    <w:p w14:paraId="6F750E05" w14:textId="6D8D41EB"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m:t>
        </m:r>
        <m:r>
          <m:t>2π</m:t>
        </m:r>
        <m:nary>
          <m:naryPr>
            <m:limLoc m:val="subSup"/>
            <m:ctrlPr/>
          </m:naryPr>
          <m:sub>
            <m:r>
              <m:t>0</m:t>
            </m:r>
          </m:sub>
          <m:sup>
            <m:r>
              <m:t>a</m:t>
            </m:r>
          </m:sup>
          <m:e>
            <m:r>
              <m:t>ρ</m:t>
            </m:r>
          </m:e>
        </m:nary>
        <m:r>
          <m:t> dρ </m:t>
        </m:r>
        <m:f>
          <m:fPr>
            <m:ctrlPr/>
          </m:fPr>
          <m:num>
            <m:r>
              <m:t>3</m:t>
            </m:r>
            <m:sSub>
              <m:sSubPr>
                <m:ctrlPr>
                  <w:rPr>
                    <w:i/>
                  </w:rPr>
                </m:ctrlPr>
              </m:sSubPr>
              <m:e>
                <m:r>
                  <m:rPr>
                    <m:sty m:val="bi"/>
                  </m:rPr>
                  <m:t>(</m:t>
                </m:r>
                <m:r>
                  <w:ins w:id="327" w:author="Hongliang Dang" w:date="2026-06-08T15:34:00Z" w16du:dateUtc="2026-06-08T07:34:00Z">
                    <m:rPr>
                      <m:sty m:val="bi"/>
                    </m:rPr>
                    <m:t>m</m:t>
                  </w:ins>
                </m:r>
                <m:r>
                  <w:del w:id="328" w:author="Hongliang Dang" w:date="2026-06-08T15:34:00Z" w16du:dateUtc="2026-06-08T07:34:00Z">
                    <m:rPr>
                      <m:sty m:val="bi"/>
                    </m:rPr>
                    <m:t>M</m:t>
                  </w:del>
                </m:r>
              </m:e>
              <m:sub>
                <m:r>
                  <m:t>0</m:t>
                </m:r>
              </m:sub>
            </m:sSub>
            <m:r>
              <m:t>+</m:t>
            </m:r>
            <m:sSub>
              <m:sSubPr>
                <m:ctrlPr>
                  <w:rPr>
                    <w:b/>
                    <w:bCs/>
                    <w:i/>
                  </w:rPr>
                </m:ctrlPr>
              </m:sSubPr>
              <m:e>
                <m:r>
                  <w:ins w:id="329" w:author="Hongliang Dang" w:date="2026-06-08T15:34:00Z" w16du:dateUtc="2026-06-08T07:34:00Z">
                    <m:rPr>
                      <m:sty m:val="bi"/>
                    </m:rPr>
                    <m:t>p</m:t>
                  </w:ins>
                </m:r>
                <m:r>
                  <w:del w:id="330" w:author="Hongliang Dang" w:date="2026-06-08T15:34:00Z" w16du:dateUtc="2026-06-08T07:34:00Z">
                    <m:rPr>
                      <m:sty m:val="bi"/>
                    </m:rPr>
                    <m:t>P</m:t>
                  </w:del>
                </m:r>
              </m:e>
              <m:sub>
                <m:r>
                  <m:rPr>
                    <m:sty m:val="bi"/>
                  </m:rPr>
                  <m:t>0</m:t>
                </m:r>
              </m:sub>
            </m:sSub>
            <m:r>
              <m:t>)</m:t>
            </m:r>
          </m:num>
          <m:den>
            <m:r>
              <m:t>2π</m:t>
            </m:r>
            <m:sSup>
              <m:sSupPr>
                <m:ctrlPr/>
              </m:sSupPr>
              <m:e>
                <m:r>
                  <m:t>a</m:t>
                </m:r>
              </m:e>
              <m:sup>
                <m:r>
                  <m:t>2</m:t>
                </m:r>
              </m:sup>
            </m:sSup>
          </m:den>
        </m:f>
        <m:rad>
          <m:radPr>
            <m:degHide m:val="1"/>
            <m:ctrlPr/>
          </m:radPr>
          <m:deg/>
          <m:e>
            <m:r>
              <m:t>1</m:t>
            </m:r>
            <m:r>
              <m:rPr>
                <m:sty m:val="p"/>
              </m:rPr>
              <m:t>-</m:t>
            </m:r>
            <m:f>
              <m:fPr>
                <m:ctrlPr/>
              </m:fPr>
              <m:num>
                <m:sSup>
                  <m:sSupPr>
                    <m:ctrlPr/>
                  </m:sSupPr>
                  <m:e>
                    <m:r>
                      <m:t>ρ</m:t>
                    </m:r>
                  </m:e>
                  <m:sup>
                    <m:r>
                      <m:t>2</m:t>
                    </m:r>
                  </m:sup>
                </m:sSup>
              </m:num>
              <m:den>
                <m:sSup>
                  <m:sSupPr>
                    <m:ctrlPr/>
                  </m:sSupPr>
                  <m:e>
                    <m:r>
                      <m:t>a</m:t>
                    </m:r>
                  </m:e>
                  <m:sup>
                    <m:r>
                      <m:t>2</m:t>
                    </m:r>
                  </m:sup>
                </m:sSup>
              </m:den>
            </m:f>
          </m:e>
        </m:rad>
        <m:r>
          <m:t> </m:t>
        </m:r>
        <m:sSub>
          <m:sSubPr>
            <m:ctrlPr/>
          </m:sSubPr>
          <m:e>
            <m:r>
              <m:t>J</m:t>
            </m:r>
          </m:e>
          <m:sub>
            <m:r>
              <m:t>0</m:t>
            </m:r>
          </m:sub>
        </m:sSub>
        <m:r>
          <m:rPr>
            <m:sty m:val="p"/>
          </m:rPr>
          <m:t>(</m:t>
        </m:r>
        <m:sSub>
          <m:sSubPr>
            <m:ctrlPr/>
          </m:sSubPr>
          <m:e>
            <m:r>
              <m:t>k</m:t>
            </m:r>
          </m:e>
          <m:sub>
            <m:r>
              <m:rPr>
                <m:sty m:val="p"/>
              </m:rPr>
              <m:t>⟂</m:t>
            </m:r>
          </m:sub>
        </m:sSub>
        <m:r>
          <m:t>ρ</m:t>
        </m:r>
        <m:r>
          <m:rPr>
            <m:sty m:val="p"/>
          </m:rPr>
          <m:t>)</m:t>
        </m:r>
        <m:r>
          <m:t> </m:t>
        </m:r>
        <m:r>
          <m:rPr>
            <m:sty m:val="p"/>
          </m:rPr>
          <m:t>.</m:t>
        </m:r>
      </m:oMath>
      <w:r>
        <w:tab/>
      </w:r>
    </w:p>
    <w:p w14:paraId="78A7D976" w14:textId="7EF62938"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54</w:t>
      </w:r>
      <w:r>
        <w:fldChar w:fldCharType="end"/>
      </w:r>
      <w:r>
        <w:rPr>
          <w:rFonts w:hint="eastAsia"/>
        </w:rPr>
        <w:t>)</w:t>
      </w:r>
    </w:p>
    <w:p w14:paraId="5A4E899D" w14:textId="77777777" w:rsidR="00A84BDD" w:rsidRPr="00F95833" w:rsidRDefault="00A84BDD" w:rsidP="00834490">
      <w:pPr>
        <w:ind w:firstLine="480"/>
      </w:pPr>
      <w:r w:rsidRPr="00F95833">
        <w:rPr>
          <w:rFonts w:hint="eastAsia"/>
        </w:rPr>
        <w:lastRenderedPageBreak/>
        <w:t>令</w:t>
      </w:r>
      <w:r w:rsidRPr="00F95833">
        <w:t xml:space="preserve"> </w:t>
      </w:r>
      <m:oMath>
        <m:r>
          <w:rPr>
            <w:rFonts w:ascii="Cambria Math" w:hAnsi="Cambria Math"/>
          </w:rPr>
          <m:t>u</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a</m:t>
        </m:r>
      </m:oMath>
      <w:r w:rsidRPr="00F95833">
        <w:rPr>
          <w:rFonts w:hint="eastAsia"/>
        </w:rPr>
        <w:t>：</w:t>
      </w:r>
    </w:p>
    <w:p w14:paraId="12022EB8" w14:textId="13C37F1E"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)=3</m:t>
        </m:r>
        <m:sSub>
          <m:sSubPr>
            <m:ctrlPr>
              <w:rPr>
                <w:i/>
              </w:rPr>
            </m:ctrlPr>
          </m:sSubPr>
          <m:e>
            <m:r>
              <m:rPr>
                <m:sty m:val="bi"/>
              </m:rPr>
              <m:t>(</m:t>
            </m:r>
            <m:r>
              <w:ins w:id="331" w:author="Hongliang Dang" w:date="2026-06-08T15:34:00Z" w16du:dateUtc="2026-06-08T07:34:00Z">
                <m:rPr>
                  <m:sty m:val="bi"/>
                </m:rPr>
                <m:t>m</m:t>
              </w:ins>
            </m:r>
            <m:r>
              <w:del w:id="332" w:author="Hongliang Dang" w:date="2026-06-08T15:34:00Z" w16du:dateUtc="2026-06-08T07:34:00Z">
                <m:rPr>
                  <m:sty m:val="bi"/>
                </m:rPr>
                <m:t>M</m:t>
              </w:del>
            </m:r>
          </m:e>
          <m:sub>
            <m:r>
              <m:t>0</m:t>
            </m:r>
          </m:sub>
        </m:sSub>
        <m:r>
          <m:t>+</m:t>
        </m:r>
        <m:sSub>
          <m:sSubPr>
            <m:ctrlPr>
              <w:rPr>
                <w:b/>
                <w:bCs/>
                <w:i/>
              </w:rPr>
            </m:ctrlPr>
          </m:sSubPr>
          <m:e>
            <m:r>
              <w:ins w:id="333" w:author="Hongliang Dang" w:date="2026-06-08T15:34:00Z" w16du:dateUtc="2026-06-08T07:34:00Z">
                <m:rPr>
                  <m:sty m:val="bi"/>
                </m:rPr>
                <m:t>p</m:t>
              </w:ins>
            </m:r>
            <m:r>
              <w:del w:id="334" w:author="Hongliang Dang" w:date="2026-06-08T15:34:00Z" w16du:dateUtc="2026-06-08T07:34:00Z">
                <m:rPr>
                  <m:sty m:val="bi"/>
                </m:rPr>
                <m:t>P</m:t>
              </w:del>
            </m:r>
          </m:e>
          <m:sub>
            <m:r>
              <m:rPr>
                <m:sty m:val="bi"/>
              </m:rPr>
              <m:t>0</m:t>
            </m:r>
          </m:sub>
        </m:sSub>
        <m:r>
          <m:t>)</m:t>
        </m:r>
        <m:nary>
          <m:naryPr>
            <m:limLoc m:val="subSup"/>
            <m:ctrlPr/>
          </m:naryPr>
          <m:sub>
            <m:r>
              <m:rPr>
                <m:sty m:val="p"/>
              </m:rPr>
              <m:t>0</m:t>
            </m:r>
          </m:sub>
          <m:sup>
            <m:r>
              <m:rPr>
                <m:sty m:val="p"/>
              </m:rPr>
              <m:t>1</m:t>
            </m:r>
          </m:sup>
          <m:e>
            <m:r>
              <m:t>u</m:t>
            </m:r>
          </m:e>
        </m:nary>
        <m:r>
          <m:rPr>
            <m:sty m:val="p"/>
          </m:rPr>
          <m:t> </m:t>
        </m:r>
        <m:r>
          <m:t>du</m:t>
        </m:r>
        <m:r>
          <m:rPr>
            <m:sty m:val="p"/>
          </m:rPr>
          <m:t> </m:t>
        </m:r>
        <m:rad>
          <m:radPr>
            <m:degHide m:val="1"/>
            <m:ctrlPr/>
          </m:radPr>
          <m:deg/>
          <m:e>
            <m:r>
              <m:rPr>
                <m:sty m:val="p"/>
              </m:rPr>
              <m:t>1-</m:t>
            </m:r>
            <m:sSup>
              <m:sSupPr>
                <m:ctrlPr/>
              </m:sSupPr>
              <m:e>
                <m:r>
                  <m:t>u</m:t>
                </m:r>
              </m:e>
              <m:sup>
                <m:r>
                  <m:rPr>
                    <m:sty m:val="p"/>
                  </m:rPr>
                  <m:t>2</m:t>
                </m:r>
              </m:sup>
            </m:sSup>
          </m:e>
        </m:rad>
        <m:r>
          <m:rPr>
            <m:sty m:val="p"/>
          </m:rPr>
          <m:t> </m:t>
        </m:r>
        <m:sSub>
          <m:sSubPr>
            <m:ctrlPr/>
          </m:sSubPr>
          <m:e>
            <m:r>
              <m:t>J</m:t>
            </m:r>
          </m:e>
          <m:sub>
            <m:r>
              <m:rPr>
                <m:sty m:val="p"/>
              </m:rPr>
              <m:t>0</m:t>
            </m:r>
          </m:sub>
        </m:sSub>
        <m:r>
          <m:rPr>
            <m:sty m:val="p"/>
          </m:rPr>
          <m:t>(</m:t>
        </m:r>
        <m:sSub>
          <m:sSubPr>
            <m:ctrlPr/>
          </m:sSubPr>
          <m:e>
            <m:r>
              <m:t>k</m:t>
            </m:r>
          </m:e>
          <m:sub>
            <m:r>
              <m:rPr>
                <m:sty m:val="p"/>
              </m:rPr>
              <m:t>⟂</m:t>
            </m:r>
          </m:sub>
        </m:sSub>
        <m:r>
          <m:t>a</m:t>
        </m:r>
        <m:r>
          <m:rPr>
            <m:sty m:val="p"/>
          </m:rPr>
          <m:t> </m:t>
        </m:r>
        <m:r>
          <m:t>u</m:t>
        </m:r>
        <m:r>
          <m:rPr>
            <m:sty m:val="p"/>
          </m:rPr>
          <m:t>) .</m:t>
        </m:r>
      </m:oMath>
      <w:r>
        <w:tab/>
      </w:r>
    </w:p>
    <w:p w14:paraId="78C704C9" w14:textId="59B80404"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55</w:t>
      </w:r>
      <w:r>
        <w:fldChar w:fldCharType="end"/>
      </w:r>
      <w:r>
        <w:rPr>
          <w:rFonts w:hint="eastAsia"/>
        </w:rPr>
        <w:t>)</w:t>
      </w:r>
    </w:p>
    <w:p w14:paraId="060F78DA" w14:textId="77777777" w:rsidR="00A84BDD" w:rsidRPr="00F95833" w:rsidRDefault="00A84BDD" w:rsidP="00834490">
      <w:pPr>
        <w:ind w:firstLine="480"/>
      </w:pPr>
      <w:r w:rsidRPr="00F95833">
        <w:rPr>
          <w:rFonts w:hint="eastAsia"/>
        </w:rPr>
        <w:t>此积分由</w:t>
      </w:r>
      <w:r w:rsidRPr="00F95833">
        <w:t xml:space="preserve"> Sonine </w:t>
      </w:r>
      <w:r w:rsidRPr="00F95833">
        <w:rPr>
          <w:rFonts w:hint="eastAsia"/>
        </w:rPr>
        <w:t>有限积分给出</w:t>
      </w:r>
      <w:r>
        <w:fldChar w:fldCharType="begin"/>
      </w:r>
      <w:r>
        <w:instrText xml:space="preserve"> ADDIN ZOTERO_ITEM CSL_CITATION {"citationID":"HZO7JMf6","properties":{"formattedCitation":"\\uc0\\u160{}[10]","plainCitation":" [10]","noteIndex":0},"citationItems":[{"id":445,"uris":["http://zotero.org/users/local/hXtfpdnr/items/K9UE7EDZ"],"itemData":{"id":445,"type":"book","citation-key":"watsonTreatiseTheoryBessel1995","collection-title":"Cambridge Mathematical Library","ISBN":"978-0-521-48391-9","language":"en","publisher":"Cambridge University Press","title":"A treatise on the theory of bessel functions","URL":"https://books.google.co.jp/books?id=Mlk3FrNoEVoC","author":[{"family":"Watson","given":"G.N."}],"issued":{"date-parts":[["1995"]]}}}],"schema":"https://github.com/citation-style-language/schema/raw/master/csl-citation.json"} </w:instrText>
      </w:r>
      <w:r>
        <w:fldChar w:fldCharType="separate"/>
      </w:r>
      <w:r w:rsidRPr="00684956">
        <w:rPr>
          <w:rFonts w:cs="Times New Roman"/>
        </w:rPr>
        <w:t> [10]</w:t>
      </w:r>
      <w:r>
        <w:fldChar w:fldCharType="end"/>
      </w:r>
      <w:r w:rsidRPr="00F95833">
        <w:rPr>
          <w:rFonts w:hint="eastAsia"/>
        </w:rPr>
        <w:t>：</w:t>
      </w:r>
    </w:p>
    <w:p w14:paraId="1A9BF0FB" w14:textId="77777777" w:rsidR="00A84BDD" w:rsidRPr="00F95833" w:rsidRDefault="00A84BDD" w:rsidP="003F387D">
      <w:pPr>
        <w:pStyle w:val="af2"/>
        <w:ind w:firstLine="480"/>
        <w:rPr>
          <w:i/>
          <w:iCs/>
          <w:vanish/>
          <w:specVanish/>
        </w:rPr>
      </w:pPr>
      <w:r>
        <w:rPr>
          <w:rFonts w:ascii="Times New Roman" w:hAnsi="Times New Roman"/>
        </w:rPr>
        <w:tab/>
      </w:r>
      <m:oMath>
        <m:nary>
          <m:naryPr>
            <m:limLoc m:val="subSup"/>
            <m:ctrlPr/>
          </m:naryPr>
          <m:sub>
            <m:r>
              <m:rPr>
                <m:sty m:val="p"/>
              </m:rPr>
              <m:t>0</m:t>
            </m:r>
          </m:sub>
          <m:sup>
            <m:r>
              <m:rPr>
                <m:sty m:val="p"/>
              </m:rPr>
              <m:t>1</m:t>
            </m:r>
          </m:sup>
          <m:e>
            <m:r>
              <m:t>u</m:t>
            </m:r>
          </m:e>
        </m:nary>
        <m:r>
          <m:rPr>
            <m:sty m:val="p"/>
          </m:rPr>
          <m:t> </m:t>
        </m:r>
        <m:rad>
          <m:radPr>
            <m:degHide m:val="1"/>
            <m:ctrlPr/>
          </m:radPr>
          <m:deg/>
          <m:e>
            <m:r>
              <m:rPr>
                <m:sty m:val="p"/>
              </m:rPr>
              <m:t>1-</m:t>
            </m:r>
            <m:sSup>
              <m:sSupPr>
                <m:ctrlPr/>
              </m:sSupPr>
              <m:e>
                <m:r>
                  <m:t>u</m:t>
                </m:r>
              </m:e>
              <m:sup>
                <m:r>
                  <m:rPr>
                    <m:sty m:val="p"/>
                  </m:rPr>
                  <m:t>2</m:t>
                </m:r>
              </m:sup>
            </m:sSup>
          </m:e>
        </m:rad>
        <m:r>
          <m:rPr>
            <m:sty m:val="p"/>
          </m:rPr>
          <m:t> </m:t>
        </m:r>
        <m:sSub>
          <m:sSubPr>
            <m:ctrlPr/>
          </m:sSubPr>
          <m:e>
            <m:r>
              <m:t>J</m:t>
            </m:r>
          </m:e>
          <m:sub>
            <m:r>
              <m:rPr>
                <m:sty m:val="p"/>
              </m:rPr>
              <m:t>0</m:t>
            </m:r>
          </m:sub>
        </m:sSub>
        <m:r>
          <m:rPr>
            <m:sty m:val="p"/>
          </m:rPr>
          <m:t>(</m:t>
        </m:r>
        <m:r>
          <m:t>c</m:t>
        </m:r>
        <m:r>
          <m:rPr>
            <m:sty m:val="p"/>
          </m:rPr>
          <m:t> </m:t>
        </m:r>
        <m:r>
          <m:t>u</m:t>
        </m:r>
        <m:r>
          <m:rPr>
            <m:sty m:val="p"/>
          </m:rPr>
          <m:t>) </m:t>
        </m:r>
        <m:r>
          <m:t>du</m:t>
        </m:r>
        <m:r>
          <m:rPr>
            <m:sty m:val="p"/>
          </m:rPr>
          <m:t>=</m:t>
        </m:r>
        <m:f>
          <m:fPr>
            <m:ctrlPr/>
          </m:fPr>
          <m:num>
            <m:sSub>
              <m:sSubPr>
                <m:ctrlPr>
                  <w:rPr>
                    <w:i/>
                  </w:rPr>
                </m:ctrlPr>
              </m:sSubPr>
              <m:e>
                <m:r>
                  <m:t>j</m:t>
                </m:r>
              </m:e>
              <m:sub>
                <m:r>
                  <m:t>1</m:t>
                </m:r>
              </m:sub>
            </m:sSub>
            <m:r>
              <m:rPr>
                <m:sty m:val="p"/>
              </m:rPr>
              <m:t>(</m:t>
            </m:r>
            <m:r>
              <m:t>c</m:t>
            </m:r>
            <m:r>
              <m:rPr>
                <m:sty m:val="p"/>
              </m:rPr>
              <m:t>)</m:t>
            </m:r>
          </m:num>
          <m:den>
            <m:r>
              <m:t>c</m:t>
            </m:r>
          </m:den>
        </m:f>
        <m:r>
          <m:rPr>
            <m:sty m:val="p"/>
          </m:rPr>
          <m:t> ,</m:t>
        </m:r>
      </m:oMath>
      <w:r>
        <w:tab/>
      </w:r>
    </w:p>
    <w:p w14:paraId="6B787FFC" w14:textId="7315BBBB"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56</w:t>
      </w:r>
      <w:r>
        <w:fldChar w:fldCharType="end"/>
      </w:r>
      <w:r>
        <w:rPr>
          <w:rFonts w:hint="eastAsia"/>
        </w:rPr>
        <w:t>)</w:t>
      </w:r>
    </w:p>
    <w:p w14:paraId="08D2C63C" w14:textId="716292E5" w:rsidR="00A84BDD" w:rsidRPr="00F95833" w:rsidRDefault="00A84BDD" w:rsidP="003E7523">
      <w:pPr>
        <w:pStyle w:val="a0"/>
        <w:ind w:firstLine="480"/>
      </w:pPr>
      <w:r w:rsidRPr="00F95833">
        <w:rPr>
          <w:rFonts w:hint="eastAsia"/>
        </w:rPr>
        <w:t>这是一般公式</w:t>
      </w:r>
      <w:r w:rsidRPr="00F95833">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u</m:t>
                </m:r>
              </m:e>
              <m:sup>
                <m:r>
                  <w:rPr>
                    <w:rFonts w:ascii="Cambria Math" w:hAnsi="Cambria Math"/>
                  </w:rPr>
                  <m:t>μ</m:t>
                </m:r>
                <m:r>
                  <m:rPr>
                    <m:sty m:val="p"/>
                  </m:rPr>
                  <w:rPr>
                    <w:rFonts w:ascii="Cambria Math" w:hAnsi="Cambria Math"/>
                  </w:rPr>
                  <m:t>+</m:t>
                </m:r>
                <m:r>
                  <w:rPr>
                    <w:rFonts w:ascii="Cambria Math" w:hAnsi="Cambria Math"/>
                  </w:rPr>
                  <m:t>1</m:t>
                </m:r>
              </m:sup>
            </m:sSup>
          </m:e>
        </m:nary>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ν</m:t>
            </m:r>
          </m:sup>
        </m:sSup>
        <m:sSub>
          <m:sSubPr>
            <m:ctrlPr>
              <w:rPr>
                <w:rFonts w:ascii="Cambria Math" w:hAnsi="Cambria Math"/>
              </w:rPr>
            </m:ctrlPr>
          </m:sSubPr>
          <m:e>
            <m:r>
              <w:rPr>
                <w:rFonts w:ascii="Cambria Math" w:hAnsi="Cambria Math"/>
              </w:rPr>
              <m:t>J</m:t>
            </m:r>
          </m:e>
          <m:sub>
            <m:r>
              <w:rPr>
                <w:rFonts w:ascii="Cambria Math" w:hAnsi="Cambria Math"/>
              </w:rPr>
              <m:t>μ</m:t>
            </m:r>
          </m:sub>
        </m:sSub>
        <m:r>
          <m:rPr>
            <m:sty m:val="p"/>
          </m:rPr>
          <w:rPr>
            <w:rFonts w:ascii="Cambria Math" w:hAnsi="Cambria Math"/>
          </w:rPr>
          <m:t>(</m:t>
        </m:r>
        <m:r>
          <w:rPr>
            <w:rFonts w:ascii="Cambria Math" w:hAnsi="Cambria Math"/>
          </w:rPr>
          <m:t>cu</m:t>
        </m:r>
        <m:r>
          <m:rPr>
            <m:sty m:val="p"/>
          </m:rPr>
          <w:rPr>
            <w:rFonts w:ascii="Cambria Math" w:hAnsi="Cambria Math"/>
          </w:rPr>
          <m:t>)</m:t>
        </m:r>
        <m:r>
          <w:rPr>
            <w:rFonts w:ascii="Cambria Math" w:hAnsi="Cambria Math"/>
          </w:rPr>
          <m:t> du</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ν</m:t>
            </m:r>
          </m:sup>
        </m:sSup>
        <m:r>
          <m:rPr>
            <m:sty m:val="p"/>
          </m:rPr>
          <w:rPr>
            <w:rFonts w:ascii="Cambria Math" w:hAnsi="Cambria Math"/>
          </w:rPr>
          <m:t>Γ(</m:t>
        </m:r>
        <m:r>
          <w:rPr>
            <w:rFonts w:ascii="Cambria Math" w:hAnsi="Cambria Math"/>
          </w:rPr>
          <m:t>ν+1</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(ν+1)</m:t>
            </m:r>
          </m:sup>
        </m:sSup>
        <m:sSub>
          <m:sSubPr>
            <m:ctrlPr>
              <w:rPr>
                <w:rFonts w:ascii="Cambria Math" w:hAnsi="Cambria Math"/>
              </w:rPr>
            </m:ctrlPr>
          </m:sSubPr>
          <m:e>
            <m:r>
              <w:rPr>
                <w:rFonts w:ascii="Cambria Math" w:hAnsi="Cambria Math"/>
              </w:rPr>
              <m:t>J</m:t>
            </m:r>
          </m:e>
          <m:sub>
            <m:r>
              <w:rPr>
                <w:rFonts w:ascii="Cambria Math" w:hAnsi="Cambria Math"/>
              </w:rPr>
              <m:t>μ+ν+1</m:t>
            </m:r>
          </m:sub>
        </m:sSub>
        <m:r>
          <m:rPr>
            <m:sty m:val="p"/>
          </m:rPr>
          <w:rPr>
            <w:rFonts w:ascii="Cambria Math" w:hAnsi="Cambria Math"/>
          </w:rPr>
          <m:t>(</m:t>
        </m:r>
        <m:r>
          <w:rPr>
            <w:rFonts w:ascii="Cambria Math" w:hAnsi="Cambria Math"/>
          </w:rPr>
          <m:t>c</m:t>
        </m:r>
        <m:r>
          <m:rPr>
            <m:sty m:val="p"/>
          </m:rPr>
          <w:rPr>
            <w:rFonts w:ascii="Cambria Math" w:hAnsi="Cambria Math"/>
          </w:rPr>
          <m:t>)</m:t>
        </m:r>
      </m:oMath>
      <w:r w:rsidRPr="00F95833">
        <w:t xml:space="preserve"> </w:t>
      </w:r>
      <w:r w:rsidRPr="00F95833">
        <w:rPr>
          <w:rFonts w:hint="eastAsia"/>
        </w:rPr>
        <w:t>在</w:t>
      </w:r>
      <w:r w:rsidRPr="00F95833">
        <w:t xml:space="preserve"> </w:t>
      </w:r>
      <m:oMath>
        <m:r>
          <w:rPr>
            <w:rFonts w:ascii="Cambria Math" w:hAnsi="Cambria Math"/>
          </w:rPr>
          <m:t>ν</m:t>
        </m:r>
        <m:r>
          <m:rPr>
            <m:sty m:val="p"/>
          </m:rPr>
          <w:rPr>
            <w:rFonts w:ascii="Cambria Math" w:hAnsi="Cambria Math"/>
          </w:rPr>
          <m:t>=1/2</m:t>
        </m:r>
      </m:oMath>
      <w:r w:rsidRPr="00F95833">
        <w:t>、</w:t>
      </w:r>
      <m:oMath>
        <m:r>
          <w:rPr>
            <w:rFonts w:ascii="Cambria Math" w:hAnsi="Cambria Math"/>
          </w:rPr>
          <m:t>μ</m:t>
        </m:r>
        <m:r>
          <m:rPr>
            <m:sty m:val="p"/>
          </m:rPr>
          <w:rPr>
            <w:rFonts w:ascii="Cambria Math" w:hAnsi="Cambria Math"/>
          </w:rPr>
          <m:t>=</m:t>
        </m:r>
        <m:r>
          <w:rPr>
            <w:rFonts w:ascii="Cambria Math" w:hAnsi="Cambria Math"/>
          </w:rPr>
          <m:t>0</m:t>
        </m:r>
      </m:oMath>
      <w:r w:rsidRPr="00F95833">
        <w:t xml:space="preserve"> </w:t>
      </w:r>
      <w:r w:rsidRPr="00F95833">
        <w:rPr>
          <w:rFonts w:hint="eastAsia"/>
        </w:rPr>
        <w:t>时的特例。</w:t>
      </w:r>
      <w:r>
        <w:rPr>
          <w:rFonts w:hint="eastAsia"/>
        </w:rPr>
        <w:t>根据柱和球贝塞尔函数的转化关系</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m:t>
                </m:r>
              </m:num>
              <m:den>
                <m:r>
                  <w:rPr>
                    <w:rFonts w:ascii="Cambria Math" w:hAnsi="Cambria Math"/>
                  </w:rPr>
                  <m:t>2c</m:t>
                </m:r>
              </m:den>
            </m:f>
          </m:e>
        </m:rad>
        <m:sSub>
          <m:sSubPr>
            <m:ctrlPr>
              <w:rPr>
                <w:rFonts w:ascii="Cambria Math" w:hAnsi="Cambria Math"/>
              </w:rPr>
            </m:ctrlPr>
          </m:sSubPr>
          <m:e>
            <m:r>
              <w:rPr>
                <w:rFonts w:ascii="Cambria Math" w:hAnsi="Cambria Math"/>
              </w:rPr>
              <m:t>J</m:t>
            </m:r>
          </m:e>
          <m:sub>
            <m:r>
              <w:rPr>
                <w:rFonts w:ascii="Cambria Math" w:hAnsi="Cambria Math"/>
              </w:rPr>
              <m:t>3</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oMath>
      <w:ins w:id="335" w:author="Hongliang Dang" w:date="2026-05-29T10:27:00Z" w16du:dateUtc="2026-05-29T02:27:00Z">
        <w:r w:rsidR="00970594">
          <w:rPr>
            <w:rFonts w:hint="eastAsia"/>
          </w:rPr>
          <w:t>且</w:t>
        </w:r>
      </w:ins>
      <m:oMath>
        <m:r>
          <w:ins w:id="336" w:author="Hongliang Dang" w:date="2026-05-29T10:27:00Z" w16du:dateUtc="2026-05-29T02:27:00Z">
            <m:rPr>
              <m:sty m:val="p"/>
            </m:rPr>
            <w:rPr>
              <w:rFonts w:ascii="Cambria Math" w:hAnsi="Cambria Math"/>
            </w:rPr>
            <m:t>Γ(</m:t>
          </w:ins>
        </m:r>
        <m:r>
          <w:ins w:id="337" w:author="Hongliang Dang" w:date="2026-05-29T10:27:00Z" w16du:dateUtc="2026-05-29T02:27:00Z">
            <w:rPr>
              <w:rFonts w:ascii="Cambria Math" w:hAnsi="Cambria Math"/>
            </w:rPr>
            <m:t>3</m:t>
          </w:ins>
        </m:r>
        <m:r>
          <w:ins w:id="338" w:author="Hongliang Dang" w:date="2026-05-29T10:27:00Z" w16du:dateUtc="2026-05-29T02:27:00Z">
            <m:rPr>
              <m:sty m:val="p"/>
            </m:rPr>
            <w:rPr>
              <w:rFonts w:ascii="Cambria Math" w:hAnsi="Cambria Math"/>
            </w:rPr>
            <m:t>/</m:t>
          </w:ins>
        </m:r>
        <m:r>
          <w:ins w:id="339" w:author="Hongliang Dang" w:date="2026-05-29T10:27:00Z" w16du:dateUtc="2026-05-29T02:27:00Z">
            <w:rPr>
              <w:rFonts w:ascii="Cambria Math" w:hAnsi="Cambria Math"/>
            </w:rPr>
            <m:t>2</m:t>
          </w:ins>
        </m:r>
        <m:r>
          <w:ins w:id="340" w:author="Hongliang Dang" w:date="2026-05-29T10:27:00Z" w16du:dateUtc="2026-05-29T02:27:00Z">
            <m:rPr>
              <m:sty m:val="p"/>
            </m:rPr>
            <w:rPr>
              <w:rFonts w:ascii="Cambria Math" w:hAnsi="Cambria Math"/>
            </w:rPr>
            <m:t>)=</m:t>
          </w:ins>
        </m:r>
        <m:rad>
          <m:radPr>
            <m:degHide m:val="1"/>
            <m:ctrlPr>
              <w:ins w:id="341" w:author="Hongliang Dang" w:date="2026-05-29T10:27:00Z" w16du:dateUtc="2026-05-29T02:27:00Z">
                <w:rPr>
                  <w:rFonts w:ascii="Cambria Math" w:hAnsi="Cambria Math"/>
                </w:rPr>
              </w:ins>
            </m:ctrlPr>
          </m:radPr>
          <m:deg/>
          <m:e>
            <m:r>
              <w:ins w:id="342" w:author="Hongliang Dang" w:date="2026-05-29T10:27:00Z" w16du:dateUtc="2026-05-29T02:27:00Z">
                <w:rPr>
                  <w:rFonts w:ascii="Cambria Math" w:hAnsi="Cambria Math"/>
                </w:rPr>
                <m:t>π</m:t>
              </w:ins>
            </m:r>
          </m:e>
        </m:rad>
        <m:r>
          <w:ins w:id="343" w:author="Hongliang Dang" w:date="2026-05-29T10:27:00Z" w16du:dateUtc="2026-05-29T02:27:00Z">
            <m:rPr>
              <m:sty m:val="p"/>
            </m:rPr>
            <w:rPr>
              <w:rFonts w:ascii="Cambria Math" w:hAnsi="Cambria Math"/>
            </w:rPr>
            <m:t>/</m:t>
          </w:ins>
        </m:r>
        <m:r>
          <w:ins w:id="344" w:author="Hongliang Dang" w:date="2026-05-29T10:27:00Z" w16du:dateUtc="2026-05-29T02:27:00Z">
            <w:rPr>
              <w:rFonts w:ascii="Cambria Math" w:hAnsi="Cambria Math"/>
            </w:rPr>
            <m:t>2</m:t>
          </w:ins>
        </m:r>
      </m:oMath>
      <w:r>
        <w:rPr>
          <w:rFonts w:hint="eastAsia"/>
        </w:rPr>
        <w:t>，由此可得：</w:t>
      </w:r>
    </w:p>
    <w:p w14:paraId="190B9DA0" w14:textId="221B7D17"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m:t>
        </m:r>
        <m:r>
          <m:t>3</m:t>
        </m:r>
        <m:sSub>
          <m:sSubPr>
            <m:ctrlPr>
              <w:rPr>
                <w:i/>
              </w:rPr>
            </m:ctrlPr>
          </m:sSubPr>
          <m:e>
            <m:r>
              <m:rPr>
                <m:sty m:val="bi"/>
              </m:rPr>
              <m:t>(</m:t>
            </m:r>
            <m:r>
              <w:ins w:id="345" w:author="Hongliang Dang" w:date="2026-06-08T15:34:00Z" w16du:dateUtc="2026-06-08T07:34:00Z">
                <m:rPr>
                  <m:sty m:val="bi"/>
                </m:rPr>
                <m:t>m</m:t>
              </w:ins>
            </m:r>
            <m:r>
              <w:del w:id="346" w:author="Hongliang Dang" w:date="2026-06-08T15:34:00Z" w16du:dateUtc="2026-06-08T07:34:00Z">
                <m:rPr>
                  <m:sty m:val="bi"/>
                </m:rPr>
                <m:t>M</m:t>
              </w:del>
            </m:r>
          </m:e>
          <m:sub>
            <m:r>
              <m:t>0</m:t>
            </m:r>
          </m:sub>
        </m:sSub>
        <m:r>
          <m:t>+</m:t>
        </m:r>
        <m:sSub>
          <m:sSubPr>
            <m:ctrlPr>
              <w:rPr>
                <w:b/>
                <w:bCs/>
                <w:i/>
              </w:rPr>
            </m:ctrlPr>
          </m:sSubPr>
          <m:e>
            <m:r>
              <w:ins w:id="347" w:author="Hongliang Dang" w:date="2026-06-08T15:34:00Z" w16du:dateUtc="2026-06-08T07:34:00Z">
                <m:rPr>
                  <m:sty m:val="bi"/>
                </m:rPr>
                <m:t>p</m:t>
              </w:ins>
            </m:r>
            <m:r>
              <w:del w:id="348" w:author="Hongliang Dang" w:date="2026-06-08T15:34:00Z" w16du:dateUtc="2026-06-08T07:34:00Z">
                <m:rPr>
                  <m:sty m:val="bi"/>
                </m:rPr>
                <m:t>P</m:t>
              </w:del>
            </m:r>
          </m:e>
          <m:sub>
            <m:r>
              <m:rPr>
                <m:sty m:val="bi"/>
              </m:rPr>
              <m:t>0</m:t>
            </m:r>
          </m:sub>
        </m:sSub>
        <m:r>
          <m:t>) </m:t>
        </m:r>
        <m:f>
          <m:fPr>
            <m:ctrlPr/>
          </m:fPr>
          <m:num>
            <m:sSub>
              <m:sSubPr>
                <m:ctrlPr/>
              </m:sSubPr>
              <m:e>
                <m:r>
                  <m:t>j</m:t>
                </m:r>
              </m:e>
              <m:sub>
                <m:r>
                  <m:t>1</m:t>
                </m:r>
              </m:sub>
            </m:sSub>
            <m:r>
              <m:rPr>
                <m:sty m:val="p"/>
              </m:rPr>
              <m:t>(</m:t>
            </m:r>
            <m:sSub>
              <m:sSubPr>
                <m:ctrlPr/>
              </m:sSubPr>
              <m:e>
                <m:r>
                  <m:t>k</m:t>
                </m:r>
              </m:e>
              <m:sub>
                <m:r>
                  <m:rPr>
                    <m:sty m:val="p"/>
                  </m:rPr>
                  <m:t>⟂</m:t>
                </m:r>
              </m:sub>
            </m:sSub>
            <m:r>
              <m:t>a</m:t>
            </m:r>
            <m:r>
              <m:rPr>
                <m:sty m:val="p"/>
              </m:rPr>
              <m:t>)</m:t>
            </m:r>
          </m:num>
          <m:den>
            <m:sSub>
              <m:sSubPr>
                <m:ctrlPr/>
              </m:sSubPr>
              <m:e>
                <m:r>
                  <m:t>k</m:t>
                </m:r>
              </m:e>
              <m:sub>
                <m:r>
                  <m:rPr>
                    <m:sty m:val="p"/>
                  </m:rPr>
                  <m:t>⟂</m:t>
                </m:r>
              </m:sub>
            </m:sSub>
            <m:r>
              <m:t>a</m:t>
            </m:r>
          </m:den>
        </m:f>
        <m:r>
          <m:t> </m:t>
        </m:r>
        <m:r>
          <m:rPr>
            <m:sty m:val="p"/>
          </m:rPr>
          <m:t>,</m:t>
        </m:r>
      </m:oMath>
      <w:r>
        <w:tab/>
      </w:r>
    </w:p>
    <w:p w14:paraId="6DAAD4F2" w14:textId="6629D13F"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57</w:t>
      </w:r>
      <w:r>
        <w:fldChar w:fldCharType="end"/>
      </w:r>
      <w:r>
        <w:rPr>
          <w:rFonts w:hint="eastAsia"/>
        </w:rPr>
        <w:t>)</w:t>
      </w:r>
    </w:p>
    <w:p w14:paraId="4DB82F3D" w14:textId="77777777" w:rsidR="00A84BDD" w:rsidRPr="00F95833" w:rsidRDefault="00A84BDD" w:rsidP="00834490">
      <w:pPr>
        <w:ind w:firstLine="480"/>
      </w:pPr>
      <w:r w:rsidRPr="00F95833">
        <w:rPr>
          <w:rFonts w:hint="eastAsia"/>
        </w:rPr>
        <w:t>其中</w:t>
      </w:r>
      <w:r w:rsidRPr="00F95833">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oMath>
      <w:r w:rsidRPr="00F95833">
        <w:t xml:space="preserve"> </w:t>
      </w:r>
      <w:r w:rsidRPr="00F95833">
        <w:rPr>
          <w:rFonts w:hint="eastAsia"/>
        </w:rPr>
        <w:t>为第一类</w:t>
      </w:r>
      <w:r>
        <w:rPr>
          <w:rFonts w:hint="eastAsia"/>
        </w:rPr>
        <w:t>球</w:t>
      </w:r>
      <w:r w:rsidRPr="00F95833">
        <w:t xml:space="preserve"> Bessel </w:t>
      </w:r>
      <w:r w:rsidRPr="00F95833">
        <w:rPr>
          <w:rFonts w:hint="eastAsia"/>
        </w:rPr>
        <w:t>函数。</w:t>
      </w:r>
    </w:p>
    <w:p w14:paraId="2DF92395" w14:textId="77777777" w:rsidR="00A84BDD" w:rsidRPr="00F95833" w:rsidRDefault="00A84BDD" w:rsidP="003F387D">
      <w:pPr>
        <w:pStyle w:val="TOC"/>
        <w:ind w:firstLine="301"/>
      </w:pPr>
      <w:bookmarkStart w:id="349" w:name="包含小孔形状的完整结果"/>
      <w:bookmarkEnd w:id="313"/>
      <w:r w:rsidRPr="00F95833">
        <w:rPr>
          <w:rFonts w:hint="eastAsia"/>
        </w:rPr>
        <w:t>包含小孔形状的完整结果</w:t>
      </w:r>
    </w:p>
    <w:p w14:paraId="49D6DE99" w14:textId="77777777" w:rsidR="00A84BDD" w:rsidRPr="00F95833" w:rsidRDefault="00A84BDD" w:rsidP="00834490">
      <w:pPr>
        <w:ind w:firstLine="480"/>
      </w:pPr>
      <w:r w:rsidRPr="00F95833">
        <w:rPr>
          <w:rFonts w:hint="eastAsia"/>
        </w:rPr>
        <w:t>将小孔形状因子纳入相干态振幅，得到修正后的跃迁矩阵元：</w:t>
      </w:r>
    </w:p>
    <w:p w14:paraId="53267AC2" w14:textId="77777777" w:rsidR="00A84BDD" w:rsidRPr="00F95833" w:rsidRDefault="00A84BDD" w:rsidP="003F387D">
      <w:pPr>
        <w:pStyle w:val="af2"/>
        <w:ind w:firstLine="480"/>
        <w:rPr>
          <w:i/>
          <w:iCs/>
          <w:vanish/>
          <w:specVanish/>
        </w:rPr>
      </w:pPr>
      <w:r>
        <w:rPr>
          <w:rFonts w:ascii="Times New Roman" w:hAnsi="Times New Roman"/>
        </w:rPr>
        <w:tab/>
      </w:r>
      <m:oMath>
        <m:sSubSup>
          <m:sSubSupPr>
            <m:ctrlPr/>
          </m:sSubSupPr>
          <m:e>
            <m:r>
              <m:t>V</m:t>
            </m:r>
          </m:e>
          <m:sub>
            <m:sSub>
              <m:sSubPr>
                <m:ctrlPr/>
              </m:sSubPr>
              <m:e>
                <m:r>
                  <m:t>k</m:t>
                </m:r>
              </m:e>
              <m:sub>
                <m:r>
                  <m:rPr>
                    <m:sty m:val="p"/>
                  </m:rPr>
                  <m:t>⟂</m:t>
                </m:r>
              </m:sub>
            </m:sSub>
            <m:r>
              <m:rPr>
                <m:sty m:val="p"/>
              </m:rPr>
              <m:t>,</m:t>
            </m:r>
            <m:r>
              <m:t>λ</m:t>
            </m:r>
          </m:sub>
          <m:sup>
            <m:r>
              <m:rPr>
                <m:sty m:val="p"/>
              </m:rPr>
              <m:t>(hole)</m:t>
            </m:r>
          </m:sup>
        </m:sSubSup>
        <m:r>
          <m:rPr>
            <m:sty m:val="p"/>
          </m:rPr>
          <m:t>=-</m:t>
        </m:r>
        <m:f>
          <m:fPr>
            <m:ctrlPr/>
          </m:fPr>
          <m:num>
            <m:r>
              <m:t>i</m:t>
            </m:r>
          </m:num>
          <m:den>
            <m:r>
              <m:t>2</m:t>
            </m:r>
          </m:den>
        </m:f>
        <m:r>
          <m:t> </m:t>
        </m:r>
        <m:sSub>
          <m:sSubPr>
            <m:ctrlPr/>
          </m:sSubPr>
          <m:e>
            <m:r>
              <m:t>C</m:t>
            </m:r>
          </m:e>
          <m:sub>
            <m:sSub>
              <m:sSubPr>
                <m:ctrlPr/>
              </m:sSubPr>
              <m:e>
                <m:r>
                  <m:t>k</m:t>
                </m:r>
              </m:e>
              <m:sub>
                <m:r>
                  <m:rPr>
                    <m:sty m:val="p"/>
                  </m:rPr>
                  <m:t>⟂</m:t>
                </m:r>
              </m:sub>
            </m:sSub>
          </m:sub>
        </m:sSub>
        <m:r>
          <m:t> </m:t>
        </m:r>
        <m:sSubSup>
          <m:sSubSupPr>
            <m:ctrlPr/>
          </m:sSubSupPr>
          <m:e>
            <m:r>
              <m:rPr>
                <m:sty m:val="b"/>
              </m:rPr>
              <m:t>ε</m:t>
            </m:r>
          </m:e>
          <m:sub>
            <m:sSub>
              <m:sSubPr>
                <m:ctrlPr/>
              </m:sSubPr>
              <m:e>
                <m:r>
                  <m:t>k</m:t>
                </m:r>
              </m:e>
              <m:sub>
                <m:r>
                  <m:rPr>
                    <m:sty m:val="p"/>
                  </m:rPr>
                  <m:t>⟂</m:t>
                </m:r>
              </m:sub>
            </m:sSub>
            <m:r>
              <m:t>λ</m:t>
            </m:r>
          </m:sub>
          <m:sup>
            <m:r>
              <m:rPr>
                <m:sty m:val="p"/>
              </m:rPr>
              <m:t>*</m:t>
            </m:r>
          </m:sup>
        </m:sSubSup>
        <m:r>
          <m:rPr>
            <m:sty m:val="p"/>
          </m:rPr>
          <m:t>⋅</m:t>
        </m:r>
        <m:d>
          <m:dPr>
            <m:ctrlPr/>
          </m:dPr>
          <m:e>
            <m:r>
              <m:rPr>
                <m:sty m:val="b"/>
              </m:rPr>
              <m:t>k</m:t>
            </m:r>
            <m:r>
              <m:rPr>
                <m:sty m:val="p"/>
              </m:rPr>
              <m:t>×</m:t>
            </m:r>
            <m:acc>
              <m:accPr>
                <m:chr m:val="̃"/>
                <m:ctrlPr/>
              </m:accPr>
              <m:e>
                <m:r>
                  <m:rPr>
                    <m:sty m:val="b"/>
                  </m:rPr>
                  <m:t>m</m:t>
                </m:r>
              </m:e>
            </m:acc>
            <m:r>
              <m:rPr>
                <m:sty m:val="p"/>
              </m:rPr>
              <m:t>(</m:t>
            </m:r>
            <m:sSub>
              <m:sSubPr>
                <m:ctrlPr/>
              </m:sSubPr>
              <m:e>
                <m:r>
                  <m:t>k</m:t>
                </m:r>
              </m:e>
              <m:sub>
                <m:r>
                  <m:rPr>
                    <m:sty m:val="p"/>
                  </m:rPr>
                  <m:t>⟂</m:t>
                </m:r>
              </m:sub>
            </m:sSub>
            <m:r>
              <m:rPr>
                <m:sty m:val="p"/>
              </m:rPr>
              <m:t>)</m:t>
            </m:r>
          </m:e>
        </m:d>
        <m:r>
          <m:t> </m:t>
        </m:r>
        <m:r>
          <m:rPr>
            <m:sty m:val="p"/>
          </m:rPr>
          <m:t>.</m:t>
        </m:r>
      </m:oMath>
      <w:r>
        <w:tab/>
      </w:r>
    </w:p>
    <w:p w14:paraId="064042E4" w14:textId="6EE6C092"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58</w:t>
      </w:r>
      <w:r>
        <w:fldChar w:fldCharType="end"/>
      </w:r>
      <w:r>
        <w:rPr>
          <w:rFonts w:hint="eastAsia"/>
        </w:rPr>
        <w:t>)</w:t>
      </w:r>
    </w:p>
    <w:p w14:paraId="6A52D335" w14:textId="77777777" w:rsidR="00A84BDD" w:rsidRPr="00F95833" w:rsidRDefault="00A84BDD" w:rsidP="00834490">
      <w:pPr>
        <w:ind w:firstLine="480"/>
      </w:pP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t>
      </w:r>
      <w:r w:rsidRPr="00F95833">
        <w:rPr>
          <w:rFonts w:hint="eastAsia"/>
        </w:rPr>
        <w:t>半空间中矢量势期望值的完整结果为</w:t>
      </w:r>
    </w:p>
    <w:p w14:paraId="067D82CE" w14:textId="7B01D6DE" w:rsidR="00A84BDD" w:rsidRPr="00F95833" w:rsidRDefault="00A84BDD" w:rsidP="003F387D">
      <w:pPr>
        <w:pStyle w:val="af2"/>
        <w:ind w:firstLine="480"/>
        <w:rPr>
          <w:i/>
          <w:iCs/>
          <w:vanish/>
          <w:specVanish/>
        </w:rPr>
      </w:pPr>
      <w:r>
        <w:rPr>
          <w:rFonts w:ascii="Times New Roman" w:hAnsi="Times New Roman"/>
        </w:rPr>
        <w:tab/>
      </w:r>
      <m:oMath>
        <m:r>
          <m:rPr>
            <m:sty m:val="p"/>
          </m:rPr>
          <m:t>⟨</m:t>
        </m:r>
        <m:acc>
          <m:accPr>
            <m:ctrlPr/>
          </m:accPr>
          <m:e>
            <m:r>
              <m:rPr>
                <m:sty m:val="b"/>
              </m:rPr>
              <m:t>A</m:t>
            </m:r>
          </m:e>
        </m:acc>
        <m:r>
          <m:rPr>
            <m:sty m:val="p"/>
          </m:rPr>
          <m:t>(</m:t>
        </m:r>
        <m:r>
          <m:rPr>
            <m:sty m:val="b"/>
          </m:rPr>
          <m:t>r</m:t>
        </m:r>
        <m:r>
          <m:rPr>
            <m:sty m:val="p"/>
          </m:rPr>
          <m:t>,</m:t>
        </m:r>
        <m:r>
          <m:t>t</m:t>
        </m:r>
        <m:r>
          <m:rPr>
            <m:sty m:val="p"/>
          </m:rPr>
          <m:t>)⟩=-</m:t>
        </m:r>
        <m:f>
          <m:fPr>
            <m:ctrlPr/>
          </m:fPr>
          <m:num>
            <m:sSub>
              <m:sSubPr>
                <m:ctrlPr/>
              </m:sSubPr>
              <m:e>
                <m:r>
                  <m:t>μ</m:t>
                </m:r>
              </m:e>
              <m:sub>
                <m:r>
                  <m:t>0</m:t>
                </m:r>
              </m:sub>
            </m:sSub>
          </m:num>
          <m:den>
            <m:r>
              <m:t>8</m:t>
            </m:r>
            <m:sSup>
              <m:sSupPr>
                <m:ctrlPr/>
              </m:sSupPr>
              <m:e>
                <m:r>
                  <m:t>π</m:t>
                </m:r>
              </m:e>
              <m:sup>
                <m:r>
                  <m:t>2</m:t>
                </m:r>
              </m:sup>
            </m:sSup>
          </m:den>
        </m:f>
        <m:r>
          <m:rPr>
            <m:sty m:val="p"/>
          </m:rPr>
          <m:t>∫</m:t>
        </m:r>
        <m:sSup>
          <m:sSupPr>
            <m:ctrlPr/>
          </m:sSupPr>
          <m:e>
            <m:r>
              <m:t>d</m:t>
            </m:r>
          </m:e>
          <m:sup>
            <m:r>
              <m:t>2</m:t>
            </m:r>
          </m:sup>
        </m:sSup>
        <m:sSub>
          <m:sSubPr>
            <m:ctrlPr/>
          </m:sSubPr>
          <m:e>
            <m:r>
              <m:t>k</m:t>
            </m:r>
          </m:e>
          <m:sub>
            <m:r>
              <m:rPr>
                <m:sty m:val="p"/>
              </m:rPr>
              <m:t>⟂</m:t>
            </m:r>
          </m:sub>
        </m:sSub>
        <m:r>
          <m:t> </m:t>
        </m:r>
        <m:f>
          <m:fPr>
            <m:ctrlPr/>
          </m:fPr>
          <m:num>
            <m:r>
              <m:rPr>
                <m:sty m:val="bi"/>
              </m:rPr>
              <m:t>k</m:t>
            </m:r>
            <m:r>
              <m:t>×</m:t>
            </m:r>
            <m:sSub>
              <m:sSubPr>
                <m:ctrlPr>
                  <w:rPr>
                    <w:i/>
                    <w:iCs/>
                  </w:rPr>
                </m:ctrlPr>
              </m:sSubPr>
              <m:e>
                <m:r>
                  <w:ins w:id="350" w:author="Hongliang Dang" w:date="2026-06-08T15:34:00Z" w16du:dateUtc="2026-06-08T07:34:00Z">
                    <m:rPr>
                      <m:sty m:val="bi"/>
                    </m:rPr>
                    <m:t>m</m:t>
                  </w:ins>
                </m:r>
                <m:r>
                  <w:del w:id="351" w:author="Hongliang Dang" w:date="2026-06-08T15:34:00Z" w16du:dateUtc="2026-06-08T07:34:00Z">
                    <m:rPr>
                      <m:sty m:val="bi"/>
                    </m:rPr>
                    <m:t>M</m:t>
                  </w:del>
                </m:r>
              </m:e>
              <m:sub>
                <m:r>
                  <m:t>0</m:t>
                </m:r>
              </m:sub>
            </m:sSub>
            <m:r>
              <m:t>-</m:t>
            </m:r>
            <m:sSub>
              <m:sSubPr>
                <m:ctrlPr>
                  <w:rPr>
                    <w:i/>
                    <w:iCs/>
                  </w:rPr>
                </m:ctrlPr>
              </m:sSubPr>
              <m:e>
                <m:r>
                  <m:t>ω</m:t>
                </m:r>
              </m:e>
              <m:sub>
                <m:r>
                  <m:t>0</m:t>
                </m:r>
              </m:sub>
            </m:sSub>
            <m:sSub>
              <m:sSubPr>
                <m:ctrlPr>
                  <w:rPr>
                    <w:i/>
                    <w:iCs/>
                  </w:rPr>
                </m:ctrlPr>
              </m:sSubPr>
              <m:e>
                <m:r>
                  <w:ins w:id="352" w:author="Hongliang Dang" w:date="2026-06-08T15:34:00Z" w16du:dateUtc="2026-06-08T07:34:00Z">
                    <m:t>p</m:t>
                  </w:ins>
                </m:r>
                <m:r>
                  <w:del w:id="353" w:author="Hongliang Dang" w:date="2026-06-08T15:34:00Z" w16du:dateUtc="2026-06-08T07:34:00Z">
                    <m:t>P</m:t>
                  </w:del>
                </m:r>
              </m:e>
              <m:sub>
                <m:r>
                  <m:t>0</m:t>
                </m:r>
              </m:sub>
            </m:sSub>
          </m:num>
          <m:den>
            <m:sSub>
              <m:sSubPr>
                <m:ctrlPr/>
              </m:sSubPr>
              <m:e>
                <m:r>
                  <m:t>k</m:t>
                </m:r>
              </m:e>
              <m:sub>
                <m:r>
                  <m:t>z</m:t>
                </m:r>
              </m:sub>
            </m:sSub>
          </m:den>
        </m:f>
        <m:r>
          <m:rPr>
            <m:sty m:val="p"/>
          </m:rPr>
          <m:t>⋅</m:t>
        </m:r>
        <m:f>
          <m:fPr>
            <m:ctrlPr/>
          </m:fPr>
          <m:num>
            <m:r>
              <m:t>3</m:t>
            </m:r>
            <m:sSub>
              <m:sSubPr>
                <m:ctrlPr/>
              </m:sSubPr>
              <m:e>
                <m:r>
                  <m:t>j</m:t>
                </m:r>
              </m:e>
              <m:sub>
                <m:r>
                  <m:t>1</m:t>
                </m:r>
              </m:sub>
            </m:sSub>
            <m:r>
              <m:rPr>
                <m:sty m:val="p"/>
              </m:rPr>
              <m:t>(</m:t>
            </m:r>
            <m:sSub>
              <m:sSubPr>
                <m:ctrlPr/>
              </m:sSubPr>
              <m:e>
                <m:r>
                  <m:t>k</m:t>
                </m:r>
              </m:e>
              <m:sub>
                <m:r>
                  <m:rPr>
                    <m:sty m:val="p"/>
                  </m:rPr>
                  <m:t>⟂</m:t>
                </m:r>
              </m:sub>
            </m:sSub>
            <m:r>
              <m:t>a</m:t>
            </m:r>
            <m:r>
              <m:rPr>
                <m:sty m:val="p"/>
              </m:rPr>
              <m:t>)</m:t>
            </m:r>
          </m:num>
          <m:den>
            <m:sSub>
              <m:sSubPr>
                <m:ctrlPr/>
              </m:sSubPr>
              <m:e>
                <m:r>
                  <m:t>k</m:t>
                </m:r>
              </m:e>
              <m:sub>
                <m:r>
                  <m:rPr>
                    <m:sty m:val="p"/>
                  </m:rPr>
                  <m:t>⟂</m:t>
                </m:r>
              </m:sub>
            </m:sSub>
            <m:r>
              <m:t>a</m:t>
            </m:r>
          </m:den>
        </m:f>
        <m:r>
          <m:t> </m:t>
        </m:r>
        <m:sSup>
          <m:sSupPr>
            <m:ctrlPr/>
          </m:sSupPr>
          <m:e>
            <m:r>
              <m:t>e</m:t>
            </m:r>
          </m:e>
          <m:sup>
            <m:r>
              <m:rPr>
                <m:sty m:val="p"/>
              </m:rPr>
              <m:t>-</m:t>
            </m:r>
            <m:r>
              <m:t>i</m:t>
            </m:r>
            <m:r>
              <m:rPr>
                <m:sty m:val="p"/>
              </m:rPr>
              <m:t>(</m:t>
            </m:r>
            <m:sSub>
              <m:sSubPr>
                <m:ctrlPr/>
              </m:sSubPr>
              <m:e>
                <m:r>
                  <m:t>ω</m:t>
                </m:r>
              </m:e>
              <m:sub>
                <m:r>
                  <m:t>0</m:t>
                </m:r>
              </m:sub>
            </m:sSub>
            <m:r>
              <m:t>t</m:t>
            </m:r>
            <m:r>
              <m:rPr>
                <m:sty m:val="p"/>
              </m:rPr>
              <m:t>-</m:t>
            </m:r>
            <m:sSub>
              <m:sSubPr>
                <m:ctrlPr/>
              </m:sSubPr>
              <m:e>
                <m:r>
                  <m:rPr>
                    <m:sty m:val="b"/>
                  </m:rPr>
                  <m:t>k</m:t>
                </m:r>
              </m:e>
              <m:sub>
                <m:r>
                  <m:rPr>
                    <m:sty m:val="p"/>
                  </m:rPr>
                  <m:t>⟂</m:t>
                </m:r>
              </m:sub>
            </m:sSub>
            <m:r>
              <m:rPr>
                <m:sty m:val="p"/>
              </m:rPr>
              <m:t>⋅</m:t>
            </m:r>
            <m:r>
              <m:rPr>
                <m:sty m:val="b"/>
              </m:rPr>
              <m:t>ρ</m:t>
            </m:r>
            <m:r>
              <m:rPr>
                <m:sty m:val="p"/>
              </m:rPr>
              <m:t>-</m:t>
            </m:r>
            <m:sSub>
              <m:sSubPr>
                <m:ctrlPr/>
              </m:sSubPr>
              <m:e>
                <m:r>
                  <m:t>k</m:t>
                </m:r>
              </m:e>
              <m:sub>
                <m:r>
                  <m:t>z</m:t>
                </m:r>
              </m:sub>
            </m:sSub>
            <m:r>
              <m:t>z</m:t>
            </m:r>
            <m:r>
              <m:rPr>
                <m:sty m:val="p"/>
              </m:rPr>
              <m:t>)</m:t>
            </m:r>
          </m:sup>
        </m:sSup>
        <m:r>
          <m:t> </m:t>
        </m:r>
        <m:r>
          <m:rPr>
            <m:sty m:val="p"/>
          </m:rPr>
          <m:t>.</m:t>
        </m:r>
      </m:oMath>
      <w:r>
        <w:tab/>
      </w:r>
    </w:p>
    <w:p w14:paraId="180FD78E" w14:textId="7BD73BB3" w:rsidR="00A84BDD" w:rsidRPr="00F95833" w:rsidRDefault="00A84BDD" w:rsidP="003F387D">
      <w:pPr>
        <w:ind w:firstLine="480"/>
      </w:pPr>
      <w:r>
        <w:rPr>
          <w:rFonts w:hint="eastAsia"/>
        </w:rPr>
        <w:t>(</w:t>
      </w:r>
      <w:bookmarkStart w:id="354" w:name="Eq_45"/>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59</w:t>
      </w:r>
      <w:r>
        <w:fldChar w:fldCharType="end"/>
      </w:r>
      <w:bookmarkEnd w:id="354"/>
      <w:r>
        <w:rPr>
          <w:rFonts w:hint="eastAsia"/>
        </w:rPr>
        <w:t>)</w:t>
      </w:r>
    </w:p>
    <w:p w14:paraId="32CD1756" w14:textId="5E1678B9" w:rsidR="00A84BDD" w:rsidRPr="00F95833" w:rsidRDefault="00A84BDD" w:rsidP="00834490">
      <w:pPr>
        <w:ind w:firstLine="480"/>
      </w:pPr>
      <w:r w:rsidRPr="00F95833">
        <w:rPr>
          <w:rFonts w:hint="eastAsia"/>
        </w:rPr>
        <w:t>这是本文的主要结果。</w:t>
      </w:r>
      <w:r w:rsidRPr="00F95833">
        <w:t xml:space="preserve"> </w:t>
      </w:r>
      <w:r w:rsidRPr="00F95833">
        <w:rPr>
          <w:rFonts w:hint="eastAsia"/>
        </w:rPr>
        <w:t>它给出衍射场在距小孔任意距离处（包括倏逝模式主导的近场区</w:t>
      </w:r>
      <w:r w:rsidRPr="00F95833">
        <w:t xml:space="preserve"> </w:t>
      </w:r>
      <m:oMath>
        <m:r>
          <w:rPr>
            <w:rFonts w:ascii="Cambria Math" w:hAnsi="Cambria Math"/>
          </w:rPr>
          <m:t>z</m:t>
        </m:r>
        <m:r>
          <m:rPr>
            <m:sty m:val="p"/>
          </m:rPr>
          <w:rPr>
            <w:rFonts w:ascii="Cambria Math" w:hAnsi="Cambria Math"/>
          </w:rPr>
          <m:t>≲</m:t>
        </m:r>
        <m:r>
          <w:rPr>
            <w:rFonts w:ascii="Cambria Math" w:hAnsi="Cambria Math"/>
          </w:rPr>
          <m:t>a</m:t>
        </m:r>
      </m:oMath>
      <w:r w:rsidRPr="00F95833">
        <w:rPr>
          <w:rFonts w:hint="eastAsia"/>
        </w:rPr>
        <w:t>）</w:t>
      </w:r>
      <w:r w:rsidRPr="00F95833">
        <w:t xml:space="preserve"> </w:t>
      </w:r>
      <w:r w:rsidRPr="00F95833">
        <w:rPr>
          <w:rFonts w:hint="eastAsia"/>
        </w:rPr>
        <w:t>的量子平均矢量势。</w:t>
      </w:r>
      <w:r w:rsidRPr="00F95833">
        <w:t xml:space="preserve"> </w:t>
      </w:r>
      <w:r w:rsidRPr="00F95833">
        <w:rPr>
          <w:rFonts w:hint="eastAsia"/>
        </w:rPr>
        <w:t>在远场（</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r>
          <m:rPr>
            <m:sty m:val="p"/>
          </m:rPr>
          <w:rPr>
            <w:rFonts w:ascii="Cambria Math" w:hAnsi="Cambria Math"/>
          </w:rPr>
          <m:t>≫</m:t>
        </m:r>
        <m:r>
          <w:rPr>
            <w:rFonts w:ascii="Cambria Math" w:hAnsi="Cambria Math"/>
          </w:rPr>
          <m:t>1</m:t>
        </m:r>
      </m:oMath>
      <w:r w:rsidRPr="00F95833">
        <w:rPr>
          <w:rFonts w:hint="eastAsia"/>
        </w:rPr>
        <w:t>，</w:t>
      </w:r>
      <m:oMath>
        <m:r>
          <w:rPr>
            <w:rFonts w:ascii="Cambria Math" w:hAnsi="Cambria Math"/>
          </w:rPr>
          <m:t>a</m:t>
        </m:r>
        <m:r>
          <m:rPr>
            <m:sty m:val="p"/>
          </m:rPr>
          <w:rPr>
            <w:rFonts w:ascii="Cambria Math" w:hAnsi="Cambria Math"/>
          </w:rPr>
          <m:t>≪</m:t>
        </m:r>
        <m:r>
          <w:rPr>
            <w:rFonts w:ascii="Cambria Math" w:hAnsi="Cambria Math"/>
          </w:rPr>
          <m:t>r</m:t>
        </m:r>
      </m:oMath>
      <w:r w:rsidRPr="00F95833">
        <w:rPr>
          <w:rFonts w:hint="eastAsia"/>
        </w:rPr>
        <w:t>），</w:t>
      </w:r>
      <w:r w:rsidRPr="00F95833">
        <w:t xml:space="preserve"> </w:t>
      </w:r>
      <w:r w:rsidRPr="00F95833">
        <w:rPr>
          <w:rFonts w:hint="eastAsia"/>
        </w:rPr>
        <w:t>当</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r>
          <w:rPr>
            <w:rFonts w:ascii="Cambria Math" w:hAnsi="Cambria Math"/>
          </w:rPr>
          <m:t>1</m:t>
        </m:r>
      </m:oMath>
      <w:r w:rsidRPr="00F95833">
        <w:t xml:space="preserve"> </w:t>
      </w:r>
      <w:r w:rsidRPr="00F95833">
        <w:rPr>
          <w:rFonts w:hint="eastAsia"/>
        </w:rPr>
        <w:t>时</w:t>
      </w:r>
      <w:r w:rsidRPr="00F95833">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oMath>
      <w:r w:rsidRPr="00F95833">
        <w:rPr>
          <w:rFonts w:hint="eastAsia"/>
        </w:rPr>
        <w:t>，</w:t>
      </w:r>
      <w:r>
        <w:rPr>
          <w:rFonts w:hint="eastAsia"/>
        </w:rPr>
        <w:t xml:space="preserve">Eq. </w:t>
      </w:r>
      <w:r w:rsidR="00154F32">
        <w:rPr>
          <w:rFonts w:hint="eastAsia"/>
        </w:rPr>
        <w:fldChar w:fldCharType="begin"/>
      </w:r>
      <w:r w:rsidR="00154F32">
        <w:rPr>
          <w:rFonts w:hint="eastAsia"/>
        </w:rPr>
        <w:instrText xml:space="preserve"> REF Eq_45 \h </w:instrText>
      </w:r>
      <w:r w:rsidR="00154F32">
        <w:rPr>
          <w:rFonts w:hint="eastAsia"/>
        </w:rPr>
      </w:r>
      <w:r w:rsidR="00154F32">
        <w:rPr>
          <w:rFonts w:hint="eastAsia"/>
        </w:rPr>
        <w:fldChar w:fldCharType="separate"/>
      </w:r>
      <w:r w:rsidR="00D4412F">
        <w:rPr>
          <w:noProof/>
        </w:rPr>
        <w:t>59</w:t>
      </w:r>
      <w:r w:rsidR="00154F32">
        <w:rPr>
          <w:rFonts w:hint="eastAsia"/>
        </w:rPr>
        <w:fldChar w:fldCharType="end"/>
      </w:r>
      <w:r w:rsidRPr="00F95833">
        <w:rPr>
          <w:rFonts w:hint="eastAsia"/>
        </w:rPr>
        <w:t>退化为</w:t>
      </w:r>
      <w:r>
        <w:rPr>
          <w:rFonts w:hint="eastAsia"/>
        </w:rPr>
        <w:t xml:space="preserve">Eq. </w:t>
      </w:r>
      <w:r>
        <w:rPr>
          <w:rFonts w:hint="eastAsia"/>
        </w:rPr>
        <w:fldChar w:fldCharType="begin"/>
      </w:r>
      <w:r>
        <w:rPr>
          <w:rFonts w:hint="eastAsia"/>
        </w:rPr>
        <w:instrText xml:space="preserve"> REF Eq_35 \h </w:instrText>
      </w:r>
      <w:r>
        <w:rPr>
          <w:rFonts w:hint="eastAsia"/>
        </w:rPr>
      </w:r>
      <w:r>
        <w:rPr>
          <w:rFonts w:hint="eastAsia"/>
        </w:rPr>
        <w:fldChar w:fldCharType="separate"/>
      </w:r>
      <w:r w:rsidR="00D4412F">
        <w:rPr>
          <w:noProof/>
        </w:rPr>
        <w:t>49</w:t>
      </w:r>
      <w:r>
        <w:rPr>
          <w:rFonts w:hint="eastAsia"/>
        </w:rPr>
        <w:fldChar w:fldCharType="end"/>
      </w:r>
      <w:r w:rsidRPr="00F95833">
        <w:rPr>
          <w:rFonts w:hint="eastAsia"/>
        </w:rPr>
        <w:t>，与点孔情形的预期一致。</w:t>
      </w:r>
    </w:p>
    <w:p w14:paraId="0105134A" w14:textId="434E8FA2" w:rsidR="00A84BDD" w:rsidRPr="00F95833" w:rsidRDefault="00825557" w:rsidP="00690383">
      <w:pPr>
        <w:pStyle w:val="1"/>
      </w:pPr>
      <w:bookmarkStart w:id="355" w:name="sec:discussion"/>
      <w:bookmarkEnd w:id="290"/>
      <w:bookmarkEnd w:id="349"/>
      <w:r>
        <w:rPr>
          <w:rFonts w:hint="eastAsia"/>
        </w:rPr>
        <w:t>§</w:t>
      </w:r>
      <w:r>
        <w:rPr>
          <w:rFonts w:cs="Times New Roman"/>
        </w:rPr>
        <w:t>Ⅶ</w:t>
      </w:r>
      <w:r>
        <w:rPr>
          <w:rFonts w:cs="Times New Roman" w:hint="eastAsia"/>
        </w:rPr>
        <w:t xml:space="preserve"> </w:t>
      </w:r>
      <w:r w:rsidR="00A84BDD" w:rsidRPr="00F95833">
        <w:rPr>
          <w:rFonts w:hint="eastAsia"/>
        </w:rPr>
        <w:t>讨论</w:t>
      </w:r>
    </w:p>
    <w:p w14:paraId="3AC1B794" w14:textId="77777777" w:rsidR="00A84BDD" w:rsidRPr="00F95833" w:rsidRDefault="00A84BDD" w:rsidP="00690383">
      <w:pPr>
        <w:pStyle w:val="TOC"/>
        <w:ind w:firstLine="301"/>
      </w:pPr>
      <w:bookmarkStart w:id="356" w:name="量子结果给出的-bethe-截面"/>
      <w:r w:rsidRPr="00F95833">
        <w:rPr>
          <w:rFonts w:hint="eastAsia"/>
        </w:rPr>
        <w:t>量子结果给出的</w:t>
      </w:r>
      <w:r w:rsidRPr="00F95833">
        <w:t xml:space="preserve"> Bethe </w:t>
      </w:r>
      <w:r w:rsidRPr="00F95833">
        <w:rPr>
          <w:rFonts w:hint="eastAsia"/>
        </w:rPr>
        <w:t>截面</w:t>
      </w:r>
    </w:p>
    <w:p w14:paraId="34AC7D5D" w14:textId="116BA012" w:rsidR="00A84BDD" w:rsidRPr="005E0B2B" w:rsidRDefault="00A84BDD">
      <w:pPr>
        <w:pStyle w:val="a0"/>
        <w:ind w:firstLine="480"/>
      </w:pPr>
      <w:r w:rsidRPr="00CA530E">
        <w:rPr>
          <w:rFonts w:hint="eastAsia"/>
        </w:rPr>
        <w:t>总辐射功率正比于</w:t>
      </w:r>
      <w:r w:rsidRPr="00CA530E">
        <w:t xml:space="preserve"> </w:t>
      </w:r>
      <m:oMath>
        <m:r>
          <m:rPr>
            <m:sty m:val="p"/>
          </m:rPr>
          <w:rPr>
            <w:rFonts w:ascii="Cambria Math" w:hAnsi="Cambria Math"/>
          </w:rPr>
          <m:t>|⟨</m:t>
        </m:r>
        <m:acc>
          <m:accPr>
            <m:ctrlPr>
              <w:rPr>
                <w:rFonts w:ascii="Cambria Math" w:hAnsi="Cambria Math"/>
              </w:rPr>
            </m:ctrlPr>
          </m:accPr>
          <m:e>
            <m:r>
              <m:rPr>
                <m:sty m:val="bi"/>
              </m:rPr>
              <w:rPr>
                <w:rFonts w:ascii="Cambria Math" w:hAnsi="Cambria Math"/>
              </w:rPr>
              <m:t>A</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CA530E">
        <w:t xml:space="preserve"> </w:t>
      </w:r>
      <w:r w:rsidRPr="00CA530E">
        <w:rPr>
          <w:rFonts w:hint="eastAsia"/>
        </w:rPr>
        <w:t>对远场立体角的积分。</w:t>
      </w:r>
      <w:r w:rsidRPr="00CA530E">
        <w:t xml:space="preserve"> </w:t>
      </w:r>
      <w:r w:rsidRPr="00CA530E">
        <w:rPr>
          <w:rFonts w:hint="eastAsia"/>
        </w:rPr>
        <w:t>在远场极限（</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r>
          <w:rPr>
            <w:rFonts w:ascii="Cambria Math" w:hAnsi="Cambria Math"/>
          </w:rPr>
          <m:t>1</m:t>
        </m:r>
      </m:oMath>
      <w:r w:rsidRPr="00CA530E">
        <w:rPr>
          <w:rFonts w:hint="eastAsia"/>
        </w:rPr>
        <w:t>），</w:t>
      </w:r>
      <w:r w:rsidRPr="00CA530E">
        <w:rPr>
          <w:rFonts w:hint="eastAsia"/>
        </w:rPr>
        <w:t xml:space="preserve">Eq. </w:t>
      </w:r>
      <w:r w:rsidRPr="00CA530E">
        <w:rPr>
          <w:rFonts w:hint="eastAsia"/>
        </w:rPr>
        <w:fldChar w:fldCharType="begin"/>
      </w:r>
      <w:r w:rsidRPr="00CA530E">
        <w:rPr>
          <w:rFonts w:hint="eastAsia"/>
        </w:rPr>
        <w:instrText xml:space="preserve"> REF Eq_37 \h </w:instrText>
      </w:r>
      <w:r>
        <w:instrText xml:space="preserve"> \* MERGEFORMAT </w:instrText>
      </w:r>
      <w:r w:rsidRPr="00CA530E">
        <w:rPr>
          <w:rFonts w:hint="eastAsia"/>
        </w:rPr>
      </w:r>
      <w:r w:rsidRPr="00CA530E">
        <w:rPr>
          <w:rFonts w:hint="eastAsia"/>
        </w:rPr>
        <w:fldChar w:fldCharType="separate"/>
      </w:r>
      <w:r w:rsidR="00D4412F" w:rsidRPr="00D4412F">
        <w:t>51</w:t>
      </w:r>
      <w:r w:rsidRPr="00CA530E">
        <w:rPr>
          <w:rFonts w:hint="eastAsia"/>
        </w:rPr>
        <w:fldChar w:fldCharType="end"/>
      </w:r>
      <w:r w:rsidRPr="00CA530E">
        <w:rPr>
          <w:rFonts w:hint="eastAsia"/>
        </w:rPr>
        <w:t>中的形状因子趋近于</w:t>
      </w:r>
      <w:r w:rsidRPr="00CA530E">
        <w:t xml:space="preserve"> </w:t>
      </w:r>
      <m:oMath>
        <m:r>
          <w:rPr>
            <w:rFonts w:ascii="Cambria Math" w:hAnsi="Cambria Math"/>
          </w:rPr>
          <m:t>1</m:t>
        </m:r>
      </m:oMath>
      <w:r w:rsidRPr="00CA530E">
        <w:rPr>
          <w:rFonts w:hint="eastAsia"/>
        </w:rPr>
        <w:t>。</w:t>
      </w:r>
      <w:r w:rsidRPr="00CA530E">
        <w:t xml:space="preserve"> </w:t>
      </w:r>
      <w:r w:rsidRPr="00CA530E">
        <w:rPr>
          <w:rFonts w:hint="eastAsia"/>
        </w:rPr>
        <w:t>偶极辐射的角分布对远场半球积分后，给出</w:t>
      </w:r>
      <w:r w:rsidRPr="005E0B2B">
        <w:rPr>
          <w:rFonts w:hint="eastAsia"/>
        </w:rPr>
        <w:t>总辐射功率：</w:t>
      </w:r>
    </w:p>
    <w:p w14:paraId="58521A7F" w14:textId="5AD3C54B" w:rsidR="00A84BDD" w:rsidRPr="005E0B2B" w:rsidRDefault="00A84BDD" w:rsidP="005E0B2B">
      <w:pPr>
        <w:pStyle w:val="af2"/>
        <w:ind w:firstLine="480"/>
        <w:rPr>
          <w:i/>
          <w:iCs/>
          <w:vanish/>
          <w:specVanish/>
        </w:rPr>
      </w:pPr>
      <w:r w:rsidRPr="005E0B2B">
        <w:rPr>
          <w:rFonts w:ascii="Times New Roman" w:hAnsi="Times New Roman"/>
        </w:rPr>
        <w:lastRenderedPageBreak/>
        <w:tab/>
      </w:r>
      <m:oMath>
        <m:sSub>
          <m:sSubPr>
            <m:ctrlPr>
              <w:rPr>
                <w:rStyle w:val="af3"/>
              </w:rPr>
            </m:ctrlPr>
          </m:sSubPr>
          <m:e>
            <m:r>
              <w:rPr>
                <w:rStyle w:val="af3"/>
              </w:rPr>
              <m:t>P</m:t>
            </m:r>
          </m:e>
          <m:sub>
            <m:r>
              <w:rPr>
                <w:rStyle w:val="af3"/>
              </w:rPr>
              <m:t>rad</m:t>
            </m:r>
          </m:sub>
        </m:sSub>
        <m:r>
          <m:rPr>
            <m:sty m:val="p"/>
          </m:rPr>
          <w:rPr>
            <w:rStyle w:val="af3"/>
          </w:rPr>
          <m:t>=</m:t>
        </m:r>
        <m:f>
          <m:fPr>
            <m:ctrlPr>
              <w:rPr>
                <w:rStyle w:val="af3"/>
              </w:rPr>
            </m:ctrlPr>
          </m:fPr>
          <m:num>
            <m:sSub>
              <m:sSubPr>
                <m:ctrlPr>
                  <w:rPr>
                    <w:rStyle w:val="af3"/>
                  </w:rPr>
                </m:ctrlPr>
              </m:sSubPr>
              <m:e>
                <m:r>
                  <w:rPr>
                    <w:rStyle w:val="af3"/>
                  </w:rPr>
                  <m:t>μ</m:t>
                </m:r>
              </m:e>
              <m:sub>
                <m:r>
                  <w:rPr>
                    <w:rStyle w:val="af3"/>
                  </w:rPr>
                  <m:t>0</m:t>
                </m:r>
              </m:sub>
            </m:sSub>
            <m:r>
              <w:rPr>
                <w:rStyle w:val="af3"/>
              </w:rPr>
              <m:t>c</m:t>
            </m:r>
            <m:sSubSup>
              <m:sSubSupPr>
                <m:ctrlPr>
                  <w:rPr>
                    <w:rStyle w:val="af3"/>
                  </w:rPr>
                </m:ctrlPr>
              </m:sSubSupPr>
              <m:e>
                <m:r>
                  <w:rPr>
                    <w:rStyle w:val="af3"/>
                  </w:rPr>
                  <m:t>k</m:t>
                </m:r>
              </m:e>
              <m:sub>
                <m:r>
                  <w:rPr>
                    <w:rStyle w:val="af3"/>
                  </w:rPr>
                  <m:t>0</m:t>
                </m:r>
              </m:sub>
              <m:sup>
                <m:r>
                  <w:rPr>
                    <w:rStyle w:val="af3"/>
                  </w:rPr>
                  <m:t>4</m:t>
                </m:r>
              </m:sup>
            </m:sSubSup>
          </m:num>
          <m:den>
            <m:r>
              <w:rPr>
                <w:rStyle w:val="af3"/>
              </w:rPr>
              <m:t>6π</m:t>
            </m:r>
          </m:den>
        </m:f>
        <m:r>
          <m:rPr>
            <m:sty m:val="p"/>
          </m:rPr>
          <w:rPr>
            <w:rStyle w:val="af3"/>
          </w:rPr>
          <m:t>(|</m:t>
        </m:r>
        <m:sSub>
          <m:sSubPr>
            <m:ctrlPr>
              <w:rPr>
                <w:rStyle w:val="af3"/>
              </w:rPr>
            </m:ctrlPr>
          </m:sSubPr>
          <m:e>
            <m:r>
              <w:ins w:id="357" w:author="Hongliang Dang" w:date="2026-06-08T15:34:00Z" w16du:dateUtc="2026-06-08T07:34:00Z">
                <w:rPr>
                  <w:rStyle w:val="af3"/>
                </w:rPr>
                <m:t>m</m:t>
              </w:ins>
            </m:r>
            <m:r>
              <w:del w:id="358" w:author="Hongliang Dang" w:date="2026-06-08T15:34:00Z" w16du:dateUtc="2026-06-08T07:34:00Z">
                <w:rPr>
                  <w:rStyle w:val="af3"/>
                </w:rPr>
                <m:t>M</m:t>
              </w:del>
            </m:r>
          </m:e>
          <m:sub>
            <m:r>
              <w:rPr>
                <w:rStyle w:val="af3"/>
              </w:rPr>
              <m:t>0</m:t>
            </m:r>
          </m:sub>
        </m:sSub>
        <m:sSup>
          <m:sSupPr>
            <m:ctrlPr>
              <w:rPr>
                <w:rStyle w:val="af3"/>
              </w:rPr>
            </m:ctrlPr>
          </m:sSupPr>
          <m:e>
            <m:r>
              <m:rPr>
                <m:sty m:val="p"/>
              </m:rPr>
              <w:rPr>
                <w:rStyle w:val="af3"/>
              </w:rPr>
              <m:t>|</m:t>
            </m:r>
          </m:e>
          <m:sup>
            <m:r>
              <w:rPr>
                <w:rStyle w:val="af3"/>
              </w:rPr>
              <m:t>2</m:t>
            </m:r>
          </m:sup>
        </m:sSup>
        <m:r>
          <w:rPr>
            <w:rStyle w:val="af3"/>
          </w:rPr>
          <m:t>+</m:t>
        </m:r>
        <m:sSup>
          <m:sSupPr>
            <m:ctrlPr>
              <w:rPr>
                <w:rStyle w:val="af3"/>
                <w:i/>
              </w:rPr>
            </m:ctrlPr>
          </m:sSupPr>
          <m:e>
            <m:r>
              <w:rPr>
                <w:rStyle w:val="af3"/>
              </w:rPr>
              <m:t>c</m:t>
            </m:r>
          </m:e>
          <m:sup>
            <m:r>
              <w:rPr>
                <w:rStyle w:val="af3"/>
              </w:rPr>
              <m:t>2</m:t>
            </m:r>
          </m:sup>
        </m:sSup>
        <m:sSubSup>
          <m:sSubSupPr>
            <m:ctrlPr>
              <w:rPr>
                <w:rStyle w:val="af3"/>
                <w:i/>
              </w:rPr>
            </m:ctrlPr>
          </m:sSubSupPr>
          <m:e>
            <m:r>
              <w:ins w:id="359" w:author="Hongliang Dang" w:date="2026-06-08T15:34:00Z" w16du:dateUtc="2026-06-08T07:34:00Z">
                <w:rPr>
                  <w:rStyle w:val="af3"/>
                </w:rPr>
                <m:t>p</m:t>
              </w:ins>
            </m:r>
            <m:r>
              <w:del w:id="360" w:author="Hongliang Dang" w:date="2026-06-08T15:34:00Z" w16du:dateUtc="2026-06-08T07:34:00Z">
                <w:rPr>
                  <w:rStyle w:val="af3"/>
                </w:rPr>
                <m:t>P</m:t>
              </w:del>
            </m:r>
          </m:e>
          <m:sub>
            <m:r>
              <w:rPr>
                <w:rStyle w:val="af3"/>
              </w:rPr>
              <m:t>0</m:t>
            </m:r>
          </m:sub>
          <m:sup>
            <m:r>
              <w:rPr>
                <w:rStyle w:val="af3"/>
              </w:rPr>
              <m:t>2</m:t>
            </m:r>
          </m:sup>
        </m:sSubSup>
        <m:r>
          <w:rPr>
            <w:rStyle w:val="af3"/>
          </w:rPr>
          <m:t>),</m:t>
        </m:r>
      </m:oMath>
      <w:r w:rsidRPr="005E0B2B">
        <w:tab/>
      </w:r>
    </w:p>
    <w:p w14:paraId="60CF5F70" w14:textId="55F6CE23" w:rsidR="00A84BDD" w:rsidRPr="005E0B2B" w:rsidRDefault="00A84BDD" w:rsidP="005E0B2B">
      <w:pPr>
        <w:ind w:firstLine="480"/>
      </w:pPr>
      <w:r w:rsidRPr="005E0B2B">
        <w:rPr>
          <w:rFonts w:hint="eastAsia"/>
        </w:rPr>
        <w:t>(</w:t>
      </w:r>
      <w:r w:rsidRPr="005E0B2B">
        <w:fldChar w:fldCharType="begin"/>
      </w:r>
      <w:r w:rsidRPr="005E0B2B">
        <w:instrText xml:space="preserve"> </w:instrText>
      </w:r>
      <w:r w:rsidRPr="005E0B2B">
        <w:rPr>
          <w:rFonts w:hint="eastAsia"/>
        </w:rPr>
        <w:instrText xml:space="preserve">SEQ </w:instrText>
      </w:r>
      <w:r w:rsidRPr="005E0B2B">
        <w:rPr>
          <w:rFonts w:hint="eastAsia"/>
        </w:rPr>
        <w:instrText>公式</w:instrText>
      </w:r>
      <w:r w:rsidRPr="005E0B2B">
        <w:rPr>
          <w:rFonts w:hint="eastAsia"/>
        </w:rPr>
        <w:instrText xml:space="preserve"> \* ARABIC</w:instrText>
      </w:r>
      <w:r w:rsidRPr="005E0B2B">
        <w:instrText xml:space="preserve"> </w:instrText>
      </w:r>
      <w:r w:rsidRPr="005E0B2B">
        <w:fldChar w:fldCharType="separate"/>
      </w:r>
      <w:r w:rsidR="00D4412F">
        <w:rPr>
          <w:noProof/>
        </w:rPr>
        <w:t>60</w:t>
      </w:r>
      <w:r w:rsidRPr="005E0B2B">
        <w:fldChar w:fldCharType="end"/>
      </w:r>
      <w:r w:rsidRPr="005E0B2B">
        <w:rPr>
          <w:rFonts w:hint="eastAsia"/>
        </w:rPr>
        <w:t>)</w:t>
      </w:r>
    </w:p>
    <w:p w14:paraId="0E8D3BB5" w14:textId="77777777" w:rsidR="00A84BDD" w:rsidRDefault="00A84BDD" w:rsidP="00CA530E">
      <w:pPr>
        <w:pStyle w:val="a0"/>
        <w:ind w:firstLine="480"/>
      </w:pPr>
      <w:r w:rsidRPr="005E0B2B">
        <w:rPr>
          <w:rFonts w:hint="eastAsia"/>
        </w:rPr>
        <w:t>而入射至小孔平面的时间平均能流密度</w:t>
      </w:r>
      <w:r w:rsidRPr="005E0B2B">
        <w:rPr>
          <w:rFonts w:hint="eastAsia"/>
        </w:rPr>
        <w:t xml:space="preserve"> (i.e., </w:t>
      </w:r>
      <w:r w:rsidRPr="005E0B2B">
        <w:rPr>
          <w:rFonts w:hint="eastAsia"/>
        </w:rPr>
        <w:t>坡印亭矢量</w:t>
      </w:r>
      <w:r w:rsidRPr="005E0B2B">
        <w:rPr>
          <w:rFonts w:hint="eastAsia"/>
        </w:rPr>
        <w:t>)</w:t>
      </w:r>
      <w:r w:rsidRPr="005E0B2B">
        <w:rPr>
          <w:rFonts w:hint="eastAsia"/>
        </w:rPr>
        <w:t>为：</w:t>
      </w:r>
    </w:p>
    <w:p w14:paraId="5B38576F" w14:textId="77777777" w:rsidR="00A84BDD" w:rsidRPr="005E0B2B" w:rsidRDefault="00A84BDD" w:rsidP="005E0B2B">
      <w:pPr>
        <w:pStyle w:val="af2"/>
        <w:ind w:firstLine="480"/>
        <w:rPr>
          <w:i/>
          <w:iCs/>
          <w:vanish/>
          <w:specVanish/>
        </w:rPr>
      </w:pPr>
      <w:r>
        <w:rPr>
          <w:rFonts w:ascii="Times New Roman" w:hAnsi="Times New Roman"/>
        </w:rPr>
        <w:tab/>
      </w:r>
      <m:oMath>
        <m:sSub>
          <m:sSubPr>
            <m:ctrlPr>
              <w:rPr>
                <w:rStyle w:val="af3"/>
              </w:rPr>
            </m:ctrlPr>
          </m:sSubPr>
          <m:e>
            <m:r>
              <w:rPr>
                <w:rStyle w:val="af3"/>
              </w:rPr>
              <m:t>S</m:t>
            </m:r>
          </m:e>
          <m:sub>
            <m:r>
              <w:rPr>
                <w:rStyle w:val="af3"/>
              </w:rPr>
              <m:t>inc</m:t>
            </m:r>
          </m:sub>
        </m:sSub>
        <m:r>
          <m:rPr>
            <m:sty m:val="p"/>
          </m:rPr>
          <w:rPr>
            <w:rStyle w:val="af3"/>
          </w:rPr>
          <m:t>=</m:t>
        </m:r>
        <m:f>
          <m:fPr>
            <m:ctrlPr>
              <w:rPr>
                <w:rStyle w:val="af3"/>
              </w:rPr>
            </m:ctrlPr>
          </m:fPr>
          <m:num>
            <m:r>
              <w:rPr>
                <w:rStyle w:val="af3"/>
              </w:rPr>
              <m:t>1</m:t>
            </m:r>
          </m:num>
          <m:den>
            <m:r>
              <w:rPr>
                <w:rStyle w:val="af3"/>
              </w:rPr>
              <m:t>2</m:t>
            </m:r>
          </m:den>
        </m:f>
        <m:sSub>
          <m:sSubPr>
            <m:ctrlPr>
              <w:rPr>
                <w:rStyle w:val="af3"/>
              </w:rPr>
            </m:ctrlPr>
          </m:sSubPr>
          <m:e>
            <m:r>
              <w:rPr>
                <w:rStyle w:val="af3"/>
              </w:rPr>
              <m:t>μ</m:t>
            </m:r>
          </m:e>
          <m:sub>
            <m:r>
              <w:rPr>
                <w:rStyle w:val="af3"/>
              </w:rPr>
              <m:t>0</m:t>
            </m:r>
          </m:sub>
        </m:sSub>
        <m:r>
          <w:rPr>
            <w:rStyle w:val="af3"/>
          </w:rPr>
          <m:t>c</m:t>
        </m:r>
        <m:sSubSup>
          <m:sSubSupPr>
            <m:ctrlPr>
              <w:rPr>
                <w:rStyle w:val="af3"/>
              </w:rPr>
            </m:ctrlPr>
          </m:sSubSupPr>
          <m:e>
            <m:r>
              <w:rPr>
                <w:rStyle w:val="af3"/>
              </w:rPr>
              <m:t>H</m:t>
            </m:r>
          </m:e>
          <m:sub>
            <m:r>
              <w:rPr>
                <w:rStyle w:val="af3"/>
              </w:rPr>
              <m:t>0</m:t>
            </m:r>
          </m:sub>
          <m:sup>
            <m:r>
              <w:rPr>
                <w:rStyle w:val="af3"/>
              </w:rPr>
              <m:t>2</m:t>
            </m:r>
          </m:sup>
        </m:sSubSup>
        <m:r>
          <w:rPr>
            <w:rStyle w:val="af3"/>
          </w:rPr>
          <m:t>=</m:t>
        </m:r>
        <m:f>
          <m:fPr>
            <m:ctrlPr/>
          </m:fPr>
          <m:num>
            <m:r>
              <m:t>1</m:t>
            </m:r>
          </m:num>
          <m:den>
            <m:r>
              <m:t>2</m:t>
            </m:r>
            <m:sSub>
              <m:sSubPr>
                <m:ctrlPr/>
              </m:sSubPr>
              <m:e>
                <m:r>
                  <m:t>Z</m:t>
                </m:r>
              </m:e>
              <m:sub>
                <m:r>
                  <m:t>0</m:t>
                </m:r>
              </m:sub>
            </m:sSub>
          </m:den>
        </m:f>
        <m:sSubSup>
          <m:sSubSupPr>
            <m:ctrlPr/>
          </m:sSubSupPr>
          <m:e>
            <m:r>
              <m:t>E</m:t>
            </m:r>
          </m:e>
          <m:sub>
            <m:r>
              <m:t>0</m:t>
            </m:r>
          </m:sub>
          <m:sup>
            <m:r>
              <m:t>2</m:t>
            </m:r>
          </m:sup>
        </m:sSubSup>
        <m:r>
          <w:rPr>
            <w:rStyle w:val="af3"/>
          </w:rPr>
          <m:t>,</m:t>
        </m:r>
      </m:oMath>
      <w:r>
        <w:tab/>
      </w:r>
    </w:p>
    <w:p w14:paraId="1B7F1E82" w14:textId="6D9C40F1" w:rsidR="00943D8B" w:rsidRPr="00943D8B" w:rsidRDefault="00A84BDD" w:rsidP="00943D8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61</w:t>
      </w:r>
      <w:r>
        <w:fldChar w:fldCharType="end"/>
      </w:r>
      <w:r>
        <w:rPr>
          <w:rFonts w:hint="eastAsia"/>
        </w:rPr>
        <w:t>)</w:t>
      </w:r>
    </w:p>
    <w:p w14:paraId="76C22B41" w14:textId="77777777" w:rsidR="00A84BDD" w:rsidRPr="00F95833" w:rsidRDefault="00A84BDD" w:rsidP="00834490">
      <w:pPr>
        <w:ind w:firstLine="480"/>
      </w:pPr>
      <w:r w:rsidRPr="005E0B2B">
        <w:rPr>
          <w:rFonts w:hint="eastAsia"/>
        </w:rPr>
        <w:t>所以，总辐射截面为</w:t>
      </w:r>
      <w:r>
        <w:rPr>
          <w:rFonts w:hint="eastAsia"/>
        </w:rPr>
        <w:t>：</w:t>
      </w:r>
    </w:p>
    <w:p w14:paraId="12024823" w14:textId="77777777" w:rsidR="00A84BDD" w:rsidRPr="00F95833" w:rsidRDefault="00A84BDD" w:rsidP="00373C2A">
      <w:pPr>
        <w:pStyle w:val="af2"/>
        <w:ind w:firstLine="480"/>
        <w:rPr>
          <w:i/>
          <w:iCs/>
          <w:vanish/>
          <w:specVanish/>
        </w:rPr>
      </w:pPr>
      <w:r>
        <w:rPr>
          <w:rFonts w:ascii="Times New Roman" w:hAnsi="Times New Roman"/>
        </w:rPr>
        <w:tab/>
      </w:r>
      <m:oMath>
        <m:sSub>
          <m:sSubPr>
            <m:ctrlPr/>
          </m:sSubPr>
          <m:e>
            <m:r>
              <m:t>σ</m:t>
            </m:r>
          </m:e>
          <m:sub>
            <m:r>
              <m:t>t</m:t>
            </m:r>
          </m:sub>
        </m:sSub>
        <m:r>
          <m:rPr>
            <m:sty m:val="p"/>
          </m:rPr>
          <m:t>=</m:t>
        </m:r>
        <m:f>
          <m:fPr>
            <m:ctrlPr/>
          </m:fPr>
          <m:num>
            <m:r>
              <m:rPr>
                <m:sty m:val="p"/>
              </m:rPr>
              <m:t>64</m:t>
            </m:r>
          </m:num>
          <m:den>
            <m:r>
              <m:rPr>
                <m:sty m:val="p"/>
              </m:rPr>
              <m:t>27π</m:t>
            </m:r>
          </m:den>
        </m:f>
        <m:sSubSup>
          <m:sSubSupPr>
            <m:ctrlPr/>
          </m:sSubSupPr>
          <m:e>
            <m:r>
              <m:t>k</m:t>
            </m:r>
          </m:e>
          <m:sub>
            <m:r>
              <m:rPr>
                <m:sty m:val="p"/>
              </m:rPr>
              <m:t>0</m:t>
            </m:r>
          </m:sub>
          <m:sup>
            <m:r>
              <m:rPr>
                <m:sty m:val="p"/>
              </m:rPr>
              <m:t>4</m:t>
            </m:r>
          </m:sup>
        </m:sSubSup>
        <m:sSup>
          <m:sSupPr>
            <m:ctrlPr/>
          </m:sSupPr>
          <m:e>
            <m:r>
              <m:t>a</m:t>
            </m:r>
          </m:e>
          <m:sup>
            <m:r>
              <m:rPr>
                <m:sty m:val="p"/>
              </m:rPr>
              <m:t>6</m:t>
            </m:r>
          </m:sup>
        </m:sSup>
        <m:r>
          <m:rPr>
            <m:sty m:val="p"/>
          </m:rPr>
          <m:t> ,</m:t>
        </m:r>
      </m:oMath>
      <w:r>
        <w:tab/>
      </w:r>
    </w:p>
    <w:p w14:paraId="7C96335D" w14:textId="3519DC2E" w:rsidR="00A84BDD" w:rsidRPr="00F95833" w:rsidRDefault="00A84BDD" w:rsidP="00373C2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62</w:t>
      </w:r>
      <w:r>
        <w:fldChar w:fldCharType="end"/>
      </w:r>
      <w:r>
        <w:rPr>
          <w:rFonts w:hint="eastAsia"/>
        </w:rPr>
        <w:t>)</w:t>
      </w:r>
    </w:p>
    <w:p w14:paraId="293D7005" w14:textId="22A6E65C" w:rsidR="00A84BDD" w:rsidRPr="00F95833" w:rsidRDefault="00A84BDD" w:rsidP="00834490">
      <w:pPr>
        <w:ind w:firstLine="480"/>
      </w:pPr>
      <w:r w:rsidRPr="00F95833">
        <w:rPr>
          <w:rFonts w:hint="eastAsia"/>
        </w:rPr>
        <w:t>即经典</w:t>
      </w:r>
      <w:r>
        <w:rPr>
          <w:rFonts w:hint="eastAsia"/>
        </w:rPr>
        <w:t>的</w:t>
      </w:r>
      <w:r w:rsidRPr="00F95833">
        <w:t xml:space="preserve"> Bethe </w:t>
      </w:r>
      <w:r w:rsidRPr="00F95833">
        <w:rPr>
          <w:rFonts w:hint="eastAsia"/>
        </w:rPr>
        <w:t>结果</w:t>
      </w:r>
      <w:r w:rsidRPr="00F95833">
        <w:t>(Bethe 1944)</w:t>
      </w:r>
      <w:r w:rsidRPr="00F95833">
        <w:t>。</w:t>
      </w:r>
      <w:r>
        <w:rPr>
          <w:rFonts w:hint="eastAsia"/>
        </w:rPr>
        <w:t>事实上，磁矢势算符经典极限下成功退化为</w:t>
      </w:r>
      <w:r>
        <w:rPr>
          <w:rFonts w:hint="eastAsia"/>
        </w:rPr>
        <w:t>Bethe</w:t>
      </w:r>
      <w:r>
        <w:rPr>
          <w:rFonts w:hint="eastAsia"/>
        </w:rPr>
        <w:t>磁矢势</w:t>
      </w:r>
      <w:r>
        <w:rPr>
          <w:rFonts w:hint="eastAsia"/>
        </w:rPr>
        <w:t xml:space="preserve"> (i.e., Eq. </w:t>
      </w:r>
      <w:r>
        <w:rPr>
          <w:rFonts w:hint="eastAsia"/>
        </w:rPr>
        <w:fldChar w:fldCharType="begin"/>
      </w:r>
      <w:r>
        <w:rPr>
          <w:rFonts w:hint="eastAsia"/>
        </w:rPr>
        <w:instrText xml:space="preserve"> REF Eq_29 \h </w:instrText>
      </w:r>
      <w:r>
        <w:rPr>
          <w:rFonts w:hint="eastAsia"/>
        </w:rPr>
      </w:r>
      <w:r>
        <w:rPr>
          <w:rFonts w:hint="eastAsia"/>
        </w:rPr>
        <w:fldChar w:fldCharType="separate"/>
      </w:r>
      <w:r w:rsidR="00D4412F">
        <w:rPr>
          <w:noProof/>
        </w:rPr>
        <w:t>29</w:t>
      </w:r>
      <w:r>
        <w:rPr>
          <w:rFonts w:hint="eastAsia"/>
        </w:rPr>
        <w:fldChar w:fldCharType="end"/>
      </w:r>
      <w:r>
        <w:rPr>
          <w:rFonts w:hint="eastAsia"/>
        </w:rPr>
        <w:t>)</w:t>
      </w:r>
      <w:r>
        <w:rPr>
          <w:rFonts w:hint="eastAsia"/>
        </w:rPr>
        <w:t>，那么由磁矢势推导得到的辐射截面自然与</w:t>
      </w:r>
      <w:r>
        <w:rPr>
          <w:rFonts w:hint="eastAsia"/>
        </w:rPr>
        <w:t>Bethe</w:t>
      </w:r>
      <w:r>
        <w:rPr>
          <w:rFonts w:hint="eastAsia"/>
        </w:rPr>
        <w:t>截面一致</w:t>
      </w:r>
      <w:r w:rsidRPr="00F95833">
        <w:rPr>
          <w:rFonts w:hint="eastAsia"/>
        </w:rPr>
        <w:t>。</w:t>
      </w:r>
    </w:p>
    <w:p w14:paraId="34FF45C3" w14:textId="77777777" w:rsidR="00A84BDD" w:rsidRPr="00F95833" w:rsidRDefault="00A84BDD" w:rsidP="00690383">
      <w:pPr>
        <w:pStyle w:val="TOC"/>
        <w:ind w:firstLine="301"/>
      </w:pPr>
      <w:bookmarkStart w:id="361" w:name="倏逝模式的作用"/>
      <w:bookmarkEnd w:id="356"/>
      <w:r w:rsidRPr="00F95833">
        <w:rPr>
          <w:rFonts w:hint="eastAsia"/>
        </w:rPr>
        <w:t>倏逝模式的作用</w:t>
      </w:r>
    </w:p>
    <w:p w14:paraId="40240A6E" w14:textId="1BAA4B17" w:rsidR="00A84BDD" w:rsidRPr="00F95833" w:rsidRDefault="00A84BDD" w:rsidP="00834490">
      <w:pPr>
        <w:ind w:firstLine="480"/>
      </w:pPr>
      <w:r>
        <w:rPr>
          <w:rFonts w:hint="eastAsia"/>
        </w:rPr>
        <w:t xml:space="preserve">Eq. </w:t>
      </w:r>
      <w:r>
        <w:rPr>
          <w:rFonts w:hint="eastAsia"/>
        </w:rPr>
        <w:fldChar w:fldCharType="begin"/>
      </w:r>
      <w:r>
        <w:rPr>
          <w:rFonts w:hint="eastAsia"/>
        </w:rPr>
        <w:instrText xml:space="preserve"> REF Eq_37 \h </w:instrText>
      </w:r>
      <w:r>
        <w:rPr>
          <w:rFonts w:hint="eastAsia"/>
        </w:rPr>
      </w:r>
      <w:r>
        <w:rPr>
          <w:rFonts w:hint="eastAsia"/>
        </w:rPr>
        <w:fldChar w:fldCharType="separate"/>
      </w:r>
      <w:r w:rsidR="00D4412F">
        <w:rPr>
          <w:i/>
          <w:iCs/>
          <w:noProof/>
        </w:rPr>
        <w:t>51</w:t>
      </w:r>
      <w:r>
        <w:rPr>
          <w:rFonts w:hint="eastAsia"/>
        </w:rPr>
        <w:fldChar w:fldCharType="end"/>
      </w:r>
      <w:r w:rsidRPr="00F95833">
        <w:rPr>
          <w:rFonts w:hint="eastAsia"/>
        </w:rPr>
        <w:t>中的模式求和遍及所有</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oMath>
      <w:r w:rsidRPr="00F95833">
        <w:t>。</w:t>
      </w:r>
      <w:r w:rsidRPr="00F95833">
        <w:t xml:space="preserve"> </w:t>
      </w:r>
      <w:r w:rsidRPr="00F95833">
        <w:rPr>
          <w:rFonts w:hint="eastAsia"/>
        </w:rPr>
        <w:t>当</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t xml:space="preserve"> </w:t>
      </w:r>
      <w:r w:rsidRPr="00F95833">
        <w:rPr>
          <w:rFonts w:hint="eastAsia"/>
        </w:rPr>
        <w:t>时，</w:t>
      </w:r>
      <m:oMath>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iκ</m:t>
        </m:r>
      </m:oMath>
      <w:r w:rsidRPr="00F95833">
        <w:t xml:space="preserve"> </w:t>
      </w:r>
      <w:r w:rsidRPr="00F95833">
        <w:rPr>
          <w:rFonts w:hint="eastAsia"/>
        </w:rPr>
        <w:t>成为纯虚数，</w:t>
      </w:r>
      <w:r w:rsidRPr="00F95833">
        <w:t xml:space="preserve"> </w:t>
      </w:r>
      <w:r w:rsidRPr="00F95833">
        <w:rPr>
          <w:rFonts w:hint="eastAsia"/>
        </w:rPr>
        <w:t>相应模式在</w:t>
      </w:r>
      <w:r w:rsidRPr="00F95833">
        <w:t xml:space="preserve"> </w:t>
      </w:r>
      <m:oMath>
        <m:r>
          <w:rPr>
            <w:rFonts w:ascii="Cambria Math" w:hAnsi="Cambria Math"/>
          </w:rPr>
          <m:t>z</m:t>
        </m:r>
      </m:oMath>
      <w:r w:rsidRPr="00F95833">
        <w:t xml:space="preserve"> </w:t>
      </w:r>
      <w:r w:rsidRPr="00F95833">
        <w:rPr>
          <w:rFonts w:hint="eastAsia"/>
        </w:rPr>
        <w:t>方向倏逝衰减。</w:t>
      </w:r>
      <w:r w:rsidRPr="00F95833">
        <w:t xml:space="preserve"> </w:t>
      </w:r>
      <w:r w:rsidRPr="00F95833">
        <w:rPr>
          <w:rFonts w:hint="eastAsia"/>
        </w:rPr>
        <w:t>它们对</w:t>
      </w:r>
      <w:r w:rsidRPr="00F95833">
        <w:t xml:space="preserve"> </w:t>
      </w: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t>
      </w:r>
      <w:r w:rsidRPr="00F95833">
        <w:rPr>
          <w:rFonts w:hint="eastAsia"/>
        </w:rPr>
        <w:t>处场振幅的贡献以</w:t>
      </w:r>
      <w:r w:rsidRPr="00F95833">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κz</m:t>
            </m:r>
          </m:sup>
        </m:sSup>
      </m:oMath>
      <w:r w:rsidRPr="00F95833">
        <w:t xml:space="preserve"> </w:t>
      </w:r>
      <w:r w:rsidRPr="00F95833">
        <w:rPr>
          <w:rFonts w:hint="eastAsia"/>
        </w:rPr>
        <w:t>衰减，其中</w:t>
      </w:r>
      <w:r w:rsidRPr="00F95833">
        <w:t xml:space="preserve"> </w:t>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e>
        </m:rad>
      </m:oMath>
      <w:r w:rsidRPr="00F95833">
        <w:t>。</w:t>
      </w:r>
      <w:r w:rsidRPr="00F95833">
        <w:t xml:space="preserve"> </w:t>
      </w:r>
      <w:r w:rsidRPr="00F95833">
        <w:rPr>
          <w:rFonts w:hint="eastAsia"/>
        </w:rPr>
        <w:t>这些模式使衍射场在近场区横向局域至小孔附近</w:t>
      </w:r>
      <w:r w:rsidRPr="00F95833">
        <w:t xml:space="preserve"> </w:t>
      </w:r>
      <m:oMath>
        <m:r>
          <m:rPr>
            <m:sty m:val="p"/>
          </m:rPr>
          <w:rPr>
            <w:rFonts w:ascii="Cambria Math" w:hAnsi="Cambria Math"/>
          </w:rPr>
          <m:t>Δ</m:t>
        </m:r>
        <m:r>
          <w:rPr>
            <w:rFonts w:ascii="Cambria Math" w:hAnsi="Cambria Math"/>
          </w:rPr>
          <m:t>ρ</m:t>
        </m:r>
        <m:r>
          <m:rPr>
            <m:sty m:val="p"/>
          </m:rPr>
          <w:rPr>
            <w:rFonts w:ascii="Cambria Math" w:hAnsi="Cambria Math"/>
          </w:rPr>
          <m:t>∼</m:t>
        </m:r>
        <m:r>
          <w:rPr>
            <w:rFonts w:ascii="Cambria Math" w:hAnsi="Cambria Math"/>
          </w:rPr>
          <m:t>a</m:t>
        </m:r>
      </m:oMath>
      <w:r w:rsidRPr="00F95833">
        <w:t xml:space="preserve"> </w:t>
      </w:r>
      <w:r w:rsidRPr="00F95833">
        <w:rPr>
          <w:rFonts w:hint="eastAsia"/>
        </w:rPr>
        <w:t>的区域，</w:t>
      </w:r>
      <w:r w:rsidRPr="00F95833">
        <w:t xml:space="preserve"> </w:t>
      </w:r>
      <w:r>
        <w:rPr>
          <w:rFonts w:hint="eastAsia"/>
        </w:rPr>
        <w:t>这一结论</w:t>
      </w:r>
      <w:r w:rsidRPr="00F95833">
        <w:rPr>
          <w:rFonts w:hint="eastAsia"/>
        </w:rPr>
        <w:t>与</w:t>
      </w:r>
      <w:r w:rsidRPr="00F95833">
        <w:t xml:space="preserve"> Heisenberg </w:t>
      </w:r>
      <w:r w:rsidRPr="00F95833">
        <w:rPr>
          <w:rFonts w:hint="eastAsia"/>
        </w:rPr>
        <w:t>不确定关系</w:t>
      </w:r>
      <w:r w:rsidRPr="00F95833">
        <w:t xml:space="preserve"> </w:t>
      </w:r>
      <m:oMath>
        <m:r>
          <m:rPr>
            <m:sty m:val="p"/>
          </m:rPr>
          <w:rPr>
            <w:rFonts w:ascii="Cambria Math" w:hAnsi="Cambria Math"/>
          </w:rPr>
          <m:t>Δ</m:t>
        </m:r>
        <m:r>
          <w:rPr>
            <w:rFonts w:ascii="Cambria Math" w:hAnsi="Cambria Math"/>
          </w:rPr>
          <m:t>x </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≥ℏ/</m:t>
        </m:r>
        <m:r>
          <w:rPr>
            <w:rFonts w:ascii="Cambria Math" w:hAnsi="Cambria Math"/>
          </w:rPr>
          <m:t>2</m:t>
        </m:r>
      </m:oMath>
      <w:r w:rsidRPr="00F95833">
        <w:rPr>
          <w:rFonts w:hint="eastAsia"/>
        </w:rPr>
        <w:t>一致</w:t>
      </w:r>
      <w:r>
        <w:rPr>
          <w:rFonts w:hint="eastAsia"/>
        </w:rPr>
        <w:t>，只有利用这种具有超高横向动量的倏逝光子才有可能解析远小于光波长的空间细节</w:t>
      </w:r>
      <w:r w:rsidRPr="00F95833">
        <w:rPr>
          <w:rFonts w:hint="eastAsia"/>
        </w:rPr>
        <w:t>。</w:t>
      </w:r>
    </w:p>
    <w:p w14:paraId="41B0E777" w14:textId="77777777" w:rsidR="00A84BDD" w:rsidRDefault="00A84BDD" w:rsidP="008A0925">
      <w:pPr>
        <w:ind w:firstLine="480"/>
        <w:rPr>
          <w:ins w:id="362" w:author="Hongliang Dang" w:date="2026-06-08T15:47:00Z" w16du:dateUtc="2026-06-08T07:47:00Z"/>
        </w:rPr>
      </w:pPr>
      <w:r w:rsidRPr="00F95833">
        <w:rPr>
          <w:rFonts w:hint="eastAsia"/>
        </w:rPr>
        <w:t>从量子视角来看，每个满足</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t xml:space="preserve"> </w:t>
      </w:r>
      <w:r w:rsidRPr="00F95833">
        <w:rPr>
          <w:rFonts w:hint="eastAsia"/>
        </w:rPr>
        <w:t>的倏逝模式</w:t>
      </w:r>
      <w:r w:rsidRPr="00F9583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oMath>
      <w:r w:rsidRPr="00F95833">
        <w:t xml:space="preserve"> </w:t>
      </w:r>
      <w:r w:rsidRPr="00F95833">
        <w:rPr>
          <w:rFonts w:hint="eastAsia"/>
        </w:rPr>
        <w:t>携带横向动量量子</w:t>
      </w:r>
      <w:r w:rsidRPr="00F95833">
        <w:t xml:space="preserve"> </w:t>
      </w:r>
      <m:oMath>
        <m:r>
          <m:rPr>
            <m:sty m:val="p"/>
          </m:rPr>
          <w:rPr>
            <w:rFonts w:ascii="Cambria Math" w:hAnsi="Cambria Math"/>
          </w:rPr>
          <m:t>ℏ</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&gt;ℏ</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oMath>
      <w:r w:rsidRPr="00F95833">
        <w:t>。</w:t>
      </w:r>
      <w:r w:rsidRPr="00F95833">
        <w:t xml:space="preserve"> </w:t>
      </w:r>
      <w:r w:rsidRPr="00F95833">
        <w:rPr>
          <w:rFonts w:hint="eastAsia"/>
        </w:rPr>
        <w:t>在该模式中产生一个光子代表一次大于自由空间可用值的动量量子涨落，</w:t>
      </w:r>
      <w:r w:rsidRPr="00F95833">
        <w:t xml:space="preserve"> </w:t>
      </w:r>
      <w:r w:rsidRPr="00F95833">
        <w:rPr>
          <w:rFonts w:hint="eastAsia"/>
        </w:rPr>
        <w:t>这是可能的，因为金属屏通过相互作用哈密顿量提供了反冲动量。倏逝模式的归一化振幅分母中含</w:t>
      </w:r>
      <w:r w:rsidRPr="00F9583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κ</m:t>
        </m:r>
      </m:oMath>
      <w:r w:rsidRPr="00F95833">
        <w:rPr>
          <w:rFonts w:hint="eastAsia"/>
        </w:rPr>
        <w:t>，</w:t>
      </w:r>
      <w:r w:rsidRPr="00F95833">
        <w:t xml:space="preserve"> </w:t>
      </w:r>
      <w:r w:rsidRPr="00F95833">
        <w:rPr>
          <w:rFonts w:hint="eastAsia"/>
        </w:rPr>
        <w:t>它随</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Pr="00F95833">
        <w:t xml:space="preserve"> </w:t>
      </w:r>
      <w:r w:rsidRPr="00F95833">
        <w:rPr>
          <w:rFonts w:hint="eastAsia"/>
        </w:rPr>
        <w:t>单调增大。</w:t>
      </w:r>
      <w:r w:rsidRPr="00F95833">
        <w:t xml:space="preserve"> </w:t>
      </w:r>
      <w:r w:rsidRPr="00F95833">
        <w:rPr>
          <w:rFonts w:hint="eastAsia"/>
        </w:rPr>
        <w:t>这意味着单个高</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Pr="00F95833">
        <w:t xml:space="preserve"> </w:t>
      </w:r>
      <w:r w:rsidRPr="00F95833">
        <w:rPr>
          <w:rFonts w:hint="eastAsia"/>
        </w:rPr>
        <w:t>倏逝模式携带更</w:t>
      </w:r>
      <w:r w:rsidRPr="00690383">
        <w:rPr>
          <w:rFonts w:hint="eastAsia"/>
        </w:rPr>
        <w:t>少</w:t>
      </w:r>
      <w:r w:rsidRPr="00F95833">
        <w:rPr>
          <w:rFonts w:hint="eastAsia"/>
        </w:rPr>
        <w:t>的真空涨落振幅</w:t>
      </w:r>
      <w:r w:rsidRPr="00F95833">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rPr>
          <w:rFonts w:hint="eastAsia"/>
        </w:rPr>
        <w:t>.</w:t>
      </w:r>
    </w:p>
    <w:p w14:paraId="4C581125" w14:textId="00D3B530" w:rsidR="00377236" w:rsidRPr="00F95833" w:rsidRDefault="00377236">
      <w:pPr>
        <w:pStyle w:val="1"/>
        <w:pPrChange w:id="363" w:author="Hongliang Dang" w:date="2026-06-08T15:48:00Z" w16du:dateUtc="2026-06-08T07:48:00Z">
          <w:pPr>
            <w:ind w:firstLine="480"/>
          </w:pPr>
        </w:pPrChange>
      </w:pPr>
      <w:ins w:id="364" w:author="Hongliang Dang" w:date="2026-06-08T15:47:00Z" w16du:dateUtc="2026-06-08T07:47:00Z">
        <w:r>
          <w:rPr>
            <w:rFonts w:cs="Times New Roman"/>
          </w:rPr>
          <w:t>Ⅷ</w:t>
        </w:r>
        <w:r>
          <w:rPr>
            <w:rFonts w:cs="Times New Roman" w:hint="eastAsia"/>
          </w:rPr>
          <w:t xml:space="preserve"> </w:t>
        </w:r>
      </w:ins>
      <w:ins w:id="365" w:author="Hongliang Dang" w:date="2026-06-08T15:48:00Z" w16du:dateUtc="2026-06-08T07:48:00Z">
        <w:r>
          <w:rPr>
            <w:rFonts w:hint="eastAsia"/>
          </w:rPr>
          <w:t>结论</w:t>
        </w:r>
      </w:ins>
    </w:p>
    <w:p w14:paraId="4247606A" w14:textId="2BD6EB28" w:rsidR="00377236" w:rsidRPr="00377236" w:rsidRDefault="00377236" w:rsidP="00377236">
      <w:pPr>
        <w:pStyle w:val="aa"/>
        <w:ind w:firstLine="480"/>
        <w:rPr>
          <w:ins w:id="366" w:author="Hongliang Dang" w:date="2026-06-08T15:47:00Z"/>
        </w:rPr>
      </w:pPr>
      <w:bookmarkStart w:id="367" w:name="ref-Bethe1944"/>
      <w:bookmarkStart w:id="368" w:name="sec:conclusion"/>
      <w:bookmarkStart w:id="369" w:name="refs"/>
      <w:bookmarkEnd w:id="355"/>
      <w:bookmarkEnd w:id="361"/>
      <w:ins w:id="370" w:author="Hongliang Dang" w:date="2026-06-08T15:47:00Z">
        <w:r w:rsidRPr="00377236">
          <w:t>本文从</w:t>
        </w:r>
        <w:r w:rsidRPr="00377236">
          <w:t xml:space="preserve"> Bethe </w:t>
        </w:r>
        <w:r w:rsidRPr="00377236">
          <w:t>偶极模型出发，在库仑规范和洛伦兹规范下分别完成了深亚波长小孔约束光场的第一性原理量子化，通过规范不变场张量验证了两种方案在物理</w:t>
        </w:r>
        <w:r w:rsidRPr="00377236">
          <w:t xml:space="preserve"> Hilbert </w:t>
        </w:r>
        <w:r w:rsidRPr="00377236">
          <w:t>空间中的等价性。在相干态经典极限下，量子磁矢势严格退回</w:t>
        </w:r>
        <w:r w:rsidRPr="00377236">
          <w:t xml:space="preserve"> Bethe </w:t>
        </w:r>
        <w:r w:rsidRPr="00377236">
          <w:t>矢量势，辐射截面恢复为</w:t>
        </w:r>
        <w:r w:rsidRPr="00377236">
          <w:t xml:space="preserve"> Bethe </w:t>
        </w:r>
        <w:r w:rsidRPr="00377236">
          <w:t>标度律</w:t>
        </w:r>
        <w:r w:rsidRPr="00377236">
          <w:t xml:space="preserve"> </w:t>
        </w:r>
      </w:ins>
      <m:oMath>
        <m:sSub>
          <m:sSubPr>
            <m:ctrlPr>
              <w:ins w:id="371" w:author="Hongliang Dang" w:date="2026-06-08T15:48:00Z" w16du:dateUtc="2026-06-08T07:48:00Z">
                <w:rPr>
                  <w:rFonts w:ascii="Cambria Math" w:hAnsi="Cambria Math"/>
                </w:rPr>
              </w:ins>
            </m:ctrlPr>
          </m:sSubPr>
          <m:e>
            <m:r>
              <w:ins w:id="372" w:author="Hongliang Dang" w:date="2026-06-08T15:48:00Z" w16du:dateUtc="2026-06-08T07:48:00Z">
                <w:rPr>
                  <w:rFonts w:ascii="Cambria Math" w:hAnsi="Cambria Math"/>
                </w:rPr>
                <m:t>σ</m:t>
              </w:ins>
            </m:r>
          </m:e>
          <m:sub>
            <m:r>
              <w:ins w:id="373" w:author="Hongliang Dang" w:date="2026-06-08T15:48:00Z" w16du:dateUtc="2026-06-08T07:48:00Z">
                <w:rPr>
                  <w:rFonts w:ascii="Cambria Math" w:hAnsi="Cambria Math"/>
                </w:rPr>
                <m:t>t</m:t>
              </w:ins>
            </m:r>
          </m:sub>
        </m:sSub>
        <m:r>
          <w:ins w:id="374" w:author="Hongliang Dang" w:date="2026-06-08T15:48:00Z" w16du:dateUtc="2026-06-08T07:48:00Z">
            <m:rPr>
              <m:sty m:val="p"/>
            </m:rPr>
            <w:rPr>
              <w:rFonts w:ascii="Cambria Math" w:hAnsi="Cambria Math"/>
            </w:rPr>
            <m:t>=</m:t>
          </w:ins>
        </m:r>
        <m:f>
          <m:fPr>
            <m:ctrlPr>
              <w:ins w:id="375" w:author="Hongliang Dang" w:date="2026-06-08T15:48:00Z" w16du:dateUtc="2026-06-08T07:48:00Z">
                <w:rPr>
                  <w:rFonts w:ascii="Cambria Math" w:hAnsi="Cambria Math"/>
                </w:rPr>
              </w:ins>
            </m:ctrlPr>
          </m:fPr>
          <m:num>
            <m:r>
              <w:ins w:id="376" w:author="Hongliang Dang" w:date="2026-06-08T15:48:00Z" w16du:dateUtc="2026-06-08T07:48:00Z">
                <m:rPr>
                  <m:sty m:val="p"/>
                </m:rPr>
                <w:rPr>
                  <w:rFonts w:ascii="Cambria Math" w:hAnsi="Cambria Math"/>
                </w:rPr>
                <m:t>64</m:t>
              </w:ins>
            </m:r>
          </m:num>
          <m:den>
            <m:r>
              <w:ins w:id="377" w:author="Hongliang Dang" w:date="2026-06-08T15:48:00Z" w16du:dateUtc="2026-06-08T07:48:00Z">
                <m:rPr>
                  <m:sty m:val="p"/>
                </m:rPr>
                <w:rPr>
                  <w:rFonts w:ascii="Cambria Math" w:hAnsi="Cambria Math"/>
                </w:rPr>
                <m:t>27π</m:t>
              </w:ins>
            </m:r>
          </m:den>
        </m:f>
        <m:sSubSup>
          <m:sSubSupPr>
            <m:ctrlPr>
              <w:ins w:id="378" w:author="Hongliang Dang" w:date="2026-06-08T15:48:00Z" w16du:dateUtc="2026-06-08T07:48:00Z">
                <w:rPr>
                  <w:rFonts w:ascii="Cambria Math" w:hAnsi="Cambria Math"/>
                </w:rPr>
              </w:ins>
            </m:ctrlPr>
          </m:sSubSupPr>
          <m:e>
            <m:r>
              <w:ins w:id="379" w:author="Hongliang Dang" w:date="2026-06-08T15:48:00Z" w16du:dateUtc="2026-06-08T07:48:00Z">
                <w:rPr>
                  <w:rFonts w:ascii="Cambria Math" w:hAnsi="Cambria Math"/>
                </w:rPr>
                <m:t>k</m:t>
              </w:ins>
            </m:r>
          </m:e>
          <m:sub>
            <m:r>
              <w:ins w:id="380" w:author="Hongliang Dang" w:date="2026-06-08T15:48:00Z" w16du:dateUtc="2026-06-08T07:48:00Z">
                <m:rPr>
                  <m:sty m:val="p"/>
                </m:rPr>
                <w:rPr>
                  <w:rFonts w:ascii="Cambria Math" w:hAnsi="Cambria Math"/>
                </w:rPr>
                <m:t>0</m:t>
              </w:ins>
            </m:r>
          </m:sub>
          <m:sup>
            <m:r>
              <w:ins w:id="381" w:author="Hongliang Dang" w:date="2026-06-08T15:48:00Z" w16du:dateUtc="2026-06-08T07:48:00Z">
                <m:rPr>
                  <m:sty m:val="p"/>
                </m:rPr>
                <w:rPr>
                  <w:rFonts w:ascii="Cambria Math" w:hAnsi="Cambria Math"/>
                </w:rPr>
                <m:t>4</m:t>
              </w:ins>
            </m:r>
          </m:sup>
        </m:sSubSup>
        <m:sSup>
          <m:sSupPr>
            <m:ctrlPr>
              <w:ins w:id="382" w:author="Hongliang Dang" w:date="2026-06-08T15:48:00Z" w16du:dateUtc="2026-06-08T07:48:00Z">
                <w:rPr>
                  <w:rFonts w:ascii="Cambria Math" w:hAnsi="Cambria Math"/>
                </w:rPr>
              </w:ins>
            </m:ctrlPr>
          </m:sSupPr>
          <m:e>
            <m:r>
              <w:ins w:id="383" w:author="Hongliang Dang" w:date="2026-06-08T15:48:00Z" w16du:dateUtc="2026-06-08T07:48:00Z">
                <w:rPr>
                  <w:rFonts w:ascii="Cambria Math" w:hAnsi="Cambria Math"/>
                </w:rPr>
                <m:t>a</m:t>
              </w:ins>
            </m:r>
          </m:e>
          <m:sup>
            <m:r>
              <w:ins w:id="384" w:author="Hongliang Dang" w:date="2026-06-08T15:48:00Z" w16du:dateUtc="2026-06-08T07:48:00Z">
                <m:rPr>
                  <m:sty m:val="p"/>
                </m:rPr>
                <w:rPr>
                  <w:rFonts w:ascii="Cambria Math" w:hAnsi="Cambria Math"/>
                </w:rPr>
                <m:t>6</m:t>
              </w:ins>
            </m:r>
          </m:sup>
        </m:sSup>
      </m:oMath>
      <w:ins w:id="385" w:author="Hongliang Dang" w:date="2026-06-08T15:47:00Z">
        <w:r w:rsidRPr="00377236">
          <w:t>。对有限半径圆孔，导出了包含</w:t>
        </w:r>
        <w:r w:rsidRPr="00377236">
          <w:t xml:space="preserve"> Bessel </w:t>
        </w:r>
        <w:r w:rsidRPr="00377236">
          <w:t>形状因子</w:t>
        </w:r>
        <w:r w:rsidRPr="00377236">
          <w:t xml:space="preserve"> </w:t>
        </w:r>
      </w:ins>
      <m:oMath>
        <m:f>
          <m:fPr>
            <m:ctrlPr>
              <w:ins w:id="386" w:author="Hongliang Dang" w:date="2026-06-08T15:49:00Z" w16du:dateUtc="2026-06-08T07:49:00Z">
                <w:rPr>
                  <w:rFonts w:ascii="Cambria Math" w:hAnsi="Cambria Math"/>
                </w:rPr>
              </w:ins>
            </m:ctrlPr>
          </m:fPr>
          <m:num>
            <m:r>
              <w:ins w:id="387" w:author="Hongliang Dang" w:date="2026-06-08T15:49:00Z" w16du:dateUtc="2026-06-08T07:49:00Z">
                <w:rPr>
                  <w:rFonts w:ascii="Cambria Math" w:hAnsi="Cambria Math"/>
                </w:rPr>
                <m:t>3</m:t>
              </w:ins>
            </m:r>
            <m:sSub>
              <m:sSubPr>
                <m:ctrlPr>
                  <w:ins w:id="388" w:author="Hongliang Dang" w:date="2026-06-08T15:49:00Z" w16du:dateUtc="2026-06-08T07:49:00Z">
                    <w:rPr>
                      <w:rFonts w:ascii="Cambria Math" w:hAnsi="Cambria Math"/>
                    </w:rPr>
                  </w:ins>
                </m:ctrlPr>
              </m:sSubPr>
              <m:e>
                <m:r>
                  <w:ins w:id="389" w:author="Hongliang Dang" w:date="2026-06-08T15:49:00Z" w16du:dateUtc="2026-06-08T07:49:00Z">
                    <w:rPr>
                      <w:rFonts w:ascii="Cambria Math" w:hAnsi="Cambria Math"/>
                    </w:rPr>
                    <m:t>j</m:t>
                  </w:ins>
                </m:r>
              </m:e>
              <m:sub>
                <m:r>
                  <w:ins w:id="390" w:author="Hongliang Dang" w:date="2026-06-08T15:49:00Z" w16du:dateUtc="2026-06-08T07:49:00Z">
                    <w:rPr>
                      <w:rFonts w:ascii="Cambria Math" w:hAnsi="Cambria Math"/>
                    </w:rPr>
                    <m:t>1</m:t>
                  </w:ins>
                </m:r>
              </m:sub>
            </m:sSub>
            <m:r>
              <w:ins w:id="391" w:author="Hongliang Dang" w:date="2026-06-08T15:49:00Z" w16du:dateUtc="2026-06-08T07:49:00Z">
                <m:rPr>
                  <m:sty m:val="p"/>
                </m:rPr>
                <w:rPr>
                  <w:rFonts w:ascii="Cambria Math" w:hAnsi="Cambria Math"/>
                </w:rPr>
                <m:t>(</m:t>
              </w:ins>
            </m:r>
            <m:sSub>
              <m:sSubPr>
                <m:ctrlPr>
                  <w:ins w:id="392" w:author="Hongliang Dang" w:date="2026-06-08T15:49:00Z" w16du:dateUtc="2026-06-08T07:49:00Z">
                    <w:rPr>
                      <w:rFonts w:ascii="Cambria Math" w:hAnsi="Cambria Math"/>
                    </w:rPr>
                  </w:ins>
                </m:ctrlPr>
              </m:sSubPr>
              <m:e>
                <m:r>
                  <w:ins w:id="393" w:author="Hongliang Dang" w:date="2026-06-08T15:49:00Z" w16du:dateUtc="2026-06-08T07:49:00Z">
                    <w:rPr>
                      <w:rFonts w:ascii="Cambria Math" w:hAnsi="Cambria Math"/>
                    </w:rPr>
                    <m:t>k</m:t>
                  </w:ins>
                </m:r>
              </m:e>
              <m:sub>
                <m:r>
                  <w:ins w:id="394" w:author="Hongliang Dang" w:date="2026-06-08T15:49:00Z" w16du:dateUtc="2026-06-08T07:49:00Z">
                    <m:rPr>
                      <m:sty m:val="p"/>
                    </m:rPr>
                    <w:rPr>
                      <w:rFonts w:ascii="Cambria Math" w:hAnsi="Cambria Math"/>
                    </w:rPr>
                    <m:t>⟂</m:t>
                  </w:ins>
                </m:r>
              </m:sub>
            </m:sSub>
            <m:r>
              <w:ins w:id="395" w:author="Hongliang Dang" w:date="2026-06-08T15:49:00Z" w16du:dateUtc="2026-06-08T07:49:00Z">
                <w:rPr>
                  <w:rFonts w:ascii="Cambria Math" w:hAnsi="Cambria Math"/>
                </w:rPr>
                <m:t>a</m:t>
              </w:ins>
            </m:r>
            <m:r>
              <w:ins w:id="396" w:author="Hongliang Dang" w:date="2026-06-08T15:49:00Z" w16du:dateUtc="2026-06-08T07:49:00Z">
                <m:rPr>
                  <m:sty m:val="p"/>
                </m:rPr>
                <w:rPr>
                  <w:rFonts w:ascii="Cambria Math" w:hAnsi="Cambria Math"/>
                </w:rPr>
                <m:t>)</m:t>
              </w:ins>
            </m:r>
          </m:num>
          <m:den>
            <m:sSub>
              <m:sSubPr>
                <m:ctrlPr>
                  <w:ins w:id="397" w:author="Hongliang Dang" w:date="2026-06-08T15:49:00Z" w16du:dateUtc="2026-06-08T07:49:00Z">
                    <w:rPr>
                      <w:rFonts w:ascii="Cambria Math" w:hAnsi="Cambria Math"/>
                    </w:rPr>
                  </w:ins>
                </m:ctrlPr>
              </m:sSubPr>
              <m:e>
                <m:r>
                  <w:ins w:id="398" w:author="Hongliang Dang" w:date="2026-06-08T15:49:00Z" w16du:dateUtc="2026-06-08T07:49:00Z">
                    <w:rPr>
                      <w:rFonts w:ascii="Cambria Math" w:hAnsi="Cambria Math"/>
                    </w:rPr>
                    <m:t>k</m:t>
                  </w:ins>
                </m:r>
              </m:e>
              <m:sub>
                <m:r>
                  <w:ins w:id="399" w:author="Hongliang Dang" w:date="2026-06-08T15:49:00Z" w16du:dateUtc="2026-06-08T07:49:00Z">
                    <m:rPr>
                      <m:sty m:val="p"/>
                    </m:rPr>
                    <w:rPr>
                      <w:rFonts w:ascii="Cambria Math" w:hAnsi="Cambria Math"/>
                    </w:rPr>
                    <m:t>⟂</m:t>
                  </w:ins>
                </m:r>
              </m:sub>
            </m:sSub>
            <m:r>
              <w:ins w:id="400" w:author="Hongliang Dang" w:date="2026-06-08T15:49:00Z" w16du:dateUtc="2026-06-08T07:49:00Z">
                <w:rPr>
                  <w:rFonts w:ascii="Cambria Math" w:hAnsi="Cambria Math"/>
                </w:rPr>
                <m:t>a</m:t>
              </w:ins>
            </m:r>
          </m:den>
        </m:f>
      </m:oMath>
      <w:ins w:id="401" w:author="Hongliang Dang" w:date="2026-06-08T15:49:00Z" w16du:dateUtc="2026-06-08T07:49:00Z">
        <w:r w:rsidR="009324B7">
          <w:rPr>
            <w:rFonts w:hint="eastAsia"/>
          </w:rPr>
          <w:t xml:space="preserve"> </w:t>
        </w:r>
      </w:ins>
      <w:ins w:id="402" w:author="Hongliang Dang" w:date="2026-06-08T15:47:00Z">
        <w:r w:rsidRPr="00377236">
          <w:t>的量子矢量势（</w:t>
        </w:r>
        <w:r w:rsidRPr="00377236">
          <w:t>Eq. 59</w:t>
        </w:r>
        <w:r w:rsidRPr="00377236">
          <w:t>），该式统一涵盖</w:t>
        </w:r>
        <w:r w:rsidRPr="00377236">
          <w:t xml:space="preserve"> </w:t>
        </w:r>
      </w:ins>
      <m:oMath>
        <m:sSub>
          <m:sSubPr>
            <m:ctrlPr>
              <w:ins w:id="403" w:author="Hongliang Dang" w:date="2026-06-08T15:50:00Z" w16du:dateUtc="2026-06-08T07:50:00Z">
                <w:rPr>
                  <w:rFonts w:ascii="Cambria Math" w:hAnsi="Cambria Math"/>
                  <w:b/>
                  <w:bCs/>
                </w:rPr>
              </w:ins>
            </m:ctrlPr>
          </m:sSubPr>
          <m:e>
            <m:r>
              <w:ins w:id="404" w:author="Hongliang Dang" w:date="2026-06-08T15:50:00Z" w16du:dateUtc="2026-06-08T07:50:00Z">
                <m:rPr>
                  <m:sty m:val="bi"/>
                </m:rPr>
                <w:rPr>
                  <w:rFonts w:ascii="Cambria Math" w:hAnsi="Cambria Math"/>
                </w:rPr>
                <m:t>k</m:t>
              </w:ins>
            </m:r>
          </m:e>
          <m:sub>
            <m:r>
              <w:ins w:id="405" w:author="Hongliang Dang" w:date="2026-06-08T15:50:00Z" w16du:dateUtc="2026-06-08T07:50:00Z">
                <m:rPr>
                  <m:sty m:val="b"/>
                </m:rPr>
                <w:rPr>
                  <w:rFonts w:ascii="Cambria Math" w:hAnsi="Cambria Math"/>
                </w:rPr>
                <m:t>⟂</m:t>
              </w:ins>
            </m:r>
          </m:sub>
        </m:sSub>
        <m:r>
          <w:ins w:id="406" w:author="Hongliang Dang" w:date="2026-06-08T15:50:00Z" w16du:dateUtc="2026-06-08T07:50:00Z">
            <m:rPr>
              <m:sty m:val="bi"/>
            </m:rPr>
            <w:rPr>
              <w:rFonts w:ascii="Cambria Math" w:hAnsi="Cambria Math"/>
            </w:rPr>
            <m:t>&lt;</m:t>
          </w:ins>
        </m:r>
        <m:sSub>
          <m:sSubPr>
            <m:ctrlPr>
              <w:ins w:id="407" w:author="Hongliang Dang" w:date="2026-06-08T15:50:00Z" w16du:dateUtc="2026-06-08T07:50:00Z">
                <w:rPr>
                  <w:rFonts w:ascii="Cambria Math" w:hAnsi="Cambria Math"/>
                  <w:b/>
                  <w:bCs/>
                </w:rPr>
              </w:ins>
            </m:ctrlPr>
          </m:sSubPr>
          <m:e>
            <m:r>
              <w:ins w:id="408" w:author="Hongliang Dang" w:date="2026-06-08T15:50:00Z" w16du:dateUtc="2026-06-08T07:50:00Z">
                <m:rPr>
                  <m:sty m:val="bi"/>
                </m:rPr>
                <w:rPr>
                  <w:rFonts w:ascii="Cambria Math" w:hAnsi="Cambria Math"/>
                </w:rPr>
                <m:t>k</m:t>
              </w:ins>
            </m:r>
          </m:e>
          <m:sub>
            <m:r>
              <w:ins w:id="409" w:author="Hongliang Dang" w:date="2026-06-08T15:50:00Z" w16du:dateUtc="2026-06-08T07:50:00Z">
                <m:rPr>
                  <m:sty m:val="bi"/>
                </m:rPr>
                <w:rPr>
                  <w:rFonts w:ascii="Cambria Math" w:hAnsi="Cambria Math"/>
                </w:rPr>
                <m:t>0</m:t>
              </w:ins>
            </m:r>
          </m:sub>
        </m:sSub>
      </m:oMath>
      <w:ins w:id="410" w:author="Hongliang Dang" w:date="2026-06-08T15:47:00Z">
        <w:r w:rsidRPr="00377236">
          <w:t xml:space="preserve"> </w:t>
        </w:r>
        <w:r w:rsidRPr="00377236">
          <w:t>的传播模式和</w:t>
        </w:r>
        <w:r w:rsidRPr="00377236">
          <w:t xml:space="preserve"> </w:t>
        </w:r>
      </w:ins>
      <m:oMath>
        <m:sSub>
          <m:sSubPr>
            <m:ctrlPr>
              <w:ins w:id="411" w:author="Hongliang Dang" w:date="2026-06-08T15:50:00Z" w16du:dateUtc="2026-06-08T07:50:00Z">
                <w:rPr>
                  <w:rFonts w:ascii="Cambria Math" w:hAnsi="Cambria Math"/>
                  <w:b/>
                  <w:bCs/>
                </w:rPr>
              </w:ins>
            </m:ctrlPr>
          </m:sSubPr>
          <m:e>
            <m:r>
              <w:ins w:id="412" w:author="Hongliang Dang" w:date="2026-06-08T15:50:00Z" w16du:dateUtc="2026-06-08T07:50:00Z">
                <m:rPr>
                  <m:sty m:val="bi"/>
                </m:rPr>
                <w:rPr>
                  <w:rFonts w:ascii="Cambria Math" w:hAnsi="Cambria Math"/>
                </w:rPr>
                <m:t>k</m:t>
              </w:ins>
            </m:r>
          </m:e>
          <m:sub>
            <m:r>
              <w:ins w:id="413" w:author="Hongliang Dang" w:date="2026-06-08T15:50:00Z" w16du:dateUtc="2026-06-08T07:50:00Z">
                <m:rPr>
                  <m:sty m:val="b"/>
                </m:rPr>
                <w:rPr>
                  <w:rFonts w:ascii="Cambria Math" w:hAnsi="Cambria Math"/>
                </w:rPr>
                <m:t>⟂</m:t>
              </w:ins>
            </m:r>
          </m:sub>
        </m:sSub>
        <m:r>
          <w:ins w:id="414" w:author="Hongliang Dang" w:date="2026-06-08T15:50:00Z" w16du:dateUtc="2026-06-08T07:50:00Z">
            <m:rPr>
              <m:sty m:val="p"/>
            </m:rPr>
            <w:rPr>
              <w:rFonts w:ascii="Cambria Math" w:hAnsi="Cambria Math"/>
            </w:rPr>
            <m:t>&gt;</m:t>
          </w:ins>
        </m:r>
        <m:sSub>
          <m:sSubPr>
            <m:ctrlPr>
              <w:ins w:id="415" w:author="Hongliang Dang" w:date="2026-06-08T15:50:00Z" w16du:dateUtc="2026-06-08T07:50:00Z">
                <w:rPr>
                  <w:rFonts w:ascii="Cambria Math" w:hAnsi="Cambria Math"/>
                  <w:b/>
                  <w:bCs/>
                </w:rPr>
              </w:ins>
            </m:ctrlPr>
          </m:sSubPr>
          <m:e>
            <m:r>
              <w:ins w:id="416" w:author="Hongliang Dang" w:date="2026-06-08T15:50:00Z" w16du:dateUtc="2026-06-08T07:50:00Z">
                <m:rPr>
                  <m:sty m:val="bi"/>
                </m:rPr>
                <w:rPr>
                  <w:rFonts w:ascii="Cambria Math" w:hAnsi="Cambria Math"/>
                </w:rPr>
                <m:t>k</m:t>
              </w:ins>
            </m:r>
          </m:e>
          <m:sub>
            <m:r>
              <w:ins w:id="417" w:author="Hongliang Dang" w:date="2026-06-08T15:50:00Z" w16du:dateUtc="2026-06-08T07:50:00Z">
                <m:rPr>
                  <m:sty m:val="bi"/>
                </m:rPr>
                <w:rPr>
                  <w:rFonts w:ascii="Cambria Math" w:hAnsi="Cambria Math"/>
                </w:rPr>
                <m:t>0</m:t>
              </w:ins>
            </m:r>
          </m:sub>
        </m:sSub>
      </m:oMath>
      <w:ins w:id="418" w:author="Hongliang Dang" w:date="2026-06-08T15:50:00Z" w16du:dateUtc="2026-06-08T07:50:00Z">
        <w:r w:rsidR="009324B7" w:rsidRPr="00377236">
          <w:t xml:space="preserve"> </w:t>
        </w:r>
      </w:ins>
      <w:ins w:id="419" w:author="Hongliang Dang" w:date="2026-06-08T15:47:00Z">
        <w:r w:rsidRPr="00377236">
          <w:t>的倏逝模式，点孔极限</w:t>
        </w:r>
        <w:r w:rsidRPr="00377236">
          <w:t xml:space="preserve"> </w:t>
        </w:r>
      </w:ins>
      <m:oMath>
        <m:sSub>
          <m:sSubPr>
            <m:ctrlPr>
              <w:ins w:id="420" w:author="Hongliang Dang" w:date="2026-06-08T15:51:00Z" w16du:dateUtc="2026-06-08T07:51:00Z">
                <w:rPr>
                  <w:rFonts w:ascii="Cambria Math" w:hAnsi="Cambria Math"/>
                </w:rPr>
              </w:ins>
            </m:ctrlPr>
          </m:sSubPr>
          <m:e>
            <m:r>
              <w:ins w:id="421" w:author="Hongliang Dang" w:date="2026-06-08T15:51:00Z" w16du:dateUtc="2026-06-08T07:51:00Z">
                <w:rPr>
                  <w:rFonts w:ascii="Cambria Math" w:hAnsi="Cambria Math"/>
                </w:rPr>
                <m:t>k</m:t>
              </w:ins>
            </m:r>
          </m:e>
          <m:sub>
            <m:r>
              <w:ins w:id="422" w:author="Hongliang Dang" w:date="2026-06-08T15:51:00Z" w16du:dateUtc="2026-06-08T07:51:00Z">
                <m:rPr>
                  <m:sty m:val="p"/>
                </m:rPr>
                <w:rPr>
                  <w:rFonts w:ascii="Cambria Math" w:hAnsi="Cambria Math"/>
                </w:rPr>
                <m:t>⟂</m:t>
              </w:ins>
            </m:r>
          </m:sub>
        </m:sSub>
        <m:r>
          <w:ins w:id="423" w:author="Hongliang Dang" w:date="2026-06-08T15:51:00Z" w16du:dateUtc="2026-06-08T07:51:00Z">
            <w:rPr>
              <w:rFonts w:ascii="Cambria Math" w:hAnsi="Cambria Math"/>
            </w:rPr>
            <m:t>a</m:t>
          </w:ins>
        </m:r>
        <m:r>
          <w:ins w:id="424" w:author="Hongliang Dang" w:date="2026-06-08T15:51:00Z" w16du:dateUtc="2026-06-08T07:51:00Z">
            <m:rPr>
              <m:sty m:val="p"/>
            </m:rPr>
            <w:rPr>
              <w:rFonts w:ascii="Cambria Math" w:hAnsi="Cambria Math"/>
            </w:rPr>
            <m:t>≪</m:t>
          </w:ins>
        </m:r>
        <m:r>
          <w:ins w:id="425" w:author="Hongliang Dang" w:date="2026-06-08T15:51:00Z" w16du:dateUtc="2026-06-08T07:51:00Z">
            <w:rPr>
              <w:rFonts w:ascii="Cambria Math" w:hAnsi="Cambria Math"/>
            </w:rPr>
            <m:t>1</m:t>
          </w:ins>
        </m:r>
      </m:oMath>
      <w:ins w:id="426" w:author="Hongliang Dang" w:date="2026-06-08T15:47:00Z">
        <w:r w:rsidRPr="00377236">
          <w:t>下自然退化至</w:t>
        </w:r>
        <w:r w:rsidRPr="00377236">
          <w:t xml:space="preserve"> Bethe </w:t>
        </w:r>
        <w:r w:rsidRPr="00377236">
          <w:t>经典结果。</w:t>
        </w:r>
      </w:ins>
    </w:p>
    <w:p w14:paraId="474A87AB" w14:textId="418E647C" w:rsidR="00377236" w:rsidRPr="00377236" w:rsidRDefault="00377236" w:rsidP="00377236">
      <w:pPr>
        <w:pStyle w:val="aa"/>
        <w:ind w:firstLine="480"/>
        <w:rPr>
          <w:ins w:id="427" w:author="Hongliang Dang" w:date="2026-06-08T15:47:00Z"/>
        </w:rPr>
      </w:pPr>
      <w:ins w:id="428" w:author="Hongliang Dang" w:date="2026-06-08T15:47:00Z">
        <w:r w:rsidRPr="00377236">
          <w:lastRenderedPageBreak/>
          <w:t>倏逝模式携带的横向动量</w:t>
        </w:r>
        <w:r w:rsidRPr="00377236">
          <w:t xml:space="preserve"> </w:t>
        </w:r>
      </w:ins>
      <m:oMath>
        <m:sSub>
          <m:sSubPr>
            <m:ctrlPr>
              <w:ins w:id="429" w:author="Hongliang Dang" w:date="2026-06-08T15:51:00Z" w16du:dateUtc="2026-06-08T07:51:00Z">
                <w:rPr>
                  <w:rFonts w:ascii="Cambria Math" w:hAnsi="Cambria Math"/>
                </w:rPr>
              </w:ins>
            </m:ctrlPr>
          </m:sSubPr>
          <m:e>
            <m:r>
              <w:ins w:id="430" w:author="Hongliang Dang" w:date="2026-06-08T15:51:00Z" w16du:dateUtc="2026-06-08T07:51:00Z">
                <w:rPr>
                  <w:rFonts w:ascii="Cambria Math" w:hAnsi="Cambria Math"/>
                </w:rPr>
                <m:t>k</m:t>
              </w:ins>
            </m:r>
          </m:e>
          <m:sub>
            <m:r>
              <w:ins w:id="431" w:author="Hongliang Dang" w:date="2026-06-08T15:51:00Z" w16du:dateUtc="2026-06-08T07:51:00Z">
                <m:rPr>
                  <m:sty m:val="p"/>
                </m:rPr>
                <w:rPr>
                  <w:rFonts w:ascii="Cambria Math" w:hAnsi="Cambria Math"/>
                </w:rPr>
                <m:t>⟂</m:t>
              </w:ins>
            </m:r>
          </m:sub>
        </m:sSub>
        <m:r>
          <w:ins w:id="432" w:author="Hongliang Dang" w:date="2026-06-08T15:51:00Z" w16du:dateUtc="2026-06-08T07:51:00Z">
            <w:rPr>
              <w:rFonts w:ascii="Cambria Math" w:hAnsi="Cambria Math"/>
            </w:rPr>
            <m:t>&gt;</m:t>
          </w:ins>
        </m:r>
        <m:f>
          <m:fPr>
            <m:ctrlPr>
              <w:ins w:id="433" w:author="Hongliang Dang" w:date="2026-06-08T15:52:00Z" w16du:dateUtc="2026-06-08T07:52:00Z">
                <w:rPr>
                  <w:rFonts w:ascii="Cambria Math" w:hAnsi="Cambria Math"/>
                  <w:i/>
                </w:rPr>
              </w:ins>
            </m:ctrlPr>
          </m:fPr>
          <m:num>
            <m:r>
              <w:ins w:id="434" w:author="Hongliang Dang" w:date="2026-06-08T15:52:00Z" w16du:dateUtc="2026-06-08T07:52:00Z">
                <w:rPr>
                  <w:rFonts w:ascii="Cambria Math" w:hAnsi="Cambria Math"/>
                </w:rPr>
                <m:t>ℏ</m:t>
              </w:ins>
            </m:r>
            <m:sSub>
              <m:sSubPr>
                <m:ctrlPr>
                  <w:ins w:id="435" w:author="Hongliang Dang" w:date="2026-06-08T15:52:00Z" w16du:dateUtc="2026-06-08T07:52:00Z">
                    <w:rPr>
                      <w:rFonts w:ascii="Cambria Math" w:hAnsi="Cambria Math"/>
                      <w:i/>
                    </w:rPr>
                  </w:ins>
                </m:ctrlPr>
              </m:sSubPr>
              <m:e>
                <m:r>
                  <w:ins w:id="436" w:author="Hongliang Dang" w:date="2026-06-08T15:51:00Z" w16du:dateUtc="2026-06-08T07:51:00Z">
                    <w:rPr>
                      <w:rFonts w:ascii="Cambria Math" w:hAnsi="Cambria Math"/>
                    </w:rPr>
                    <m:t>ω</m:t>
                  </w:ins>
                </m:r>
              </m:e>
              <m:sub>
                <m:r>
                  <w:ins w:id="437" w:author="Hongliang Dang" w:date="2026-06-08T15:52:00Z" w16du:dateUtc="2026-06-08T07:52:00Z">
                    <w:rPr>
                      <w:rFonts w:ascii="Cambria Math" w:hAnsi="Cambria Math"/>
                    </w:rPr>
                    <m:t>0</m:t>
                  </w:ins>
                </m:r>
              </m:sub>
            </m:sSub>
          </m:num>
          <m:den>
            <m:r>
              <w:ins w:id="438" w:author="Hongliang Dang" w:date="2026-06-08T15:52:00Z" w16du:dateUtc="2026-06-08T07:52:00Z">
                <w:rPr>
                  <w:rFonts w:ascii="Cambria Math" w:hAnsi="Cambria Math"/>
                </w:rPr>
                <m:t>c</m:t>
              </w:ins>
            </m:r>
          </m:den>
        </m:f>
      </m:oMath>
      <w:ins w:id="439" w:author="Hongliang Dang" w:date="2026-06-08T15:47:00Z">
        <w:r w:rsidRPr="00377236">
          <w:t xml:space="preserve"> </w:t>
        </w:r>
        <w:r w:rsidRPr="00377236">
          <w:t>突破了自由光子动量上限，这是近场能够解析亚波长细节的量子力学根源。当这类约束光场与自由电子耦合时，参与散射的光子不再满足真空色散关系</w:t>
        </w:r>
        <w:r w:rsidRPr="00377236">
          <w:t>——</w:t>
        </w:r>
        <w:r w:rsidRPr="00377236">
          <w:t>倏逝态处于虚光子态。这直接修改了散射过程的相空间积分和极化求和规则，意味着标准的</w:t>
        </w:r>
        <w:r w:rsidRPr="00377236">
          <w:t xml:space="preserve"> Klein-Nishina </w:t>
        </w:r>
        <w:r w:rsidRPr="00377236">
          <w:t>截面在极端近场条件下需要重新审视。</w:t>
        </w:r>
      </w:ins>
    </w:p>
    <w:p w14:paraId="114377B3" w14:textId="11A48B3F" w:rsidR="00377236" w:rsidRPr="00377236" w:rsidRDefault="00377236" w:rsidP="00377236">
      <w:pPr>
        <w:pStyle w:val="aa"/>
        <w:ind w:firstLine="480"/>
        <w:rPr>
          <w:ins w:id="440" w:author="Hongliang Dang" w:date="2026-06-08T15:47:00Z"/>
        </w:rPr>
      </w:pPr>
      <w:ins w:id="441" w:author="Hongliang Dang" w:date="2026-06-08T15:47:00Z">
        <w:r w:rsidRPr="00377236">
          <w:t>在近期工作中，</w:t>
        </w:r>
      </w:ins>
      <w:ins w:id="442" w:author="Hongliang Dang" w:date="2026-06-08T15:53:00Z" w16du:dateUtc="2026-06-08T07:53:00Z">
        <w:r w:rsidR="009324B7" w:rsidRPr="009324B7">
          <w:t>我们将上述场量子化方案应用于</w:t>
        </w:r>
        <w:r w:rsidR="009324B7" w:rsidRPr="009324B7">
          <w:t xml:space="preserve"> CNP </w:t>
        </w:r>
        <w:r w:rsidR="009324B7" w:rsidRPr="009324B7">
          <w:t>极端约束光场中的逆康普顿散射：</w:t>
        </w:r>
      </w:ins>
      <w:ins w:id="443" w:author="Hongliang Dang" w:date="2026-06-08T15:55:00Z" w16du:dateUtc="2026-06-08T07:55:00Z">
        <w:r w:rsidR="009324B7">
          <w:rPr>
            <w:rFonts w:hint="eastAsia"/>
          </w:rPr>
          <w:t>考虑光场中倏逝光子对应的近场分量对逆康普顿散射截面的修正效应</w:t>
        </w:r>
      </w:ins>
      <w:ins w:id="444" w:author="Hongliang Dang" w:date="2026-06-08T15:53:00Z" w16du:dateUtc="2026-06-08T07:53:00Z">
        <w:r w:rsidR="009324B7" w:rsidRPr="009324B7">
          <w:t>。从更宏观的视角看，当光场约束尺度从波长量级向深亚波长推进时，经典</w:t>
        </w:r>
        <w:r w:rsidR="009324B7" w:rsidRPr="009324B7">
          <w:t xml:space="preserve"> Bethe </w:t>
        </w:r>
        <w:r w:rsidR="009324B7" w:rsidRPr="009324B7">
          <w:t>理论所忽略的倏逝模式逐渐从背景噪声上升为可观测的物理</w:t>
        </w:r>
        <w:r w:rsidR="009324B7" w:rsidRPr="009324B7">
          <w:t>——</w:t>
        </w:r>
        <w:r w:rsidR="009324B7" w:rsidRPr="009324B7">
          <w:t>本文的量子化框架及其在逆康普顿散射中的应用，</w:t>
        </w:r>
      </w:ins>
      <w:ins w:id="445" w:author="Hongliang Dang" w:date="2026-06-08T15:56:00Z" w16du:dateUtc="2026-06-08T07:56:00Z">
        <w:r w:rsidR="009324B7">
          <w:rPr>
            <w:rFonts w:hint="eastAsia"/>
          </w:rPr>
          <w:t>正</w:t>
        </w:r>
      </w:ins>
      <w:ins w:id="446" w:author="Hongliang Dang" w:date="2026-06-08T15:53:00Z" w16du:dateUtc="2026-06-08T07:53:00Z">
        <w:r w:rsidR="009324B7" w:rsidRPr="009324B7">
          <w:t>是朝这一方向迈出的一步。</w:t>
        </w:r>
      </w:ins>
    </w:p>
    <w:p w14:paraId="3AACA157" w14:textId="77777777" w:rsidR="00A84BDD" w:rsidRPr="00377236" w:rsidRDefault="00A84BDD">
      <w:pPr>
        <w:pStyle w:val="aa"/>
        <w:ind w:firstLine="480"/>
      </w:pPr>
    </w:p>
    <w:p w14:paraId="0BB649AB" w14:textId="77777777" w:rsidR="00A84BDD" w:rsidRDefault="00A84BDD">
      <w:pPr>
        <w:pStyle w:val="aa"/>
        <w:ind w:firstLine="480"/>
      </w:pPr>
    </w:p>
    <w:p w14:paraId="6B34EE66" w14:textId="77777777" w:rsidR="00A84BDD" w:rsidRDefault="00A84BDD">
      <w:pPr>
        <w:pStyle w:val="aa"/>
        <w:ind w:firstLine="480"/>
      </w:pPr>
    </w:p>
    <w:p w14:paraId="68AAB19E" w14:textId="77777777" w:rsidR="00A84BDD" w:rsidRPr="00373C2A" w:rsidRDefault="00A84BDD" w:rsidP="00D659A7">
      <w:pPr>
        <w:pStyle w:val="1"/>
        <w:jc w:val="left"/>
        <w:rPr>
          <w:rFonts w:cs="Times New Roman"/>
        </w:rPr>
      </w:pPr>
      <w:r w:rsidRPr="00373C2A">
        <w:rPr>
          <w:rFonts w:cs="Times New Roman"/>
        </w:rPr>
        <w:t>Refs</w:t>
      </w:r>
    </w:p>
    <w:bookmarkEnd w:id="367"/>
    <w:bookmarkEnd w:id="368"/>
    <w:bookmarkEnd w:id="369"/>
    <w:p w14:paraId="776CF042" w14:textId="77777777" w:rsidR="00063F76" w:rsidRPr="00063F76" w:rsidRDefault="00574083" w:rsidP="00AD1D85">
      <w:pPr>
        <w:pStyle w:val="aa"/>
        <w:ind w:left="480" w:hangingChars="200" w:hanging="480"/>
        <w:rPr>
          <w:rFonts w:cs="Times New Roman"/>
        </w:rPr>
      </w:pPr>
      <w:r>
        <w:fldChar w:fldCharType="begin"/>
      </w:r>
      <w:r w:rsidR="00684956">
        <w:instrText xml:space="preserve"> ADDIN ZOTERO_BIBL {"uncited":[],"omitted":[],"custom":[]} CSL_BIBLIOGRAPHY </w:instrText>
      </w:r>
      <w:r>
        <w:fldChar w:fldCharType="separate"/>
      </w:r>
      <w:r w:rsidR="00063F76" w:rsidRPr="00063F76">
        <w:rPr>
          <w:rFonts w:cs="Times New Roman"/>
        </w:rPr>
        <w:t>[1]</w:t>
      </w:r>
      <w:r w:rsidR="00063F76" w:rsidRPr="00063F76">
        <w:rPr>
          <w:rFonts w:cs="Times New Roman"/>
        </w:rPr>
        <w:tab/>
        <w:t xml:space="preserve">H. A. Bethe, Theory of diffraction by small holes, Phys. Rev. </w:t>
      </w:r>
      <w:r w:rsidR="00063F76" w:rsidRPr="00063F76">
        <w:rPr>
          <w:rFonts w:cs="Times New Roman"/>
          <w:b/>
          <w:bCs/>
        </w:rPr>
        <w:t>66</w:t>
      </w:r>
      <w:r w:rsidR="00063F76" w:rsidRPr="00063F76">
        <w:rPr>
          <w:rFonts w:cs="Times New Roman"/>
        </w:rPr>
        <w:t>, 163 (1944).</w:t>
      </w:r>
    </w:p>
    <w:p w14:paraId="294A0977" w14:textId="77777777" w:rsidR="00063F76" w:rsidRPr="00063F76" w:rsidRDefault="00063F76" w:rsidP="00AD1D85">
      <w:pPr>
        <w:pStyle w:val="aa"/>
        <w:ind w:left="480" w:hangingChars="200" w:hanging="480"/>
        <w:rPr>
          <w:rFonts w:cs="Times New Roman"/>
        </w:rPr>
      </w:pPr>
      <w:r w:rsidRPr="00063F76">
        <w:rPr>
          <w:rFonts w:cs="Times New Roman"/>
        </w:rPr>
        <w:t>[2]</w:t>
      </w:r>
      <w:r w:rsidRPr="00063F76">
        <w:rPr>
          <w:rFonts w:cs="Times New Roman"/>
        </w:rPr>
        <w:tab/>
        <w:t xml:space="preserve">C. K. Carniglia and L. Mandel, Quantization of evanescent electromagnetic waves, Phys. Rev. D </w:t>
      </w:r>
      <w:r w:rsidRPr="00063F76">
        <w:rPr>
          <w:rFonts w:cs="Times New Roman"/>
          <w:b/>
          <w:bCs/>
        </w:rPr>
        <w:t>3</w:t>
      </w:r>
      <w:r w:rsidRPr="00063F76">
        <w:rPr>
          <w:rFonts w:cs="Times New Roman"/>
        </w:rPr>
        <w:t>, 280 (1971).</w:t>
      </w:r>
    </w:p>
    <w:p w14:paraId="1859ECE1" w14:textId="77777777" w:rsidR="00063F76" w:rsidRPr="00063F76" w:rsidRDefault="00063F76" w:rsidP="00AD1D85">
      <w:pPr>
        <w:pStyle w:val="aa"/>
        <w:ind w:left="480" w:hangingChars="200" w:hanging="480"/>
        <w:rPr>
          <w:rFonts w:cs="Times New Roman"/>
        </w:rPr>
      </w:pPr>
      <w:r w:rsidRPr="00063F76">
        <w:rPr>
          <w:rFonts w:cs="Times New Roman"/>
        </w:rPr>
        <w:t>[3]</w:t>
      </w:r>
      <w:r w:rsidRPr="00063F76">
        <w:rPr>
          <w:rFonts w:cs="Times New Roman"/>
        </w:rPr>
        <w:tab/>
        <w:t xml:space="preserve">J. M. Vigoureux, L. D’Hooge, and D. Van Labeke, Quantization of evanescent electromagnetic waves: momentum of the electromagnetic field very close to a dielectric medium, Phys. Rev. A </w:t>
      </w:r>
      <w:r w:rsidRPr="00063F76">
        <w:rPr>
          <w:rFonts w:cs="Times New Roman"/>
          <w:b/>
          <w:bCs/>
        </w:rPr>
        <w:t>21</w:t>
      </w:r>
      <w:r w:rsidRPr="00063F76">
        <w:rPr>
          <w:rFonts w:cs="Times New Roman"/>
        </w:rPr>
        <w:t>, 347 (1980).</w:t>
      </w:r>
    </w:p>
    <w:p w14:paraId="4CE134A0" w14:textId="77777777" w:rsidR="00063F76" w:rsidRPr="00063F76" w:rsidRDefault="00063F76" w:rsidP="00AD1D85">
      <w:pPr>
        <w:pStyle w:val="aa"/>
        <w:ind w:left="480" w:hangingChars="200" w:hanging="480"/>
        <w:rPr>
          <w:rFonts w:cs="Times New Roman"/>
        </w:rPr>
      </w:pPr>
      <w:r w:rsidRPr="00063F76">
        <w:rPr>
          <w:rFonts w:cs="Times New Roman"/>
        </w:rPr>
        <w:t>[4]</w:t>
      </w:r>
      <w:r w:rsidRPr="00063F76">
        <w:rPr>
          <w:rFonts w:cs="Times New Roman"/>
        </w:rPr>
        <w:tab/>
        <w:t xml:space="preserve">B. Huttner and S. M. Barnett, Quantization of the electromagnetic field in dielectrics, Phys. Rev. A </w:t>
      </w:r>
      <w:r w:rsidRPr="00063F76">
        <w:rPr>
          <w:rFonts w:cs="Times New Roman"/>
          <w:b/>
          <w:bCs/>
        </w:rPr>
        <w:t>46</w:t>
      </w:r>
      <w:r w:rsidRPr="00063F76">
        <w:rPr>
          <w:rFonts w:cs="Times New Roman"/>
        </w:rPr>
        <w:t>, 4306 (1992).</w:t>
      </w:r>
    </w:p>
    <w:p w14:paraId="76ACC380" w14:textId="77777777" w:rsidR="00063F76" w:rsidRPr="00063F76" w:rsidRDefault="00063F76" w:rsidP="00AD1D85">
      <w:pPr>
        <w:pStyle w:val="aa"/>
        <w:ind w:left="480" w:hangingChars="200" w:hanging="480"/>
        <w:rPr>
          <w:rFonts w:cs="Times New Roman"/>
        </w:rPr>
      </w:pPr>
      <w:r w:rsidRPr="00063F76">
        <w:rPr>
          <w:rFonts w:cs="Times New Roman"/>
        </w:rPr>
        <w:t>[5]</w:t>
      </w:r>
      <w:r w:rsidRPr="00063F76">
        <w:rPr>
          <w:rFonts w:cs="Times New Roman"/>
        </w:rPr>
        <w:tab/>
        <w:t xml:space="preserve">T. Gruner and D.-G. Welsch, Green-function approach to the radiation-field quantization for homogeneous and inhomogeneous Kramers-Kronig dielectrics, Phys. Rev. A </w:t>
      </w:r>
      <w:r w:rsidRPr="00063F76">
        <w:rPr>
          <w:rFonts w:cs="Times New Roman"/>
          <w:b/>
          <w:bCs/>
        </w:rPr>
        <w:t>53</w:t>
      </w:r>
      <w:r w:rsidRPr="00063F76">
        <w:rPr>
          <w:rFonts w:cs="Times New Roman"/>
        </w:rPr>
        <w:t>, 1818 (1996).</w:t>
      </w:r>
    </w:p>
    <w:p w14:paraId="5CD4FC7C" w14:textId="77777777" w:rsidR="00063F76" w:rsidRPr="00063F76" w:rsidRDefault="00063F76" w:rsidP="00AD1D85">
      <w:pPr>
        <w:pStyle w:val="aa"/>
        <w:ind w:left="480" w:hangingChars="200" w:hanging="480"/>
        <w:rPr>
          <w:rFonts w:cs="Times New Roman"/>
        </w:rPr>
      </w:pPr>
      <w:r w:rsidRPr="00063F76">
        <w:rPr>
          <w:rFonts w:cs="Times New Roman"/>
        </w:rPr>
        <w:t>[6]</w:t>
      </w:r>
      <w:r w:rsidRPr="00063F76">
        <w:rPr>
          <w:rFonts w:cs="Times New Roman"/>
        </w:rPr>
        <w:tab/>
        <w:t xml:space="preserve">J. Jung and O. Keller, On optical tunneling in near-field diffraction of light from a small hole, J. Opt. Soc. Am. B </w:t>
      </w:r>
      <w:r w:rsidRPr="00063F76">
        <w:rPr>
          <w:rFonts w:cs="Times New Roman"/>
          <w:b/>
          <w:bCs/>
        </w:rPr>
        <w:t>34</w:t>
      </w:r>
      <w:r w:rsidRPr="00063F76">
        <w:rPr>
          <w:rFonts w:cs="Times New Roman"/>
        </w:rPr>
        <w:t>, 726 (2017).</w:t>
      </w:r>
    </w:p>
    <w:p w14:paraId="71E70BF8" w14:textId="77777777" w:rsidR="00063F76" w:rsidRPr="00063F76" w:rsidRDefault="00063F76" w:rsidP="00AD1D85">
      <w:pPr>
        <w:pStyle w:val="aa"/>
        <w:ind w:left="480" w:hangingChars="200" w:hanging="480"/>
        <w:rPr>
          <w:rFonts w:cs="Times New Roman"/>
        </w:rPr>
      </w:pPr>
      <w:r w:rsidRPr="00063F76">
        <w:rPr>
          <w:rFonts w:cs="Times New Roman"/>
        </w:rPr>
        <w:lastRenderedPageBreak/>
        <w:t>[7]</w:t>
      </w:r>
      <w:r w:rsidRPr="00063F76">
        <w:rPr>
          <w:rFonts w:cs="Times New Roman"/>
        </w:rPr>
        <w:tab/>
        <w:t xml:space="preserve">J. Jung and O. Keller, QED theory for small-hole diffraction: young diffraction from two bethe holes, Phys. Rev. A </w:t>
      </w:r>
      <w:r w:rsidRPr="00063F76">
        <w:rPr>
          <w:rFonts w:cs="Times New Roman"/>
          <w:b/>
          <w:bCs/>
        </w:rPr>
        <w:t>104</w:t>
      </w:r>
      <w:r w:rsidRPr="00063F76">
        <w:rPr>
          <w:rFonts w:cs="Times New Roman"/>
        </w:rPr>
        <w:t>, 013714 (2021).</w:t>
      </w:r>
    </w:p>
    <w:p w14:paraId="47C30AA6" w14:textId="77777777" w:rsidR="00063F76" w:rsidRPr="00063F76" w:rsidRDefault="00063F76" w:rsidP="00AD1D85">
      <w:pPr>
        <w:pStyle w:val="aa"/>
        <w:ind w:left="480" w:hangingChars="200" w:hanging="480"/>
        <w:rPr>
          <w:rFonts w:cs="Times New Roman"/>
        </w:rPr>
      </w:pPr>
      <w:r w:rsidRPr="00063F76">
        <w:rPr>
          <w:rFonts w:cs="Times New Roman"/>
        </w:rPr>
        <w:t>[8]</w:t>
      </w:r>
      <w:r w:rsidRPr="00063F76">
        <w:rPr>
          <w:rFonts w:cs="Times New Roman"/>
        </w:rPr>
        <w:tab/>
        <w:t xml:space="preserve">R. J. Glauber, The quantum theory of optical coherence, Phys. Rev. </w:t>
      </w:r>
      <w:r w:rsidRPr="00063F76">
        <w:rPr>
          <w:rFonts w:cs="Times New Roman"/>
          <w:b/>
          <w:bCs/>
        </w:rPr>
        <w:t>130</w:t>
      </w:r>
      <w:r w:rsidRPr="00063F76">
        <w:rPr>
          <w:rFonts w:cs="Times New Roman"/>
        </w:rPr>
        <w:t>, 2529 (1963).</w:t>
      </w:r>
    </w:p>
    <w:p w14:paraId="207C6F54" w14:textId="77777777" w:rsidR="00063F76" w:rsidRPr="00063F76" w:rsidRDefault="00063F76" w:rsidP="00AD1D85">
      <w:pPr>
        <w:pStyle w:val="aa"/>
        <w:ind w:left="480" w:hangingChars="200" w:hanging="480"/>
        <w:rPr>
          <w:rFonts w:cs="Times New Roman"/>
        </w:rPr>
      </w:pPr>
      <w:r w:rsidRPr="00063F76">
        <w:rPr>
          <w:rFonts w:cs="Times New Roman"/>
        </w:rPr>
        <w:t>[9]</w:t>
      </w:r>
      <w:r w:rsidRPr="00063F76">
        <w:rPr>
          <w:rFonts w:cs="Times New Roman"/>
        </w:rPr>
        <w:tab/>
        <w:t>Classical Electrodynamics, (n.d.).</w:t>
      </w:r>
    </w:p>
    <w:p w14:paraId="60C7A801" w14:textId="77777777" w:rsidR="00063F76" w:rsidRPr="00063F76" w:rsidRDefault="00063F76" w:rsidP="00AD1D85">
      <w:pPr>
        <w:pStyle w:val="aa"/>
        <w:ind w:left="480" w:hangingChars="200" w:hanging="480"/>
        <w:rPr>
          <w:rFonts w:cs="Times New Roman"/>
        </w:rPr>
      </w:pPr>
      <w:r w:rsidRPr="00063F76">
        <w:rPr>
          <w:rFonts w:cs="Times New Roman"/>
        </w:rPr>
        <w:t>[10]</w:t>
      </w:r>
      <w:r w:rsidRPr="00063F76">
        <w:rPr>
          <w:rFonts w:cs="Times New Roman"/>
        </w:rPr>
        <w:tab/>
        <w:t xml:space="preserve">G. N. Watson, </w:t>
      </w:r>
      <w:r w:rsidRPr="00063F76">
        <w:rPr>
          <w:rFonts w:cs="Times New Roman"/>
          <w:i/>
          <w:iCs/>
        </w:rPr>
        <w:t>A Treatise on the Theory of Bessel Functions</w:t>
      </w:r>
      <w:r w:rsidRPr="00063F76">
        <w:rPr>
          <w:rFonts w:cs="Times New Roman"/>
        </w:rPr>
        <w:t xml:space="preserve"> (Cambridge University Press, 1995).</w:t>
      </w:r>
    </w:p>
    <w:p w14:paraId="1B67243C" w14:textId="22B65117" w:rsidR="00E34494" w:rsidRDefault="00574083" w:rsidP="00AD1D85">
      <w:pPr>
        <w:pStyle w:val="aa"/>
        <w:ind w:firstLineChars="0" w:firstLine="0"/>
      </w:pPr>
      <w:r>
        <w:fldChar w:fldCharType="end"/>
      </w:r>
      <w:r w:rsidR="00B81AEB">
        <w:rPr>
          <w:rFonts w:hint="eastAsia"/>
        </w:rPr>
        <w:t>[11] S. N. Gupta, Theory of longitudinal photons in quantum electrodynamics, Proc. Phys. Soc. A 63, 681 (1950).</w:t>
      </w:r>
    </w:p>
    <w:p w14:paraId="5EE5CA5E" w14:textId="77777777" w:rsidR="00E34494" w:rsidRDefault="00B81AEB" w:rsidP="00AD1D85">
      <w:pPr>
        <w:pStyle w:val="aa"/>
        <w:ind w:left="480" w:hangingChars="200" w:hanging="480"/>
      </w:pPr>
      <w:r>
        <w:rPr>
          <w:rFonts w:hint="eastAsia"/>
        </w:rPr>
        <w:t>[12] K. Bleuler, Eine neue Methode zur Behandlung der longitudinalen und skalaren Photonen, Helv. Phys. Acta 23, 567 (1950).</w:t>
      </w:r>
    </w:p>
    <w:p w14:paraId="3091574F" w14:textId="77777777" w:rsidR="00E34494" w:rsidRDefault="00B81AEB" w:rsidP="00AD1D85">
      <w:pPr>
        <w:pStyle w:val="aa"/>
        <w:ind w:left="480" w:hangingChars="200" w:hanging="480"/>
      </w:pPr>
      <w:r>
        <w:rPr>
          <w:rFonts w:hint="eastAsia"/>
        </w:rPr>
        <w:t>[13] F. Mandl and G. Shaw, Quantum Field Theory, 2nd ed. (Wiley, 2010), Chapter 5.</w:t>
      </w:r>
    </w:p>
    <w:p w14:paraId="52CF3F66" w14:textId="77777777" w:rsidR="00E34494" w:rsidRDefault="00B81AEB" w:rsidP="00AD1D85">
      <w:pPr>
        <w:pStyle w:val="aa"/>
        <w:ind w:left="480" w:hangingChars="200" w:hanging="480"/>
      </w:pPr>
      <w:r>
        <w:rPr>
          <w:rFonts w:hint="eastAsia"/>
        </w:rPr>
        <w:t>[14] C. Cohen-Tannoudji, J. Dupont-Roc, and G. Grynberg, Photons and Atoms: Introduction to Quantum Electrodynamics (Wiley, 1989), Chapter II.</w:t>
      </w:r>
    </w:p>
    <w:p w14:paraId="73C013C1" w14:textId="38B9BCA2" w:rsidR="00E34494" w:rsidRDefault="00B81AEB" w:rsidP="00AD1D85">
      <w:pPr>
        <w:pStyle w:val="aa"/>
        <w:ind w:left="480" w:hangingChars="200" w:hanging="480"/>
      </w:pPr>
      <w:r>
        <w:rPr>
          <w:rFonts w:hint="eastAsia"/>
        </w:rPr>
        <w:t xml:space="preserve">[15] M. E. Peskin and D. V. Schroeder, An Introduction to Quantum Field Theory (Addison-Wesley, 1995), </w:t>
      </w:r>
      <w:r>
        <w:rPr>
          <w:rFonts w:hint="eastAsia"/>
        </w:rPr>
        <w:t>§</w:t>
      </w:r>
      <w:r>
        <w:rPr>
          <w:rFonts w:hint="eastAsia"/>
        </w:rPr>
        <w:t>9.4.</w:t>
      </w:r>
    </w:p>
    <w:sectPr w:rsidR="00E34494">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D9211" w14:textId="77777777" w:rsidR="00046C23" w:rsidRDefault="00046C23" w:rsidP="00736E3F">
      <w:pPr>
        <w:spacing w:after="0" w:line="240" w:lineRule="auto"/>
        <w:ind w:firstLine="480"/>
      </w:pPr>
      <w:r>
        <w:separator/>
      </w:r>
    </w:p>
  </w:endnote>
  <w:endnote w:type="continuationSeparator" w:id="0">
    <w:p w14:paraId="6688F3B2" w14:textId="77777777" w:rsidR="00046C23" w:rsidRDefault="00046C23" w:rsidP="00736E3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37C6" w14:textId="77777777" w:rsidR="00291F73" w:rsidRDefault="00291F73">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4A31" w14:textId="77777777" w:rsidR="00291F73" w:rsidRDefault="00291F73">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DE3F" w14:textId="77777777" w:rsidR="00291F73" w:rsidRDefault="00291F73">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1AB3" w14:textId="77777777" w:rsidR="00046C23" w:rsidRDefault="00046C23" w:rsidP="00736E3F">
      <w:pPr>
        <w:spacing w:after="0" w:line="240" w:lineRule="auto"/>
        <w:ind w:firstLine="480"/>
      </w:pPr>
      <w:r>
        <w:separator/>
      </w:r>
    </w:p>
  </w:footnote>
  <w:footnote w:type="continuationSeparator" w:id="0">
    <w:p w14:paraId="658A48FE" w14:textId="77777777" w:rsidR="00046C23" w:rsidRDefault="00046C23" w:rsidP="00736E3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C4FE" w14:textId="77777777" w:rsidR="00291F73" w:rsidRDefault="00291F73">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BD54" w14:textId="77777777" w:rsidR="00291F73" w:rsidRDefault="00291F73">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378F" w14:textId="77777777" w:rsidR="00291F73" w:rsidRDefault="00291F73">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580C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FEAD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51487816">
    <w:abstractNumId w:val="0"/>
  </w:num>
  <w:num w:numId="2" w16cid:durableId="30802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ophotonics-2020">
    <w15:presenceInfo w15:providerId="None" w15:userId="Nanophotonics-2020"/>
  </w15:person>
  <w15:person w15:author="Hongliang Dang">
    <w15:presenceInfo w15:providerId="Windows Live" w15:userId="05d6bf9634e36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FE"/>
    <w:rsid w:val="00005C1F"/>
    <w:rsid w:val="00024845"/>
    <w:rsid w:val="00025291"/>
    <w:rsid w:val="00030F56"/>
    <w:rsid w:val="00046C23"/>
    <w:rsid w:val="00050C16"/>
    <w:rsid w:val="00063F76"/>
    <w:rsid w:val="00066677"/>
    <w:rsid w:val="000720EC"/>
    <w:rsid w:val="00072943"/>
    <w:rsid w:val="000755EB"/>
    <w:rsid w:val="0007677F"/>
    <w:rsid w:val="00076EF7"/>
    <w:rsid w:val="000935EE"/>
    <w:rsid w:val="000963B3"/>
    <w:rsid w:val="000A0561"/>
    <w:rsid w:val="000A2269"/>
    <w:rsid w:val="000A3E56"/>
    <w:rsid w:val="000A5B7C"/>
    <w:rsid w:val="000C4DE5"/>
    <w:rsid w:val="000D36CD"/>
    <w:rsid w:val="000D39DB"/>
    <w:rsid w:val="000D3AD6"/>
    <w:rsid w:val="000E3A3E"/>
    <w:rsid w:val="000E527E"/>
    <w:rsid w:val="000F23E5"/>
    <w:rsid w:val="00115B23"/>
    <w:rsid w:val="0012653B"/>
    <w:rsid w:val="0015345A"/>
    <w:rsid w:val="00154F32"/>
    <w:rsid w:val="00157155"/>
    <w:rsid w:val="00162DC0"/>
    <w:rsid w:val="00164B9D"/>
    <w:rsid w:val="00164E62"/>
    <w:rsid w:val="00165937"/>
    <w:rsid w:val="001661E6"/>
    <w:rsid w:val="00166A0A"/>
    <w:rsid w:val="00172462"/>
    <w:rsid w:val="00183E5A"/>
    <w:rsid w:val="0018450D"/>
    <w:rsid w:val="001A7AD8"/>
    <w:rsid w:val="001B13E0"/>
    <w:rsid w:val="001B188A"/>
    <w:rsid w:val="001B21CD"/>
    <w:rsid w:val="001B74DF"/>
    <w:rsid w:val="001C298D"/>
    <w:rsid w:val="001C6692"/>
    <w:rsid w:val="001D0132"/>
    <w:rsid w:val="001D4820"/>
    <w:rsid w:val="001D5D5E"/>
    <w:rsid w:val="001E5EFE"/>
    <w:rsid w:val="001E7897"/>
    <w:rsid w:val="001F1A09"/>
    <w:rsid w:val="001F2B72"/>
    <w:rsid w:val="00211384"/>
    <w:rsid w:val="002206FE"/>
    <w:rsid w:val="002236F6"/>
    <w:rsid w:val="00226B9C"/>
    <w:rsid w:val="00234CED"/>
    <w:rsid w:val="00246800"/>
    <w:rsid w:val="00261005"/>
    <w:rsid w:val="00262B9A"/>
    <w:rsid w:val="002637B6"/>
    <w:rsid w:val="0027346B"/>
    <w:rsid w:val="00273689"/>
    <w:rsid w:val="00286052"/>
    <w:rsid w:val="00286BC4"/>
    <w:rsid w:val="00291F73"/>
    <w:rsid w:val="002A1073"/>
    <w:rsid w:val="002A5682"/>
    <w:rsid w:val="002A61CC"/>
    <w:rsid w:val="002A788A"/>
    <w:rsid w:val="002B7B76"/>
    <w:rsid w:val="002C0C85"/>
    <w:rsid w:val="002D1032"/>
    <w:rsid w:val="002D2CB0"/>
    <w:rsid w:val="002E69E8"/>
    <w:rsid w:val="002F0FE3"/>
    <w:rsid w:val="002F4C22"/>
    <w:rsid w:val="002F66D6"/>
    <w:rsid w:val="002F75AA"/>
    <w:rsid w:val="00312C2F"/>
    <w:rsid w:val="00314287"/>
    <w:rsid w:val="00331079"/>
    <w:rsid w:val="003337F0"/>
    <w:rsid w:val="00341591"/>
    <w:rsid w:val="00354A99"/>
    <w:rsid w:val="0036427A"/>
    <w:rsid w:val="00373C2A"/>
    <w:rsid w:val="00377236"/>
    <w:rsid w:val="003A2421"/>
    <w:rsid w:val="003B0F07"/>
    <w:rsid w:val="003B58BE"/>
    <w:rsid w:val="003D7009"/>
    <w:rsid w:val="003E1320"/>
    <w:rsid w:val="003E7523"/>
    <w:rsid w:val="003E7707"/>
    <w:rsid w:val="003F11AE"/>
    <w:rsid w:val="003F387D"/>
    <w:rsid w:val="003F6884"/>
    <w:rsid w:val="003F6DCF"/>
    <w:rsid w:val="00413ACE"/>
    <w:rsid w:val="0042039A"/>
    <w:rsid w:val="00425D24"/>
    <w:rsid w:val="00431630"/>
    <w:rsid w:val="00433E7B"/>
    <w:rsid w:val="00434FFD"/>
    <w:rsid w:val="00442804"/>
    <w:rsid w:val="00445F0B"/>
    <w:rsid w:val="00451D35"/>
    <w:rsid w:val="00454949"/>
    <w:rsid w:val="00456273"/>
    <w:rsid w:val="004605CE"/>
    <w:rsid w:val="004622B9"/>
    <w:rsid w:val="00476BFE"/>
    <w:rsid w:val="00477F0B"/>
    <w:rsid w:val="004803E6"/>
    <w:rsid w:val="004908F2"/>
    <w:rsid w:val="00497C5C"/>
    <w:rsid w:val="004B00B5"/>
    <w:rsid w:val="004B24BD"/>
    <w:rsid w:val="004B6451"/>
    <w:rsid w:val="004C2F7F"/>
    <w:rsid w:val="004E0CF4"/>
    <w:rsid w:val="004F49F6"/>
    <w:rsid w:val="00542613"/>
    <w:rsid w:val="005502F2"/>
    <w:rsid w:val="00550C87"/>
    <w:rsid w:val="00560AA8"/>
    <w:rsid w:val="005715E6"/>
    <w:rsid w:val="00574083"/>
    <w:rsid w:val="00574A6C"/>
    <w:rsid w:val="005816C4"/>
    <w:rsid w:val="00581D7B"/>
    <w:rsid w:val="005923EE"/>
    <w:rsid w:val="005928D7"/>
    <w:rsid w:val="005A0E36"/>
    <w:rsid w:val="005A18B0"/>
    <w:rsid w:val="005A3B3D"/>
    <w:rsid w:val="005A4A6F"/>
    <w:rsid w:val="005A4AD7"/>
    <w:rsid w:val="005B72E1"/>
    <w:rsid w:val="005C3B16"/>
    <w:rsid w:val="005D0079"/>
    <w:rsid w:val="005D027A"/>
    <w:rsid w:val="005D3722"/>
    <w:rsid w:val="005E0B2B"/>
    <w:rsid w:val="005E7F0D"/>
    <w:rsid w:val="005F1CE7"/>
    <w:rsid w:val="005F37F8"/>
    <w:rsid w:val="005F53F6"/>
    <w:rsid w:val="00607C4D"/>
    <w:rsid w:val="00613C00"/>
    <w:rsid w:val="0061790F"/>
    <w:rsid w:val="006303ED"/>
    <w:rsid w:val="006308B0"/>
    <w:rsid w:val="0063249C"/>
    <w:rsid w:val="006326EA"/>
    <w:rsid w:val="00632F78"/>
    <w:rsid w:val="006528F1"/>
    <w:rsid w:val="00655ED7"/>
    <w:rsid w:val="006702AA"/>
    <w:rsid w:val="00676153"/>
    <w:rsid w:val="00684133"/>
    <w:rsid w:val="00684956"/>
    <w:rsid w:val="0068524D"/>
    <w:rsid w:val="00690383"/>
    <w:rsid w:val="00695C75"/>
    <w:rsid w:val="006A25D6"/>
    <w:rsid w:val="006B25CA"/>
    <w:rsid w:val="006C3C3B"/>
    <w:rsid w:val="006C486C"/>
    <w:rsid w:val="006D0620"/>
    <w:rsid w:val="006D2290"/>
    <w:rsid w:val="006E7607"/>
    <w:rsid w:val="007000DF"/>
    <w:rsid w:val="00707BA2"/>
    <w:rsid w:val="00710FED"/>
    <w:rsid w:val="007146C6"/>
    <w:rsid w:val="007207A5"/>
    <w:rsid w:val="0072615D"/>
    <w:rsid w:val="00727C85"/>
    <w:rsid w:val="00736E3F"/>
    <w:rsid w:val="007472F7"/>
    <w:rsid w:val="00747CAB"/>
    <w:rsid w:val="00753391"/>
    <w:rsid w:val="00756A3A"/>
    <w:rsid w:val="00775351"/>
    <w:rsid w:val="00781EB5"/>
    <w:rsid w:val="007844D1"/>
    <w:rsid w:val="00792247"/>
    <w:rsid w:val="00792D6C"/>
    <w:rsid w:val="00795889"/>
    <w:rsid w:val="007A33CC"/>
    <w:rsid w:val="007B1D96"/>
    <w:rsid w:val="007D53E0"/>
    <w:rsid w:val="007F0382"/>
    <w:rsid w:val="007F3B04"/>
    <w:rsid w:val="00817080"/>
    <w:rsid w:val="00824C48"/>
    <w:rsid w:val="00825557"/>
    <w:rsid w:val="0083066B"/>
    <w:rsid w:val="00831400"/>
    <w:rsid w:val="00833040"/>
    <w:rsid w:val="00834490"/>
    <w:rsid w:val="00841B89"/>
    <w:rsid w:val="00854414"/>
    <w:rsid w:val="00861AAF"/>
    <w:rsid w:val="00867711"/>
    <w:rsid w:val="00871848"/>
    <w:rsid w:val="00873AA1"/>
    <w:rsid w:val="00875AEA"/>
    <w:rsid w:val="008771A5"/>
    <w:rsid w:val="008A07D4"/>
    <w:rsid w:val="008A0925"/>
    <w:rsid w:val="008B4393"/>
    <w:rsid w:val="008C09E8"/>
    <w:rsid w:val="008C11D1"/>
    <w:rsid w:val="008E148B"/>
    <w:rsid w:val="008E2FB2"/>
    <w:rsid w:val="008E4748"/>
    <w:rsid w:val="008F34BF"/>
    <w:rsid w:val="00903CBD"/>
    <w:rsid w:val="00914523"/>
    <w:rsid w:val="009170C7"/>
    <w:rsid w:val="009324B7"/>
    <w:rsid w:val="00935411"/>
    <w:rsid w:val="00943A03"/>
    <w:rsid w:val="00943D8B"/>
    <w:rsid w:val="00945E2A"/>
    <w:rsid w:val="009603E7"/>
    <w:rsid w:val="00960FCB"/>
    <w:rsid w:val="00967614"/>
    <w:rsid w:val="00970594"/>
    <w:rsid w:val="00972516"/>
    <w:rsid w:val="009955BB"/>
    <w:rsid w:val="009B0F57"/>
    <w:rsid w:val="009C36EF"/>
    <w:rsid w:val="009C49D6"/>
    <w:rsid w:val="009C574A"/>
    <w:rsid w:val="009C772E"/>
    <w:rsid w:val="009F2F9D"/>
    <w:rsid w:val="009F4501"/>
    <w:rsid w:val="00A0181B"/>
    <w:rsid w:val="00A10279"/>
    <w:rsid w:val="00A10979"/>
    <w:rsid w:val="00A15B6B"/>
    <w:rsid w:val="00A20A66"/>
    <w:rsid w:val="00A21C4E"/>
    <w:rsid w:val="00A24AF9"/>
    <w:rsid w:val="00A277C7"/>
    <w:rsid w:val="00A35B75"/>
    <w:rsid w:val="00A42013"/>
    <w:rsid w:val="00A52971"/>
    <w:rsid w:val="00A6700D"/>
    <w:rsid w:val="00A8361A"/>
    <w:rsid w:val="00A84BDD"/>
    <w:rsid w:val="00A932CF"/>
    <w:rsid w:val="00A93345"/>
    <w:rsid w:val="00AB5CCD"/>
    <w:rsid w:val="00AB7703"/>
    <w:rsid w:val="00AD1D85"/>
    <w:rsid w:val="00AE7B56"/>
    <w:rsid w:val="00AF58D2"/>
    <w:rsid w:val="00B2284F"/>
    <w:rsid w:val="00B41874"/>
    <w:rsid w:val="00B47453"/>
    <w:rsid w:val="00B6040D"/>
    <w:rsid w:val="00B6537F"/>
    <w:rsid w:val="00B67D59"/>
    <w:rsid w:val="00B80CB4"/>
    <w:rsid w:val="00B81AEB"/>
    <w:rsid w:val="00B86F32"/>
    <w:rsid w:val="00B87459"/>
    <w:rsid w:val="00B93697"/>
    <w:rsid w:val="00B96961"/>
    <w:rsid w:val="00BB17CF"/>
    <w:rsid w:val="00BB1E87"/>
    <w:rsid w:val="00BC5F98"/>
    <w:rsid w:val="00BD0337"/>
    <w:rsid w:val="00BD106C"/>
    <w:rsid w:val="00BD1DE0"/>
    <w:rsid w:val="00BD5223"/>
    <w:rsid w:val="00BE789C"/>
    <w:rsid w:val="00BF4799"/>
    <w:rsid w:val="00C05830"/>
    <w:rsid w:val="00C20B87"/>
    <w:rsid w:val="00C2148E"/>
    <w:rsid w:val="00C25FF9"/>
    <w:rsid w:val="00C31657"/>
    <w:rsid w:val="00C36393"/>
    <w:rsid w:val="00C3733D"/>
    <w:rsid w:val="00C4191D"/>
    <w:rsid w:val="00C45D0E"/>
    <w:rsid w:val="00C6014F"/>
    <w:rsid w:val="00C638A3"/>
    <w:rsid w:val="00C86EC9"/>
    <w:rsid w:val="00C9196D"/>
    <w:rsid w:val="00C96761"/>
    <w:rsid w:val="00CA17F5"/>
    <w:rsid w:val="00CA23D0"/>
    <w:rsid w:val="00CA530E"/>
    <w:rsid w:val="00CB3BD5"/>
    <w:rsid w:val="00CD06B2"/>
    <w:rsid w:val="00CE3F03"/>
    <w:rsid w:val="00CE4D08"/>
    <w:rsid w:val="00D06C0A"/>
    <w:rsid w:val="00D217FC"/>
    <w:rsid w:val="00D26BB5"/>
    <w:rsid w:val="00D32E18"/>
    <w:rsid w:val="00D407A1"/>
    <w:rsid w:val="00D4412F"/>
    <w:rsid w:val="00D46FCB"/>
    <w:rsid w:val="00D51187"/>
    <w:rsid w:val="00D55BB0"/>
    <w:rsid w:val="00D659A7"/>
    <w:rsid w:val="00D71033"/>
    <w:rsid w:val="00D75C50"/>
    <w:rsid w:val="00D82243"/>
    <w:rsid w:val="00D92120"/>
    <w:rsid w:val="00D955FD"/>
    <w:rsid w:val="00DA4805"/>
    <w:rsid w:val="00DB0454"/>
    <w:rsid w:val="00DB0E62"/>
    <w:rsid w:val="00DD79EA"/>
    <w:rsid w:val="00DE21EE"/>
    <w:rsid w:val="00DE2F3A"/>
    <w:rsid w:val="00DE3CF3"/>
    <w:rsid w:val="00DE63F5"/>
    <w:rsid w:val="00DF263D"/>
    <w:rsid w:val="00DF346E"/>
    <w:rsid w:val="00DF5B00"/>
    <w:rsid w:val="00DF5B55"/>
    <w:rsid w:val="00E00A58"/>
    <w:rsid w:val="00E03694"/>
    <w:rsid w:val="00E110A6"/>
    <w:rsid w:val="00E114FE"/>
    <w:rsid w:val="00E30F9D"/>
    <w:rsid w:val="00E34494"/>
    <w:rsid w:val="00E370C1"/>
    <w:rsid w:val="00E40874"/>
    <w:rsid w:val="00E501EF"/>
    <w:rsid w:val="00E52392"/>
    <w:rsid w:val="00E54FF1"/>
    <w:rsid w:val="00E613E8"/>
    <w:rsid w:val="00E71037"/>
    <w:rsid w:val="00E73773"/>
    <w:rsid w:val="00E7387C"/>
    <w:rsid w:val="00E76E52"/>
    <w:rsid w:val="00E924C5"/>
    <w:rsid w:val="00E97663"/>
    <w:rsid w:val="00EA2406"/>
    <w:rsid w:val="00EA5332"/>
    <w:rsid w:val="00EA67B7"/>
    <w:rsid w:val="00EB25BE"/>
    <w:rsid w:val="00EB7C86"/>
    <w:rsid w:val="00EB7E35"/>
    <w:rsid w:val="00ED509C"/>
    <w:rsid w:val="00EE47EA"/>
    <w:rsid w:val="00EE578E"/>
    <w:rsid w:val="00EF0FFF"/>
    <w:rsid w:val="00EF2D1E"/>
    <w:rsid w:val="00EF64BA"/>
    <w:rsid w:val="00F0112F"/>
    <w:rsid w:val="00F03FDE"/>
    <w:rsid w:val="00F103ED"/>
    <w:rsid w:val="00F119F7"/>
    <w:rsid w:val="00F11AA8"/>
    <w:rsid w:val="00F1507C"/>
    <w:rsid w:val="00F2786B"/>
    <w:rsid w:val="00F41374"/>
    <w:rsid w:val="00F450D6"/>
    <w:rsid w:val="00F51FFD"/>
    <w:rsid w:val="00F54B4D"/>
    <w:rsid w:val="00F5600B"/>
    <w:rsid w:val="00F6155F"/>
    <w:rsid w:val="00F64DBE"/>
    <w:rsid w:val="00F7053D"/>
    <w:rsid w:val="00F706E4"/>
    <w:rsid w:val="00F73CB5"/>
    <w:rsid w:val="00F75D6B"/>
    <w:rsid w:val="00F801F0"/>
    <w:rsid w:val="00F8454A"/>
    <w:rsid w:val="00F95833"/>
    <w:rsid w:val="00FA167C"/>
    <w:rsid w:val="00FA2FEE"/>
    <w:rsid w:val="00FC5F30"/>
    <w:rsid w:val="00FC6271"/>
    <w:rsid w:val="00FC731E"/>
    <w:rsid w:val="00FD31C5"/>
    <w:rsid w:val="00FF00E8"/>
    <w:rsid w:val="00FF2777"/>
    <w:rsid w:val="00FF6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1394D"/>
  <w15:docId w15:val="{81124998-F159-4A58-A013-E3FFF09A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58BE"/>
    <w:pPr>
      <w:spacing w:line="300" w:lineRule="auto"/>
      <w:ind w:firstLineChars="200" w:firstLine="200"/>
    </w:pPr>
    <w:rPr>
      <w:rFonts w:ascii="Times New Roman" w:eastAsia="宋体" w:hAnsi="Times New Roman"/>
    </w:rPr>
  </w:style>
  <w:style w:type="paragraph" w:styleId="1">
    <w:name w:val="heading 1"/>
    <w:basedOn w:val="a"/>
    <w:next w:val="a0"/>
    <w:link w:val="10"/>
    <w:uiPriority w:val="9"/>
    <w:qFormat/>
    <w:rsid w:val="00273689"/>
    <w:pPr>
      <w:keepNext/>
      <w:keepLines/>
      <w:spacing w:before="360" w:after="80"/>
      <w:ind w:firstLineChars="0" w:firstLine="0"/>
      <w:jc w:val="center"/>
      <w:outlineLvl w:val="0"/>
    </w:pPr>
    <w:rPr>
      <w:rFonts w:cstheme="majorBidi"/>
      <w:b/>
      <w:color w:val="000000" w:themeColor="text1"/>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2A61CC"/>
    <w:pPr>
      <w:numPr>
        <w:ilvl w:val="1"/>
      </w:numPr>
      <w:ind w:firstLineChars="200" w:firstLine="200"/>
      <w:jc w:val="left"/>
    </w:pPr>
    <w:rPr>
      <w:rFonts w:eastAsia="宋体"/>
      <w:spacing w:val="15"/>
      <w:sz w:val="30"/>
      <w:szCs w:val="28"/>
    </w:rPr>
  </w:style>
  <w:style w:type="character" w:customStyle="1" w:styleId="a8">
    <w:name w:val="副标题 字符"/>
    <w:basedOn w:val="a1"/>
    <w:link w:val="a7"/>
    <w:uiPriority w:val="11"/>
    <w:rsid w:val="002A61CC"/>
    <w:rPr>
      <w:rFonts w:asciiTheme="majorHAnsi" w:eastAsia="宋体" w:hAnsiTheme="majorHAnsi" w:cstheme="majorBidi"/>
      <w:spacing w:val="15"/>
      <w:sz w:val="30"/>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273689"/>
    <w:rPr>
      <w:rFonts w:ascii="Times New Roman" w:eastAsia="宋体" w:hAnsi="Times New Roman" w:cstheme="majorBidi"/>
      <w:b/>
      <w:color w:val="000000" w:themeColor="text1"/>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rsid w:val="00246800"/>
    <w:pPr>
      <w:spacing w:before="240" w:line="259" w:lineRule="auto"/>
      <w:ind w:firstLineChars="100" w:firstLine="100"/>
      <w:jc w:val="left"/>
      <w:outlineLvl w:val="9"/>
    </w:pPr>
    <w:rPr>
      <w:sz w:val="3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FollowedHyperlink"/>
    <w:basedOn w:val="a1"/>
    <w:rsid w:val="00262B9A"/>
    <w:rPr>
      <w:color w:val="96607D" w:themeColor="followedHyperlink"/>
      <w:u w:val="single"/>
    </w:rPr>
  </w:style>
  <w:style w:type="paragraph" w:customStyle="1" w:styleId="af2">
    <w:name w:val="公式"/>
    <w:basedOn w:val="a0"/>
    <w:link w:val="af3"/>
    <w:qFormat/>
    <w:rsid w:val="002B7B76"/>
    <w:pPr>
      <w:tabs>
        <w:tab w:val="center" w:pos="4320"/>
        <w:tab w:val="right" w:pos="8160"/>
      </w:tabs>
      <w:ind w:firstLineChars="0" w:firstLine="0"/>
    </w:pPr>
    <w:rPr>
      <w:rFonts w:ascii="Cambria Math" w:hAnsi="Cambria Math"/>
    </w:rPr>
  </w:style>
  <w:style w:type="character" w:customStyle="1" w:styleId="a4">
    <w:name w:val="正文文本 字符"/>
    <w:basedOn w:val="a1"/>
    <w:link w:val="a0"/>
    <w:rsid w:val="00695C75"/>
    <w:rPr>
      <w:rFonts w:ascii="Times New Roman" w:eastAsia="宋体" w:hAnsi="Times New Roman"/>
    </w:rPr>
  </w:style>
  <w:style w:type="character" w:customStyle="1" w:styleId="af3">
    <w:name w:val="公式 字符"/>
    <w:basedOn w:val="a4"/>
    <w:link w:val="af2"/>
    <w:rsid w:val="002B7B76"/>
    <w:rPr>
      <w:rFonts w:ascii="Cambria Math" w:eastAsia="宋体" w:hAnsi="Cambria Math"/>
    </w:rPr>
  </w:style>
  <w:style w:type="character" w:styleId="af4">
    <w:name w:val="Placeholder Text"/>
    <w:basedOn w:val="a1"/>
    <w:rsid w:val="004F49F6"/>
    <w:rPr>
      <w:color w:val="666666"/>
    </w:rPr>
  </w:style>
  <w:style w:type="paragraph" w:styleId="af5">
    <w:name w:val="header"/>
    <w:basedOn w:val="a"/>
    <w:link w:val="af6"/>
    <w:rsid w:val="00736E3F"/>
    <w:pPr>
      <w:tabs>
        <w:tab w:val="center" w:pos="4153"/>
        <w:tab w:val="right" w:pos="8306"/>
      </w:tabs>
      <w:snapToGrid w:val="0"/>
      <w:spacing w:line="240" w:lineRule="auto"/>
      <w:jc w:val="center"/>
    </w:pPr>
    <w:rPr>
      <w:sz w:val="18"/>
      <w:szCs w:val="18"/>
    </w:rPr>
  </w:style>
  <w:style w:type="character" w:customStyle="1" w:styleId="af6">
    <w:name w:val="页眉 字符"/>
    <w:basedOn w:val="a1"/>
    <w:link w:val="af5"/>
    <w:rsid w:val="00736E3F"/>
    <w:rPr>
      <w:rFonts w:ascii="Times New Roman" w:eastAsia="宋体" w:hAnsi="Times New Roman"/>
      <w:sz w:val="18"/>
      <w:szCs w:val="18"/>
    </w:rPr>
  </w:style>
  <w:style w:type="paragraph" w:styleId="af7">
    <w:name w:val="footer"/>
    <w:basedOn w:val="a"/>
    <w:link w:val="af8"/>
    <w:rsid w:val="00736E3F"/>
    <w:pPr>
      <w:tabs>
        <w:tab w:val="center" w:pos="4153"/>
        <w:tab w:val="right" w:pos="8306"/>
      </w:tabs>
      <w:snapToGrid w:val="0"/>
      <w:spacing w:line="240" w:lineRule="auto"/>
    </w:pPr>
    <w:rPr>
      <w:sz w:val="18"/>
      <w:szCs w:val="18"/>
    </w:rPr>
  </w:style>
  <w:style w:type="character" w:customStyle="1" w:styleId="af8">
    <w:name w:val="页脚 字符"/>
    <w:basedOn w:val="a1"/>
    <w:link w:val="af7"/>
    <w:rsid w:val="00736E3F"/>
    <w:rPr>
      <w:rFonts w:ascii="Times New Roman" w:eastAsia="宋体" w:hAnsi="Times New Roman"/>
      <w:sz w:val="18"/>
      <w:szCs w:val="18"/>
    </w:rPr>
  </w:style>
  <w:style w:type="paragraph" w:styleId="af9">
    <w:name w:val="Balloon Text"/>
    <w:basedOn w:val="a"/>
    <w:link w:val="afa"/>
    <w:rsid w:val="00314287"/>
    <w:pPr>
      <w:spacing w:after="0" w:line="240" w:lineRule="auto"/>
    </w:pPr>
    <w:rPr>
      <w:sz w:val="18"/>
      <w:szCs w:val="18"/>
    </w:rPr>
  </w:style>
  <w:style w:type="character" w:customStyle="1" w:styleId="afa">
    <w:name w:val="批注框文本 字符"/>
    <w:basedOn w:val="a1"/>
    <w:link w:val="af9"/>
    <w:rsid w:val="00314287"/>
    <w:rPr>
      <w:rFonts w:ascii="Times New Roman" w:eastAsia="宋体" w:hAnsi="Times New Roman"/>
      <w:sz w:val="18"/>
      <w:szCs w:val="18"/>
    </w:rPr>
  </w:style>
  <w:style w:type="paragraph" w:styleId="afb">
    <w:name w:val="Revision"/>
    <w:hidden/>
    <w:rsid w:val="00A24AF9"/>
    <w:pPr>
      <w:spacing w:after="0"/>
    </w:pPr>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2051D-26AD-499F-B7D3-448ED9D31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3341</TotalTime>
  <Pages>15</Pages>
  <Words>7312</Words>
  <Characters>13308</Characters>
  <Application>Microsoft Office Word</Application>
  <DocSecurity>0</DocSecurity>
  <Lines>415</Lines>
  <Paragraphs>355</Paragraphs>
  <ScaleCrop>false</ScaleCrop>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亚波长小孔处光场的量子化</dc:title>
  <dc:creator>[作者姓名]</dc:creator>
  <cp:keywords/>
  <cp:lastModifiedBy>Hongliang Dang</cp:lastModifiedBy>
  <cp:revision>36</cp:revision>
  <dcterms:created xsi:type="dcterms:W3CDTF">2026-04-21T17:49:00Z</dcterms:created>
  <dcterms:modified xsi:type="dcterms:W3CDTF">2026-06-08T11:26:00Z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本文发展了一套关于电磁场经亚波长圆形小孔衍射的正则量子理论，其中小孔开在一块理想导电薄屏上。 从库仑规范拉格朗日量出发，我们将场展开为适用于单频源的二维角谱（Weyl）基函数， 借助等时正则对易关系推导出相应的产生与湮灭算符， 并构建出包含传播模式与倏逝模式的正规序哈密顿量。 小孔依据 Bethe 经典理论 (Bethe 1944) 被等效为被入射场驱动的磁偶极子。 相互作用哈密顿量将该偶极子与小孔平面处的量子化场耦合， 一阶微扰论计算给出了辐射场的相干态振幅。 在半经典极限下，矢量势算符的量子期望值严格</vt:lpwstr>
  </property>
  <property fmtid="{D5CDD505-2E9C-101B-9397-08002B2CF9AE}" pid="3" name="bibliography">
    <vt:lpwstr>references.bib</vt:lpwstr>
  </property>
  <property fmtid="{D5CDD505-2E9C-101B-9397-08002B2CF9AE}" pid="4" name="date">
    <vt:lpwstr>2026-03-11</vt:lpwstr>
  </property>
  <property fmtid="{D5CDD505-2E9C-101B-9397-08002B2CF9AE}" pid="5" name="ZOTERO_PREF_1">
    <vt:lpwstr>&lt;data data-version="3" zotero-version="7.0.32"&gt;&lt;session id="0HsvbIfi"/&gt;&lt;style id="http://www.zotero.org/styles/american-physics-society" hasBibliography="1" bibliographyStyleHasBeenSet="1"/&gt;&lt;prefs&gt;&lt;pref name="fieldType" value="Field"/&gt;&lt;/prefs&gt;&lt;/data&gt;</vt:lpwstr>
  </property>
</Properties>
</file>