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3A27" w14:textId="233B879D" w:rsidR="00476BFE" w:rsidRDefault="00165937" w:rsidP="00341591">
      <w:pPr>
        <w:pStyle w:val="a5"/>
        <w:ind w:firstLineChars="0" w:firstLine="0"/>
        <w:rPr>
          <w:ins w:id="0" w:author="Nanophotonics-2020" w:date="2026-04-22T01:34:00Z"/>
          <w:rFonts w:ascii="宋体" w:eastAsia="宋体" w:hAnsi="宋体" w:hint="eastAsia"/>
        </w:rPr>
      </w:pPr>
      <w:ins w:id="1" w:author="Nanophotonics-2020" w:date="2026-04-22T02:17:00Z">
        <w:r>
          <w:rPr>
            <w:rFonts w:ascii="宋体" w:eastAsia="宋体" w:hAnsi="宋体" w:hint="eastAsia"/>
          </w:rPr>
          <w:t>小孔</w:t>
        </w:r>
      </w:ins>
      <w:ins w:id="2" w:author="Nanophotonics-2020" w:date="2026-04-22T01:34:00Z">
        <w:r w:rsidR="00542613">
          <w:rPr>
            <w:rFonts w:ascii="宋体" w:eastAsia="宋体" w:hAnsi="宋体" w:hint="eastAsia"/>
          </w:rPr>
          <w:t>极端约束</w:t>
        </w:r>
      </w:ins>
      <w:del w:id="3" w:author="Nanophotonics-2020" w:date="2026-04-22T01:34:00Z">
        <w:r w:rsidR="00C96761" w:rsidDel="00542613">
          <w:rPr>
            <w:rFonts w:ascii="宋体" w:eastAsia="宋体" w:hAnsi="宋体" w:hint="eastAsia"/>
          </w:rPr>
          <w:delText>偶极</w:delText>
        </w:r>
      </w:del>
      <w:r>
        <w:t xml:space="preserve">Quantization of the Optical Field</w:t>
      </w:r>
    </w:p>
    <w:p w14:paraId="63726A99" w14:textId="77777777" w:rsidR="00542613" w:rsidRPr="00542613" w:rsidRDefault="00542613">
      <w:pPr>
        <w:pStyle w:val="a0"/>
        <w:ind w:firstLine="480"/>
        <w:rPr>
          <w:rFonts w:hint="eastAsia"/>
          <w:rPrChange w:id="4" w:author="Nanophotonics-2020" w:date="2026-04-22T01:34:00Z">
            <w:rPr>
              <w:rFonts w:ascii="宋体" w:eastAsia="宋体" w:hAnsi="宋体" w:hint="eastAsia"/>
            </w:rPr>
          </w:rPrChange>
        </w:rPr>
        <w:pPrChange w:id="5" w:author="Nanophotonics-2020" w:date="2026-04-22T01:34:00Z">
          <w:pPr>
            <w:pStyle w:val="a5"/>
            <w:ind w:firstLineChars="0" w:firstLine="0"/>
          </w:pPr>
        </w:pPrChange>
      </w:pPr>
    </w:p>
    <w:p w14:paraId="3459D8FD" w14:textId="1B41E255" w:rsidR="00476BFE" w:rsidRPr="00F95833" w:rsidRDefault="00273689" w:rsidP="00341591">
      <w:pPr>
        <w:pStyle w:val="1"/>
        <w:rPr>
          <w:rFonts w:ascii="宋体" w:hAnsi="宋体" w:hint="eastAsia"/>
          <w:b w:val="0"/>
          <w:bCs/>
        </w:rPr>
      </w:pPr>
      <w:bookmarkStart w:id="6" w:name="sec:intro"/>
      <w:r>
        <w:t xml:space="preserve">I.  INTRODUCTION</w:t>
      </w:r>
    </w:p>
    <w:p w14:paraId="5F874AD3" w14:textId="48F8C60E" w:rsidR="00F801F0" w:rsidRDefault="00B81AEB" w:rsidP="00E30F9D">
      <w:pPr>
        <w:ind w:firstLine="480"/>
        <w:rPr>
          <w:ins w:id="7" w:author="Hongliang Dang" w:date="2026-05-25T16:27:00Z" w16du:dateUtc="2026-05-25T08:27:00Z"/>
        </w:rPr>
      </w:pPr>
      <w:del w:id="8" w:author="Nanophotonics-2020" w:date="2026-04-22T01:26:00Z">
        <w:r w:rsidDel="00291F73">
          <w:rPr>
            <w:rFonts w:hint="eastAsia"/>
          </w:rPr>
          <w:delText>近场光学通过</w:delText>
        </w:r>
      </w:del>
      <w:ins w:id="9" w:author="Nanophotonics-2020" w:date="2026-04-22T01:26:00Z">
        <w:r w:rsidR="00291F73">
          <w:rPr>
            <w:rFonts w:hint="eastAsia"/>
          </w:rPr>
          <w:t>，</w:t>
        </w:r>
      </w:ins>
      <w:ins w:id="10" w:author="Nanophotonics-2020" w:date="2026-04-22T01:40:00Z">
        <w:r w:rsidR="00542613">
          <w:rPr>
            <w:rFonts w:hint="eastAsia"/>
          </w:rPr>
          <w:t>在</w:t>
        </w:r>
      </w:ins>
      <w:ins w:id="11" w:author="Nanophotonics-2020" w:date="2026-04-22T01:27:00Z">
        <w:r w:rsidR="00291F73">
          <w:rPr>
            <w:rFonts w:hint="eastAsia"/>
          </w:rPr>
          <w:t>光学近场实现空间高度</w:t>
        </w:r>
      </w:ins>
      <w:del w:id="12" w:author="Nanophotonics-2020" w:date="2026-04-22T01:27:00Z">
        <w:r w:rsidDel="00291F73">
          <w:rPr>
            <w:rFonts w:hint="eastAsia"/>
          </w:rPr>
          <w:delText>附近高度</w:delText>
        </w:r>
      </w:del>
      <w:del w:id="13" w:author="Nanophotonics-2020" w:date="2026-04-22T01:41:00Z">
        <w:r w:rsidDel="00542613">
          <w:rPr>
            <w:rFonts w:hint="eastAsia"/>
          </w:rPr>
          <w:delText>的</w:delText>
        </w:r>
      </w:del>
      <w:ins w:id="14" w:author="Nanophotonics-2020" w:date="2026-04-22T01:41:00Z">
        <w:r w:rsidR="00542613">
          <w:rPr>
            <w:rFonts w:hint="eastAsia"/>
          </w:rPr>
          <w:t>光</w:t>
        </w:r>
      </w:ins>
      <w:del w:id="15" w:author="Nanophotonics-2020" w:date="2026-04-22T01:41:00Z">
        <w:r w:rsidDel="00542613">
          <w:rPr>
            <w:rFonts w:hint="eastAsia"/>
          </w:rPr>
          <w:delText>电磁</w:delText>
        </w:r>
      </w:del>
      <w:ins w:id="16" w:author="Nanophotonics-2020" w:date="2026-04-22T01:43:00Z">
        <w:r w:rsidR="00542613">
          <w:rPr>
            <w:rFonts w:hint="eastAsia"/>
          </w:rPr>
          <w:t>是</w:t>
        </w:r>
      </w:ins>
      <w:del w:id="17" w:author="Nanophotonics-2020" w:date="2026-04-22T01:43:00Z">
        <w:r w:rsidDel="00542613">
          <w:rPr>
            <w:rFonts w:hint="eastAsia"/>
          </w:rPr>
          <w:delText>已成为</w:delText>
        </w:r>
      </w:del>
      <w:ins w:id="18" w:author="Nanophotonics-2020" w:date="2026-04-22T01:43:00Z">
        <w:r w:rsidR="00542613">
          <w:rPr>
            <w:rFonts w:hint="eastAsia"/>
          </w:rPr>
          <w:t>【】</w:t>
        </w:r>
      </w:ins>
      <w:ins w:id="19" w:author="Nanophotonics-2020" w:date="2026-04-22T01:51:00Z">
        <w:r w:rsidR="00431630">
          <w:rPr>
            <w:rFonts w:hint="eastAsia"/>
          </w:rPr>
          <w:t>在所有深亚波长约束结构中，无论是介电约束【】还是表面等离激元约束【】，小孔</w:t>
        </w:r>
      </w:ins>
      <w:ins w:id="20" w:author="Nanophotonics-2020" w:date="2026-04-22T01:52:00Z">
        <w:r w:rsidR="00431630">
          <w:rPr>
            <w:rFonts w:hint="eastAsia"/>
          </w:rPr>
          <w:t>都是最典型的约束结构，</w:t>
        </w:r>
      </w:ins>
      <w:ins w:id="21" w:author="Nanophotonics-2020" w:date="2026-04-22T01:53:00Z">
        <w:r w:rsidR="00431630">
          <w:rPr>
            <w:rFonts w:hint="eastAsia"/>
          </w:rPr>
          <w:t>也是理解其他复杂</w:t>
        </w:r>
        <w:r w:rsidR="00164B9D">
          <w:rPr>
            <w:rFonts w:hint="eastAsia"/>
          </w:rPr>
          <w:t>约束</w:t>
        </w:r>
        <w:r w:rsidR="00431630">
          <w:rPr>
            <w:rFonts w:hint="eastAsia"/>
          </w:rPr>
          <w:t>结构的基础。</w:t>
        </w:r>
      </w:ins>
      <w:ins w:id="22" w:author="Nanophotonics-2020" w:date="2026-04-22T01:55:00Z">
        <w:r w:rsidR="00164B9D">
          <w:rPr>
            <w:rFonts w:hint="eastAsia"/>
          </w:rPr>
          <w:t>从物理</w:t>
        </w:r>
      </w:ins>
      <w:ins w:id="23" w:author="Nanophotonics-2020" w:date="2026-04-22T01:56:00Z">
        <w:r w:rsidR="00164B9D">
          <w:rPr>
            <w:rFonts w:hint="eastAsia"/>
          </w:rPr>
          <w:t>机制</w:t>
        </w:r>
      </w:ins>
      <w:ins w:id="24" w:author="Nanophotonics-2020" w:date="2026-04-22T01:55:00Z">
        <w:r w:rsidR="00164B9D">
          <w:rPr>
            <w:rFonts w:hint="eastAsia"/>
          </w:rPr>
          <w:t>来看，</w:t>
        </w:r>
      </w:ins>
      <w:del w:id="25" w:author="Nanophotonics-2020" w:date="2026-04-22T01:43:00Z">
        <w:r w:rsidRPr="00A42013" w:rsidDel="00542613">
          <w:rPr>
            <w:rFonts w:hint="eastAsia"/>
            <w:highlight w:val="yellow"/>
            <w:rPrChange w:id="26" w:author="Nanophotonics-2020" w:date="2026-04-22T01:44:00Z">
              <w:rPr>
                <w:rFonts w:hint="eastAsia"/>
              </w:rPr>
            </w:rPrChange>
          </w:rPr>
          <w:delText>在</w:delText>
        </w:r>
      </w:del>
      <w:del w:id="27" w:author="Nanophotonics-2020" w:date="2026-04-22T01:56:00Z">
        <w:r w:rsidRPr="00A42013" w:rsidDel="00164B9D">
          <w:rPr>
            <w:rFonts w:hint="eastAsia"/>
            <w:highlight w:val="yellow"/>
            <w:rPrChange w:id="28" w:author="Nanophotonics-2020" w:date="2026-04-22T01:44:00Z">
              <w:rPr>
                <w:rFonts w:hint="eastAsia"/>
              </w:rPr>
            </w:rPrChange>
          </w:rPr>
          <w:delText>扫描近场光学显微镜（</w:delText>
        </w:r>
        <w:r w:rsidRPr="00A42013" w:rsidDel="00164B9D">
          <w:rPr>
            <w:highlight w:val="yellow"/>
            <w:rPrChange w:id="29" w:author="Nanophotonics-2020" w:date="2026-04-22T01:44:00Z">
              <w:rPr/>
            </w:rPrChange>
          </w:rPr>
          <w:delText>SNOM</w:delText>
        </w:r>
        <w:r w:rsidRPr="00A42013" w:rsidDel="00164B9D">
          <w:rPr>
            <w:rFonts w:hint="eastAsia"/>
            <w:highlight w:val="yellow"/>
            <w:rPrChange w:id="30" w:author="Nanophotonics-2020" w:date="2026-04-22T01:44:00Z">
              <w:rPr>
                <w:rFonts w:hint="eastAsia"/>
              </w:rPr>
            </w:rPrChange>
          </w:rPr>
          <w:delText>）、等离激元纳米结构、纳</w:delText>
        </w:r>
        <w:r w:rsidR="007F3B04" w:rsidRPr="00A42013" w:rsidDel="00164B9D">
          <w:rPr>
            <w:rFonts w:hint="eastAsia"/>
            <w:highlight w:val="yellow"/>
            <w:rPrChange w:id="31" w:author="Nanophotonics-2020" w:date="2026-04-22T01:44:00Z">
              <w:rPr>
                <w:rFonts w:hint="eastAsia"/>
              </w:rPr>
            </w:rPrChange>
          </w:rPr>
          <w:delText>米</w:delText>
        </w:r>
        <w:r w:rsidRPr="00A42013" w:rsidDel="00164B9D">
          <w:rPr>
            <w:rFonts w:hint="eastAsia"/>
            <w:highlight w:val="yellow"/>
            <w:rPrChange w:id="32" w:author="Nanophotonics-2020" w:date="2026-04-22T01:44:00Z">
              <w:rPr>
                <w:rFonts w:hint="eastAsia"/>
              </w:rPr>
            </w:rPrChange>
          </w:rPr>
          <w:delText>光子波导以及尖端小孔探针</w:delText>
        </w:r>
        <w:r w:rsidDel="00164B9D">
          <w:rPr>
            <w:rFonts w:hint="eastAsia"/>
          </w:rPr>
          <w:delText>等近场</w:delText>
        </w:r>
      </w:del>
      <w:del w:id="33" w:author="Nanophotonics-2020" w:date="2026-04-22T01:44:00Z">
        <w:r w:rsidDel="00A42013">
          <w:rPr>
            <w:rFonts w:hint="eastAsia"/>
          </w:rPr>
          <w:delText>仪器</w:delText>
        </w:r>
      </w:del>
      <w:del w:id="34" w:author="Nanophotonics-2020" w:date="2026-04-22T01:56:00Z">
        <w:r w:rsidDel="00164B9D">
          <w:rPr>
            <w:rFonts w:hint="eastAsia"/>
          </w:rPr>
          <w:delText>中，</w:delText>
        </w:r>
      </w:del>
      <w:ins w:id="35" w:author="Nanophotonics-2020" w:date="2026-04-22T01:56:00Z">
        <w:r w:rsidR="00164B9D">
          <w:rPr>
            <w:rFonts w:hint="eastAsia"/>
          </w:rPr>
          <w:t>小孔光透射</w:t>
        </w:r>
      </w:ins>
      <w:ins w:id="36" w:author="Nanophotonics-2020" w:date="2026-04-22T01:57:00Z">
        <w:r w:rsidR="00164B9D">
          <w:rPr>
            <w:rFonts w:hint="eastAsia"/>
          </w:rPr>
          <w:t>问题</w:t>
        </w:r>
      </w:ins>
      <w:del w:id="37" w:author="Nanophotonics-2020" w:date="2026-04-22T01:57:00Z">
        <w:r w:rsidDel="00164B9D">
          <w:rPr>
            <w:rFonts w:hint="eastAsia"/>
          </w:rPr>
          <w:delText>辐射与耦合的核心机理</w:delText>
        </w:r>
      </w:del>
      <w:del w:id="38" w:author="Nanophotonics-2020" w:date="2026-04-22T01:56:00Z">
        <w:r w:rsidDel="00164B9D">
          <w:rPr>
            <w:rFonts w:hint="eastAsia"/>
          </w:rPr>
          <w:delText>均</w:delText>
        </w:r>
      </w:del>
      <w:ins w:id="39" w:author="Nanophotonics-2020" w:date="2026-04-22T01:57:00Z">
        <w:r w:rsidR="00164B9D">
          <w:rPr>
            <w:rFonts w:hint="eastAsia"/>
          </w:rPr>
          <w:t>等价</w:t>
        </w:r>
      </w:ins>
      <w:del w:id="40" w:author="Nanophotonics-2020" w:date="2026-04-22T01:57:00Z">
        <w:r w:rsidDel="00164B9D">
          <w:rPr>
            <w:rFonts w:hint="eastAsia"/>
          </w:rPr>
          <w:delText>抽象</w:delText>
        </w:r>
      </w:del>
      <w:ins w:id="41" w:author="Hongliang Dang" w:date="2026-06-08T19:26:00Z" w16du:dateUtc="2026-06-08T11:26:00Z">
        <w:r w:rsidR="001D0132">
          <w:rPr>
            <w:rFonts w:hint="eastAsia"/>
            <w:b/>
            <w:bCs/>
            <w:i/>
            <w:iCs/>
          </w:rPr>
          <w:t>m</w:t>
        </w:r>
      </w:ins>
      <w:del w:id="42" w:author="Hongliang Dang" w:date="2026-06-08T19:26:00Z" w16du:dateUtc="2026-06-08T11:26:00Z">
        <w:r w:rsidRPr="007F3B04" w:rsidDel="001D0132">
          <w:rPr>
            <w:rFonts w:hint="eastAsia"/>
            <w:b/>
            <w:bCs/>
            <w:i/>
            <w:iCs/>
          </w:rPr>
          <w:delText>M</w:delText>
        </w:r>
      </w:del>
      <w:ins w:id="43" w:author="Hongliang Dang" w:date="2026-06-08T19:26:00Z" w16du:dateUtc="2026-06-08T11:26:00Z">
        <w:r w:rsidR="001D0132">
          <w:rPr>
            <w:rFonts w:hint="eastAsia"/>
            <w:b/>
            <w:bCs/>
            <w:i/>
            <w:iCs/>
          </w:rPr>
          <w:t>p</w:t>
        </w:r>
      </w:ins>
      <w:del w:id="44" w:author="Hongliang Dang" w:date="2026-06-08T19:26:00Z" w16du:dateUtc="2026-06-08T11:26:00Z">
        <w:r w:rsidRPr="007F3B04" w:rsidDel="001D0132">
          <w:rPr>
            <w:rFonts w:hint="eastAsia"/>
            <w:b/>
            <w:bCs/>
            <w:i/>
            <w:iCs/>
          </w:rPr>
          <w:delText>P</w:delText>
        </w:r>
      </w:del>
      <w:del w:id="45" w:author="Nanophotonics-2020" w:date="2026-04-22T01:58:00Z">
        <w:r w:rsidR="00E52392" w:rsidRPr="00314287" w:rsidDel="00164B9D">
          <w:rPr>
            <w:rFonts w:hint="eastAsia"/>
          </w:rPr>
          <w:delText>极具解释力</w:delText>
        </w:r>
      </w:del>
      <w:ins w:id="46" w:author="Nanophotonics-2020" w:date="2026-04-22T01:58:00Z">
        <w:r w:rsidR="00164B9D" w:rsidRPr="00164B9D">
          <w:rPr>
            <w:rFonts w:hint="eastAsia"/>
            <w:rPrChange w:id="47" w:author="Nanophotonics-2020" w:date="2026-04-22T01:58:00Z">
              <w:rPr>
                <w:rFonts w:hint="eastAsia"/>
                <w:highlight w:val="yellow"/>
              </w:rPr>
            </w:rPrChange>
          </w:rPr>
          <w:t>非常有效</w:t>
        </w:r>
      </w:ins>
      <w:ins w:id="48" w:author="Nanophotonics-2020" w:date="2026-04-22T01:59:00Z">
        <w:r w:rsidR="00164B9D">
          <w:rPr>
            <w:rFonts w:hint="eastAsia"/>
          </w:rPr>
          <w:t>在</w:t>
        </w:r>
      </w:ins>
      <w:ins w:id="49" w:author="Hongliang Dang" w:date="2026-05-25T16:27:00Z" w16du:dateUtc="2026-05-25T08:27:00Z">
        <w:r w:rsidR="00F801F0">
          <w:rPr>
            <w:rFonts w:hint="eastAsia"/>
          </w:rPr>
          <w:t>统计和真空涨落</w:t>
        </w:r>
      </w:ins>
      <w:del w:id="50" w:author="Hongliang Dang" w:date="2026-05-25T16:27:00Z" w16du:dateUtc="2026-05-25T08:27:00Z">
        <w:r w:rsidR="00E52392" w:rsidRPr="00D217FC" w:rsidDel="00F801F0">
          <w:rPr>
            <w:rFonts w:hint="eastAsia"/>
          </w:rPr>
          <w:delText>数、等时对易关系</w:delText>
        </w:r>
        <w:r w:rsidR="00E52392" w:rsidDel="00F801F0">
          <w:rPr>
            <w:rFonts w:hint="eastAsia"/>
          </w:rPr>
          <w:delText>和量子态演化</w:delText>
        </w:r>
      </w:del>
      <w:ins w:id="51" w:author="Hongliang Dang" w:date="2026-05-25T16:57:00Z">
        <w:r w:rsidR="00005C1F" w:rsidRPr="00005C1F">
          <w:t>近年来</w:t>
        </w:r>
      </w:ins>
      <w:ins w:id="52" w:author="Hongliang Dang" w:date="2026-05-25T16:57:00Z" w16du:dateUtc="2026-05-25T08:57:00Z">
        <w:r w:rsidR="00005C1F">
          <w:rPr>
            <w:rFonts w:hint="eastAsia"/>
          </w:rPr>
          <w:t>，</w:t>
        </w:r>
      </w:ins>
      <w:ins w:id="53" w:author="Hongliang Dang" w:date="2026-05-25T16:57:00Z">
        <w:r w:rsidR="00005C1F" w:rsidRPr="00005C1F">
          <w:t>极端光学实验已逼近约束光场量子效应的可观测边界：纳米结构将模式体积压缩至</w:t>
        </w:r>
        <w:r w:rsidR="00005C1F" w:rsidRPr="00005C1F">
          <w:t xml:space="preserve"> ~1 nm³ [ref]</w:t>
        </w:r>
        <w:r w:rsidR="00005C1F" w:rsidRPr="00005C1F">
          <w:t>，阿秒隧穿测量将电子动力学标尺限定在</w:t>
        </w:r>
        <w:r w:rsidR="00005C1F" w:rsidRPr="00005C1F">
          <w:t xml:space="preserve"> 34 as [ref]</w:t>
        </w:r>
        <w:r w:rsidR="00005C1F" w:rsidRPr="00005C1F">
          <w:t>。当约束光场在纳米</w:t>
        </w:r>
        <w:r w:rsidR="00005C1F" w:rsidRPr="00005C1F">
          <w:t>-</w:t>
        </w:r>
        <w:r w:rsidR="00005C1F" w:rsidRPr="00005C1F">
          <w:t>阿秒尺度与物质耦合时，场的量子涨落将影响可观测的电子动力学</w:t>
        </w:r>
        <w:r w:rsidR="00005C1F" w:rsidRPr="00005C1F">
          <w:t>——</w:t>
        </w:r>
        <w:r w:rsidR="00005C1F" w:rsidRPr="00005C1F">
          <w:t>这要求为约束光场建立量子化描述，而小孔作为最简</w:t>
        </w:r>
      </w:ins>
      <w:ins w:id="54" w:author="Hongliang Dang" w:date="2026-05-25T16:58:00Z" w16du:dateUtc="2026-05-25T08:58:00Z">
        <w:r w:rsidR="00DA4805">
          <w:rPr>
            <w:rFonts w:hint="eastAsia"/>
          </w:rPr>
          <w:t>单的</w:t>
        </w:r>
      </w:ins>
      <w:ins w:id="55" w:author="Hongliang Dang" w:date="2026-05-25T16:57:00Z">
        <w:r w:rsidR="00005C1F" w:rsidRPr="00005C1F">
          <w:t>亚波长约束结构是</w:t>
        </w:r>
      </w:ins>
      <w:ins w:id="56" w:author="Hongliang Dang" w:date="2026-05-25T16:58:00Z" w16du:dateUtc="2026-05-25T08:58:00Z">
        <w:r w:rsidR="00DA4805">
          <w:rPr>
            <w:rFonts w:hint="eastAsia"/>
          </w:rPr>
          <w:t>理论构建的</w:t>
        </w:r>
      </w:ins>
      <w:ins w:id="57" w:author="Hongliang Dang" w:date="2026-05-25T16:57:00Z">
        <w:r w:rsidR="00005C1F" w:rsidRPr="00005C1F">
          <w:t>自然起点。</w:t>
        </w:r>
      </w:ins>
      <w:r>
        <w:t xml:space="preserve">The confinement of electromagnetic fields by deep-subwavelength structures, which enables the probing and manipulation of matter on scales far below the free-space optical wavelength, is a cornerstone of modern micro- and nano-optics. Central to this capability is the interaction of electric and magnetic dipoles with localized electromagnetic fields. As early as 1944, Bethe applied this physical picture to the analysis of subwavelength-aperture diffraction: he demonstrated that for a deep-subwavelength circular aperture (radius a &lt;&lt; lambda0, where lambda0 is the free-space wavelength) in a perfectly conducting thin screen, the diffracted field is equivalent to the superposition of radiation from an effective magnetic dipole moment m0 and an effective electric dipole moment p0 located at the aperture center [1]. Bethe's framework, while adequate for classical far-field phenomena, is insufficient for describing near-field quantum properties such as single-photon dynamics.</w:t>
      </w:r>
    </w:p>
    <w:p w14:paraId="3D465FFA" w14:textId="07A150D4" w:rsidR="009C36EF" w:rsidRPr="00DF346E" w:rsidDel="006A25D6" w:rsidRDefault="0018450D" w:rsidP="00E30F9D">
      <w:pPr>
        <w:ind w:firstLine="480"/>
        <w:rPr>
          <w:del w:id="58" w:author="Hongliang Dang" w:date="2026-05-25T16:45:00Z" w16du:dateUtc="2026-05-25T08:45:00Z"/>
        </w:rPr>
      </w:pPr>
      <w:del w:id="59" w:author="Hongliang Dang" w:date="2026-05-25T16:45:00Z" w16du:dateUtc="2026-05-25T08:45:00Z">
        <w:r w:rsidDel="006A25D6">
          <w:rPr>
            <w:rFonts w:hint="eastAsia"/>
          </w:rPr>
          <w:delText>而近年来，随着</w:delText>
        </w:r>
        <w:r w:rsidR="00B81AEB" w:rsidDel="006A25D6">
          <w:rPr>
            <w:rFonts w:hint="eastAsia"/>
          </w:rPr>
          <w:delText>基于单偶极子的量子辐射源</w:delText>
        </w:r>
        <w:r w:rsidDel="006A25D6">
          <w:rPr>
            <w:rFonts w:hint="eastAsia"/>
          </w:rPr>
          <w:delText>、</w:delText>
        </w:r>
        <w:r w:rsidR="00B81AEB" w:rsidDel="006A25D6">
          <w:rPr>
            <w:rFonts w:hint="eastAsia"/>
          </w:rPr>
          <w:delText>集成纳米光子芯片</w:delText>
        </w:r>
        <w:r w:rsidDel="006A25D6">
          <w:rPr>
            <w:rFonts w:hint="eastAsia"/>
          </w:rPr>
          <w:delText>相关的</w:delText>
        </w:r>
        <w:r w:rsidR="00B81AEB" w:rsidDel="006A25D6">
          <w:rPr>
            <w:rFonts w:hint="eastAsia"/>
          </w:rPr>
          <w:delText>量子信息处理</w:delText>
        </w:r>
      </w:del>
      <w:ins w:id="60" w:author="Nanophotonics-2020" w:date="2026-04-22T02:03:00Z">
        <w:del w:id="61" w:author="Hongliang Dang" w:date="2026-05-25T16:45:00Z" w16du:dateUtc="2026-05-25T08:45:00Z">
          <w:r w:rsidR="00164B9D" w:rsidDel="006A25D6">
            <w:rPr>
              <w:rFonts w:hint="eastAsia"/>
            </w:rPr>
            <w:delText>以及极端约束光场</w:delText>
          </w:r>
        </w:del>
      </w:ins>
      <w:del w:id="62" w:author="Hongliang Dang" w:date="2026-05-25T16:45:00Z" w16du:dateUtc="2026-05-25T08:45:00Z">
        <w:r w:rsidR="00B81AEB" w:rsidDel="006A25D6">
          <w:rPr>
            <w:rFonts w:hint="eastAsia"/>
          </w:rPr>
          <w:delText>等</w:delText>
        </w:r>
      </w:del>
      <w:ins w:id="63" w:author="Nanophotonics-2020" w:date="2026-04-22T02:04:00Z">
        <w:del w:id="64" w:author="Hongliang Dang" w:date="2026-05-25T16:45:00Z" w16du:dateUtc="2026-05-25T08:45:00Z">
          <w:r w:rsidR="002A5682" w:rsidDel="006A25D6">
            <w:rPr>
              <w:rFonts w:hint="eastAsia"/>
            </w:rPr>
            <w:delText>前沿方向</w:delText>
          </w:r>
        </w:del>
      </w:ins>
      <w:del w:id="65" w:author="Hongliang Dang" w:date="2026-05-25T16:45:00Z" w16du:dateUtc="2026-05-25T08:45:00Z">
        <w:r w:rsidDel="006A25D6">
          <w:rPr>
            <w:rFonts w:hint="eastAsia"/>
          </w:rPr>
          <w:delText>前沿技术的蓬勃发展</w:delText>
        </w:r>
        <w:r w:rsidR="00B81AEB" w:rsidDel="006A25D6">
          <w:rPr>
            <w:rFonts w:hint="eastAsia"/>
          </w:rPr>
          <w:delText>，从第一性原理出发</w:delText>
        </w:r>
        <w:r w:rsidDel="006A25D6">
          <w:rPr>
            <w:rFonts w:hint="eastAsia"/>
          </w:rPr>
          <w:delText>拓展</w:delText>
        </w:r>
      </w:del>
      <w:ins w:id="66" w:author="Nanophotonics-2020" w:date="2026-04-22T02:01:00Z">
        <w:del w:id="67" w:author="Hongliang Dang" w:date="2026-05-25T16:45:00Z" w16du:dateUtc="2026-05-25T08:45:00Z">
          <w:r w:rsidR="00164B9D" w:rsidDel="006A25D6">
            <w:rPr>
              <w:rFonts w:hint="eastAsia"/>
            </w:rPr>
            <w:delText>对</w:delText>
          </w:r>
        </w:del>
      </w:ins>
      <w:del w:id="68" w:author="Hongliang Dang" w:date="2026-05-25T16:45:00Z" w16du:dateUtc="2026-05-25T08:45:00Z">
        <w:r w:rsidDel="006A25D6">
          <w:rPr>
            <w:rFonts w:hint="eastAsia"/>
          </w:rPr>
          <w:delText>Bethe</w:delText>
        </w:r>
        <w:r w:rsidDel="006A25D6">
          <w:rPr>
            <w:rFonts w:hint="eastAsia"/>
          </w:rPr>
          <w:delText>的</w:delText>
        </w:r>
      </w:del>
      <w:ins w:id="69" w:author="Nanophotonics-2020" w:date="2026-04-22T02:01:00Z">
        <w:del w:id="70" w:author="Hongliang Dang" w:date="2026-05-25T16:45:00Z" w16du:dateUtc="2026-05-25T08:45:00Z">
          <w:r w:rsidR="00164B9D" w:rsidDel="006A25D6">
            <w:rPr>
              <w:rFonts w:hint="eastAsia"/>
            </w:rPr>
            <w:delText>经典小孔模型进行</w:delText>
          </w:r>
        </w:del>
      </w:ins>
      <w:del w:id="71" w:author="Hongliang Dang" w:date="2026-05-25T16:45:00Z" w16du:dateUtc="2026-05-25T08:45:00Z">
        <w:r w:rsidDel="006A25D6">
          <w:rPr>
            <w:rFonts w:hint="eastAsia"/>
          </w:rPr>
          <w:delText>物理图像至近场量子</w:delText>
        </w:r>
      </w:del>
      <w:ins w:id="72" w:author="Nanophotonics-2020" w:date="2026-04-22T02:02:00Z">
        <w:del w:id="73" w:author="Hongliang Dang" w:date="2026-05-25T16:45:00Z" w16du:dateUtc="2026-05-25T08:45:00Z">
          <w:r w:rsidR="00164B9D" w:rsidDel="006A25D6">
            <w:rPr>
              <w:rFonts w:hint="eastAsia"/>
            </w:rPr>
            <w:delText>化，</w:delText>
          </w:r>
        </w:del>
      </w:ins>
      <w:del w:id="74" w:author="Hongliang Dang" w:date="2026-05-25T16:45:00Z" w16du:dateUtc="2026-05-25T08:45:00Z">
        <w:r w:rsidDel="006A25D6">
          <w:rPr>
            <w:rFonts w:hint="eastAsia"/>
          </w:rPr>
          <w:delText>区对深入</w:delText>
        </w:r>
        <w:r w:rsidR="00B81AEB" w:rsidDel="006A25D6">
          <w:rPr>
            <w:rFonts w:hint="eastAsia"/>
          </w:rPr>
          <w:delText>理解</w:delText>
        </w:r>
        <w:r w:rsidDel="006A25D6">
          <w:rPr>
            <w:rFonts w:hint="eastAsia"/>
          </w:rPr>
          <w:delText>和高效应用</w:delText>
        </w:r>
        <w:r w:rsidR="00B81AEB" w:rsidDel="006A25D6">
          <w:rPr>
            <w:rFonts w:hint="eastAsia"/>
          </w:rPr>
          <w:delText>偶极子辐射场</w:delText>
        </w:r>
        <w:r w:rsidDel="006A25D6">
          <w:rPr>
            <w:rFonts w:hint="eastAsia"/>
          </w:rPr>
          <w:delText>的量子性质</w:delText>
        </w:r>
      </w:del>
      <w:ins w:id="75" w:author="Nanophotonics-2020" w:date="2026-04-22T02:05:00Z">
        <w:del w:id="76" w:author="Hongliang Dang" w:date="2026-05-25T16:45:00Z" w16du:dateUtc="2026-05-25T08:45:00Z">
          <w:r w:rsidR="002A5682" w:rsidDel="006A25D6">
            <w:rPr>
              <w:rFonts w:hint="eastAsia"/>
            </w:rPr>
            <w:delText>、研究小孔及复杂结构约束光场与物质相互作用</w:delText>
          </w:r>
        </w:del>
      </w:ins>
      <w:del w:id="77" w:author="Hongliang Dang" w:date="2026-05-25T16:45:00Z" w16du:dateUtc="2026-05-25T08:45:00Z">
        <w:r w:rsidDel="006A25D6">
          <w:rPr>
            <w:rFonts w:hint="eastAsia"/>
          </w:rPr>
          <w:delText>至关重要</w:delText>
        </w:r>
        <w:r w:rsidR="00B81AEB" w:rsidDel="006A25D6">
          <w:rPr>
            <w:rFonts w:hint="eastAsia"/>
          </w:rPr>
          <w:delText>。</w:delText>
        </w:r>
      </w:del>
    </w:p>
    <w:p w14:paraId="1A86BDD5" w14:textId="11F0EBFC" w:rsidR="00E34494" w:rsidRDefault="001D4820" w:rsidP="004C2F7F">
      <w:pPr>
        <w:ind w:firstLine="480"/>
      </w:pPr>
      <w:del w:id="78" w:author="Nanophotonics-2020" w:date="2026-04-22T02:05:00Z">
        <w:r w:rsidDel="005A4AD7">
          <w:rPr>
            <w:rFonts w:hint="eastAsia"/>
          </w:rPr>
          <w:delText>该理论缺口</w:delText>
        </w:r>
      </w:del>
      <w:ins w:id="79" w:author="Nanophotonics-2020" w:date="2026-04-22T02:06:00Z">
        <w:r w:rsidR="005A4AD7">
          <w:rPr>
            <w:rFonts w:hint="eastAsia"/>
          </w:rPr>
          <w:t>小孔光场的量子化</w:t>
        </w:r>
      </w:ins>
      <w:ins w:id="80" w:author="Nanophotonics-2020" w:date="2026-04-22T02:06:00Z">
        <w:r w:rsidR="005A4AD7">
          <w:rPr>
            <w:rFonts w:hint="eastAsia"/>
          </w:rPr>
          <w:t>此前</w:t>
        </w:r>
      </w:ins>
      <w:ins w:id="81" w:author="Nanophotonics-2020" w:date="2026-04-22T02:06:00Z">
        <w:r w:rsidR="005A4AD7">
          <w:rPr>
            <w:rFonts w:hint="eastAsia"/>
          </w:rPr>
          <w:t>已经</w:t>
        </w:r>
      </w:ins>
      <w:ins w:id="82" w:author="Nanophotonics-2020" w:date="2026-04-22T02:06:00Z">
        <w:r w:rsidR="005A4AD7">
          <w:rPr>
            <w:rFonts w:hint="eastAsia"/>
          </w:rPr>
          <w:t>了大量</w:t>
        </w:r>
      </w:ins>
      <w:del w:id="83" w:author="Nanophotonics-2020" w:date="2026-04-22T02:06:00Z">
        <w:r w:rsidDel="005A4AD7">
          <w:rPr>
            <w:rFonts w:hint="eastAsia"/>
          </w:rPr>
          <w:delText>出许多卓越</w:delText>
        </w:r>
      </w:del>
      <w:ins w:id="84" w:author="Hongliang Dang" w:date="2026-05-25T15:08:00Z" w16du:dateUtc="2026-05-25T07:08:00Z">
        <w:r w:rsidR="00DF346E">
          <w:rPr>
            <w:rFonts w:hint="eastAsia"/>
          </w:rPr>
          <w:t>由</w:t>
        </w:r>
        <w:r w:rsidR="00DF346E">
          <w:rPr>
            <w:rFonts w:hint="eastAsia"/>
          </w:rPr>
          <w:t>Fresnel</w:t>
        </w:r>
        <w:r w:rsidR="00DF346E">
          <w:rPr>
            <w:rFonts w:hint="eastAsia"/>
          </w:rPr>
          <w:t>系数刚性关联的</w:t>
        </w:r>
      </w:ins>
      <w:ins w:id="85" w:author="Hongliang Dang" w:date="2026-05-25T15:09:00Z" w16du:dateUtc="2026-05-25T07:09:00Z">
        <w:r w:rsidR="00DF346E">
          <w:rPr>
            <w:rFonts w:hint="eastAsia"/>
          </w:rPr>
          <w:t>首次</w:t>
        </w:r>
      </w:ins>
      <w:ins w:id="86" w:author="Hongliang Dang" w:date="2026-05-25T15:10:00Z" w16du:dateUtc="2026-05-25T07:10:00Z">
        <w:r w:rsidR="00DF346E">
          <w:rPr>
            <w:rFonts w:hint="eastAsia"/>
          </w:rPr>
          <w:t>实现</w:t>
        </w:r>
      </w:ins>
      <w:del w:id="87" w:author="Hongliang Dang" w:date="2026-05-25T15:09:00Z" w16du:dateUtc="2026-05-25T07:09:00Z">
        <w:r w:rsidR="00B81AEB" w:rsidDel="00DF346E">
          <w:rPr>
            <w:rFonts w:hint="eastAsia"/>
          </w:rPr>
          <w:delText>从而</w:delText>
        </w:r>
        <w:r w:rsidDel="00DF346E">
          <w:rPr>
            <w:rFonts w:hint="eastAsia"/>
          </w:rPr>
          <w:delText>首次</w:delText>
        </w:r>
        <w:r w:rsidR="00B81AEB" w:rsidDel="00DF346E">
          <w:rPr>
            <w:rFonts w:hint="eastAsia"/>
          </w:rPr>
          <w:delText>对</w:delText>
        </w:r>
      </w:del>
      <w:ins w:id="88" w:author="Hongliang Dang" w:date="2026-05-25T15:09:00Z" w16du:dateUtc="2026-05-25T07:09:00Z">
        <w:r w:rsidR="00DF346E">
          <w:rPr>
            <w:rFonts w:hint="eastAsia"/>
          </w:rPr>
          <w:t>的</w:t>
        </w:r>
      </w:ins>
      <w:del w:id="89" w:author="Hongliang Dang" w:date="2026-05-25T15:09:00Z" w16du:dateUtc="2026-05-25T07:09:00Z">
        <w:r w:rsidR="00B81AEB" w:rsidDel="00DF346E">
          <w:rPr>
            <w:rFonts w:hint="eastAsia"/>
          </w:rPr>
          <w:delText>实施</w:delText>
        </w:r>
      </w:del>
      <w:del w:id="90" w:author="Hongliang Dang" w:date="2026-05-25T15:10:00Z" w16du:dateUtc="2026-05-25T07:10:00Z">
        <w:r w:rsidR="00B81AEB" w:rsidRPr="00D217FC" w:rsidDel="00425D24">
          <w:rPr>
            <w:rFonts w:hint="eastAsia"/>
          </w:rPr>
          <w:delText>，</w:delText>
        </w:r>
        <w:r w:rsidRPr="00D217FC" w:rsidDel="00425D24">
          <w:rPr>
            <w:rFonts w:hint="eastAsia"/>
          </w:rPr>
          <w:delText>标志“倏逝模可量子化”正式得到理论确立</w:delText>
        </w:r>
      </w:del>
      <w:ins w:id="91" w:author="Hongliang Dang" w:date="2026-05-25T15:10:00Z" w16du:dateUtc="2026-05-25T07:10:00Z">
        <w:r w:rsidR="00425D24">
          <w:rPr>
            <w:rFonts w:hint="eastAsia"/>
          </w:rPr>
          <w:t>据此</w:t>
        </w:r>
      </w:ins>
      <w:del w:id="92" w:author="Hongliang Dang" w:date="2026-05-25T15:10:00Z" w16du:dateUtc="2026-05-25T07:10:00Z">
        <w:r w:rsidR="00B81AEB" w:rsidDel="00425D24">
          <w:rPr>
            <w:rFonts w:hint="eastAsia"/>
          </w:rPr>
          <w:delText>随后</w:delText>
        </w:r>
      </w:del>
      <w:ins w:id="93" w:author="Hongliang Dang" w:date="2026-05-25T15:11:00Z" w16du:dateUtc="2026-05-25T07:11:00Z">
        <w:r w:rsidR="00425D24">
          <w:rPr>
            <w:rFonts w:hint="eastAsia"/>
          </w:rPr>
          <w:t>出</w:t>
        </w:r>
      </w:ins>
      <w:del w:id="94" w:author="Hongliang Dang" w:date="2026-05-25T15:10:00Z" w16du:dateUtc="2026-05-25T07:10:00Z">
        <w:r w:rsidR="00B81AEB" w:rsidDel="00425D24">
          <w:rPr>
            <w:rFonts w:hint="eastAsia"/>
          </w:rPr>
          <w:delText>了</w:delText>
        </w:r>
      </w:del>
      <w:ins w:id="95" w:author="Hongliang Dang" w:date="2026-05-25T15:12:00Z" w16du:dateUtc="2026-05-25T07:12:00Z">
        <w:r w:rsidR="00425D24">
          <w:rPr>
            <w:rFonts w:hint="eastAsia"/>
          </w:rPr>
          <w:t>其</w:t>
        </w:r>
      </w:ins>
      <w:del w:id="96" w:author="Hongliang Dang" w:date="2026-05-25T15:12:00Z" w16du:dateUtc="2026-05-25T07:12:00Z">
        <w:r w:rsidR="00B81AEB" w:rsidDel="00425D24">
          <w:rPr>
            <w:rFonts w:hint="eastAsia"/>
          </w:rPr>
          <w:delText>其</w:delText>
        </w:r>
      </w:del>
      <w:del w:id="97" w:author="Hongliang Dang" w:date="2026-05-25T15:12:00Z" w16du:dateUtc="2026-05-25T07:12:00Z">
        <w:r w:rsidR="00B81AEB" w:rsidDel="00425D24">
          <w:rPr>
            <w:rFonts w:hint="eastAsia"/>
          </w:rPr>
          <w:delText>量子</w:delText>
        </w:r>
      </w:del>
      <w:ins w:id="98" w:author="Nanophotonics-2020" w:date="2026-04-22T02:08:00Z">
        <w:r w:rsidR="005A4AD7">
          <w:rPr>
            <w:rFonts w:hint="eastAsia"/>
          </w:rPr>
          <w:t>从量子力学视角解释了</w:t>
        </w:r>
      </w:ins>
      <w:del w:id="99" w:author="Nanophotonics-2020" w:date="2026-04-22T02:08:00Z">
        <w:r w:rsidR="00B81AEB" w:rsidDel="005A4AD7">
          <w:rPr>
            <w:rFonts w:hint="eastAsia"/>
          </w:rPr>
          <w:delText>从而揭示了</w:delText>
        </w:r>
      </w:del>
      <w:ins w:id="100" w:author="Nanophotonics-2020" w:date="2026-04-22T02:08:00Z">
        <w:r w:rsidR="005A4AD7">
          <w:rPr>
            <w:rFonts w:hint="eastAsia"/>
          </w:rPr>
          <w:t>光学</w:t>
        </w:r>
      </w:ins>
      <w:del w:id="101" w:author="Nanophotonics-2020" w:date="2026-04-22T02:08:00Z">
        <w:r w:rsidR="00A52971" w:rsidDel="005A4AD7">
          <w:rPr>
            <w:rFonts w:hint="eastAsia"/>
          </w:rPr>
          <w:delText>分辨本领得以</w:delText>
        </w:r>
      </w:del>
      <w:ins w:id="102" w:author="Nanophotonics-2020" w:date="2026-04-22T02:09:00Z">
        <w:r w:rsidR="005A4AD7">
          <w:rPr>
            <w:rFonts w:hint="eastAsia"/>
          </w:rPr>
          <w:t>光学</w:t>
        </w:r>
      </w:ins>
      <w:del w:id="103" w:author="Nanophotonics-2020" w:date="2026-04-22T02:09:00Z">
        <w:r w:rsidR="00B81AEB" w:rsidDel="005A4AD7">
          <w:rPr>
            <w:rFonts w:hint="eastAsia"/>
          </w:rPr>
          <w:delText>量子力学根源</w:delText>
        </w:r>
      </w:del>
      <w:ins w:id="104" w:author="Nanophotonics-2020" w:date="2026-04-22T02:09:00Z">
        <w:r w:rsidR="005A4AD7">
          <w:rPr>
            <w:rFonts w:hint="eastAsia"/>
          </w:rPr>
          <w:t>原因</w:t>
        </w:r>
      </w:ins>
      <w:ins w:id="105" w:author="Hongliang Dang" w:date="2026-05-25T15:16:00Z" w16du:dateUtc="2026-05-25T07:16:00Z">
        <w:r w:rsidR="00425D24">
          <w:rPr>
            <w:rFonts w:hint="eastAsia"/>
          </w:rPr>
          <w:t>然而，</w:t>
        </w:r>
      </w:ins>
      <w:ins w:id="106" w:author="Hongliang Dang" w:date="2026-05-25T15:12:00Z" w16du:dateUtc="2026-05-25T07:12:00Z">
        <w:r w:rsidR="00425D24">
          <w:rPr>
            <w:rFonts w:hint="eastAsia"/>
          </w:rPr>
          <w:t>以上</w:t>
        </w:r>
        <w:r w:rsidR="00425D24" w:rsidRPr="00DF346E">
          <w:t>工作假设介质均匀且无损耗。</w:t>
        </w:r>
        <w:r w:rsidR="00425D24" w:rsidRPr="00DF346E">
          <w:t xml:space="preserve">Glauber </w:t>
        </w:r>
        <w:r w:rsidR="00425D24" w:rsidRPr="00DF346E">
          <w:t>和</w:t>
        </w:r>
        <w:r w:rsidR="00425D24" w:rsidRPr="00DF346E">
          <w:t xml:space="preserve"> Lewenstein </w:t>
        </w:r>
        <w:r w:rsidR="00425D24" w:rsidRPr="00DF346E">
          <w:t>将量子化推广到任意空间非均匀无损耗介质，给出本征模与平面波两套等价展开方案</w:t>
        </w:r>
      </w:ins>
      <w:ins w:id="107" w:author="Hongliang Dang" w:date="2026-05-25T15:13:00Z" w16du:dateUtc="2026-05-25T07:13:00Z">
        <w:r w:rsidR="00425D24">
          <w:rPr>
            <w:rFonts w:hint="eastAsia"/>
          </w:rPr>
          <w:t>。</w:t>
        </w:r>
      </w:ins>
      <w:ins w:id="108" w:author="Hongliang Dang" w:date="2026-05-25T15:17:00Z" w16du:dateUtc="2026-05-25T07:17:00Z">
        <w:r w:rsidR="00425D24">
          <w:rPr>
            <w:rFonts w:hint="eastAsia"/>
          </w:rPr>
          <w:t>而</w:t>
        </w:r>
      </w:ins>
      <w:del w:id="109" w:author="Nanophotonics-2020" w:date="2026-04-22T02:09:00Z">
        <w:r w:rsidR="004C2F7F" w:rsidDel="005A4AD7">
          <w:rPr>
            <w:rFonts w:hint="eastAsia"/>
          </w:rPr>
          <w:delText>。与此同时</w:delText>
        </w:r>
      </w:del>
      <w:del w:id="110" w:author="Nanophotonics-2020" w:date="2026-04-22T02:10:00Z">
        <w:r w:rsidR="004C2F7F" w:rsidDel="005A4AD7">
          <w:rPr>
            <w:rFonts w:hint="eastAsia"/>
          </w:rPr>
          <w:delText>近</w:delText>
        </w:r>
        <w:r w:rsidR="00B81AEB" w:rsidDel="005A4AD7">
          <w:rPr>
            <w:rFonts w:hint="eastAsia"/>
          </w:rPr>
          <w:delText>年来</w:delText>
        </w:r>
      </w:del>
      <w:ins w:id="111" w:author="Nanophotonics-2020" w:date="2026-04-22T02:10:00Z">
        <w:r w:rsidR="005A4AD7">
          <w:rPr>
            <w:rFonts w:hint="eastAsia"/>
          </w:rPr>
          <w:t>随后</w:t>
        </w:r>
      </w:ins>
      <w:ins w:id="112" w:author="Hongliang Dang" w:date="2026-05-25T15:18:00Z" w16du:dateUtc="2026-05-25T07:18:00Z">
        <w:r w:rsidR="00425D24">
          <w:rPr>
            <w:rFonts w:hint="eastAsia"/>
          </w:rPr>
          <w:t>衍射</w:t>
        </w:r>
      </w:ins>
      <w:del w:id="113" w:author="Hongliang Dang" w:date="2026-05-25T15:18:00Z" w16du:dateUtc="2026-05-25T07:18:00Z">
        <w:r w:rsidR="004C2F7F" w:rsidDel="00425D24">
          <w:rPr>
            <w:rFonts w:hint="eastAsia"/>
          </w:rPr>
          <w:delText>体系</w:delText>
        </w:r>
      </w:del>
      <w:del w:id="114" w:author="Hongliang Dang" w:date="2026-05-25T15:18:00Z" w16du:dateUtc="2026-05-25T07:18:00Z">
        <w:r w:rsidR="004C2F7F" w:rsidDel="00425D24">
          <w:rPr>
            <w:rFonts w:hint="eastAsia"/>
          </w:rPr>
          <w:delText>完整</w:delText>
        </w:r>
      </w:del>
      <w:del w:id="115" w:author="Hongliang Dang" w:date="2026-05-25T15:18:00Z" w16du:dateUtc="2026-05-25T07:18:00Z">
        <w:r w:rsidR="004C2F7F" w:rsidDel="00425D24">
          <w:rPr>
            <w:rFonts w:hint="eastAsia"/>
          </w:rPr>
          <w:delText>衍射</w:delText>
        </w:r>
      </w:del>
      <w:r>
        <w:t xml:space="preserve">Substantial effort has since been devoted to extending this description. Carniglia and Mandel introduced the concept of triplet modes, unifying the incident, reflected, and transmitted (evanescent) components into a complete orthonormal basis and thereby achieving the canonical quantization of evanescent fields [2]. Vigoureux et al. computed the momentum observables of evanescent photons, showing that the transverse momentum hbar k_perp can exceed the free-space value hbar omega/c---the physical mechanism by which near-field microscopy surpasses the diffraction limit [3]. In the broader context of dispersive and lossy media, Huttner et al. achieved canonical quantization of evanescent near fields at absorbing dielectric interfaces through the Hopfield polariton model [4], while Gruner et al. developed a dyadic Green-function formulation of macroscopic QED for three-dimensional dispersive and absorbing media [5]. More recently, Jung and Keller constructed a quantum electrodynamic (QED) theory specifically tailored to small apertures and applied it to Young's double-slit interference with Bethe holes at the single-photon level, substantially broadening the scope of aperture QED [6,7].</w:t>
      </w:r>
    </w:p>
    <w:p w14:paraId="4E4A25E3" w14:textId="54656445" w:rsidR="00DF346E" w:rsidRPr="00DF346E" w:rsidRDefault="00A24AF9" w:rsidP="00A21C4E">
      <w:pPr>
        <w:ind w:firstLine="480"/>
        <w:rPr>
          <w:ins w:id="116" w:author="Hongliang Dang" w:date="2026-05-25T15:05:00Z" w16du:dateUtc="2026-05-25T07:05:00Z"/>
        </w:rPr>
      </w:pPr>
      <w:ins w:id="117" w:author="Hongliang Dang" w:date="2026-04-26T13:50:00Z" w16du:dateUtc="2026-04-26T05:50:00Z">
        <w:r w:rsidRPr="00945E2A">
          <w:rPr>
            <w:rFonts w:hint="eastAsia"/>
          </w:rPr>
          <w:lastRenderedPageBreak/>
          <w:t>尽管上述研究分别在倏逝场量子化、损耗介质处理和小孔量子散射方面取得了关键进展，但围绕</w:t>
        </w:r>
        <w:r w:rsidRPr="00945E2A">
          <w:rPr>
            <w:rFonts w:hint="eastAsia"/>
          </w:rPr>
          <w:t>"</w:t>
        </w:r>
        <w:r w:rsidRPr="00945E2A">
          <w:rPr>
            <w:rFonts w:hint="eastAsia"/>
          </w:rPr>
          <w:t>偶极光场量子化</w:t>
        </w:r>
        <w:r w:rsidRPr="00945E2A">
          <w:rPr>
            <w:rFonts w:hint="eastAsia"/>
          </w:rPr>
          <w:t>"</w:t>
        </w:r>
        <w:r w:rsidRPr="00945E2A">
          <w:rPr>
            <w:rFonts w:hint="eastAsia"/>
          </w:rPr>
          <w:t>的统一理论链路仍不完整。例如，</w:t>
        </w:r>
      </w:ins>
      <w:ins w:id="118" w:author="Hongliang Dang" w:date="2026-05-25T15:36:00Z" w16du:dateUtc="2026-05-25T07:36:00Z">
        <w:r w:rsidR="00A21C4E" w:rsidRPr="00DF346E">
          <w:t xml:space="preserve">Carniglia-Mandel </w:t>
        </w:r>
        <w:r w:rsidR="00A21C4E" w:rsidRPr="00DF346E">
          <w:t>和</w:t>
        </w:r>
        <w:r w:rsidR="00A21C4E" w:rsidRPr="00DF346E">
          <w:t xml:space="preserve"> Glauber-Lewenstein </w:t>
        </w:r>
        <w:r w:rsidR="00A21C4E" w:rsidRPr="00DF346E">
          <w:t>的模式量子化适用于均匀或无限延伸的界面，哈密顿量不含有限孔径约束项，无法纳入完美电导体薄屏上的孔边界条件</w:t>
        </w:r>
      </w:ins>
      <w:ins w:id="119" w:author="Hongliang Dang" w:date="2026-04-26T13:50:00Z" w16du:dateUtc="2026-04-26T05:50:00Z">
        <w:r w:rsidRPr="00945E2A">
          <w:rPr>
            <w:rFonts w:hint="eastAsia"/>
          </w:rPr>
          <w:t>。</w:t>
        </w:r>
      </w:ins>
      <w:ins w:id="120" w:author="Hongliang Dang" w:date="2026-05-25T15:37:00Z" w16du:dateUtc="2026-05-25T07:37:00Z">
        <w:r w:rsidR="00A21C4E" w:rsidRPr="00DF346E">
          <w:t xml:space="preserve">Huttner-Barnett </w:t>
        </w:r>
        <w:r w:rsidR="00A21C4E" w:rsidRPr="00DF346E">
          <w:t>和</w:t>
        </w:r>
        <w:r w:rsidR="00A21C4E" w:rsidRPr="00DF346E">
          <w:t xml:space="preserve"> Dung </w:t>
        </w:r>
        <w:r w:rsidR="00A21C4E" w:rsidRPr="00DF346E">
          <w:t>等的宏观</w:t>
        </w:r>
        <w:r w:rsidR="00A21C4E" w:rsidRPr="00DF346E">
          <w:t xml:space="preserve"> QED </w:t>
        </w:r>
        <w:r w:rsidR="00A21C4E" w:rsidRPr="00DF346E">
          <w:t>以格林函数为核心可观测量，原则上可处理任意几何，但不能直接给出与</w:t>
        </w:r>
        <w:r w:rsidR="00A21C4E" w:rsidRPr="00DF346E">
          <w:t xml:space="preserve"> Bethe </w:t>
        </w:r>
        <w:r w:rsidR="00A21C4E" w:rsidRPr="00DF346E">
          <w:t>等效偶极矩对应的显式量子场；</w:t>
        </w:r>
        <w:r w:rsidR="00A21C4E" w:rsidRPr="00DF346E">
          <w:t xml:space="preserve">Jung-Keller </w:t>
        </w:r>
        <w:r w:rsidR="00A21C4E" w:rsidRPr="00DF346E">
          <w:t>的超</w:t>
        </w:r>
        <w:r w:rsidR="00A21C4E" w:rsidRPr="00DF346E">
          <w:t xml:space="preserve"> S </w:t>
        </w:r>
        <w:r w:rsidR="00A21C4E" w:rsidRPr="00DF346E">
          <w:t>矩阵侧重散射态映射，缺少从经典偶极模型到量子场算符的第一性推导。</w:t>
        </w:r>
      </w:ins>
      <w:ins w:id="121" w:author="Hongliang Dang" w:date="2026-05-25T15:39:00Z" w16du:dateUtc="2026-05-25T07:39:00Z">
        <w:r w:rsidR="00A21C4E" w:rsidRPr="00DF346E">
          <w:t>同时，库仑规范下经</w:t>
        </w:r>
        <w:r w:rsidR="00A21C4E" w:rsidRPr="00DF346E">
          <w:t xml:space="preserve"> Weyl </w:t>
        </w:r>
        <w:r w:rsidR="00A21C4E" w:rsidRPr="00DF346E">
          <w:t>角谱展开导出显式场算符并回收经典</w:t>
        </w:r>
        <w:r w:rsidR="00A21C4E" w:rsidRPr="00DF346E">
          <w:t xml:space="preserve"> Bethe </w:t>
        </w:r>
        <w:r w:rsidR="00A21C4E" w:rsidRPr="00DF346E">
          <w:t>极限、以及洛伦兹规范下近场倏逝模式的协变处理，也缺乏系统论证。</w:t>
        </w:r>
      </w:ins>
      <w:ins w:id="122" w:author="Hongliang Dang" w:date="2026-06-08T15:57:00Z" w16du:dateUtc="2026-06-08T07:57:00Z">
        <w:r w:rsidR="005F37F8">
          <w:rPr>
            <w:rFonts w:hint="eastAsia"/>
          </w:rPr>
          <w:t>更重要的是，</w:t>
        </w:r>
      </w:ins>
      <w:ins w:id="123" w:author="Hongliang Dang" w:date="2026-06-08T15:56:00Z" w16du:dateUtc="2026-06-08T07:56:00Z">
        <w:r w:rsidR="005F37F8">
          <w:rPr>
            <w:rFonts w:hint="eastAsia"/>
          </w:rPr>
          <w:t>随着</w:t>
        </w:r>
      </w:ins>
      <w:ins w:id="124" w:author="Hongliang Dang" w:date="2026-06-08T15:57:00Z" w16du:dateUtc="2026-06-08T07:57:00Z">
        <w:r w:rsidR="005F37F8">
          <w:rPr>
            <w:rFonts w:hint="eastAsia"/>
          </w:rPr>
          <w:t>所研究空间尺度的</w:t>
        </w:r>
      </w:ins>
      <w:ins w:id="125" w:author="Hongliang Dang" w:date="2026-06-08T15:58:00Z" w16du:dateUtc="2026-06-08T07:58:00Z">
        <w:r w:rsidR="005F37F8">
          <w:rPr>
            <w:rFonts w:hint="eastAsia"/>
          </w:rPr>
          <w:t>不断压缩，当其</w:t>
        </w:r>
      </w:ins>
      <w:ins w:id="126" w:author="Hongliang Dang" w:date="2026-06-08T15:56:00Z" w16du:dateUtc="2026-06-08T07:56:00Z">
        <w:r w:rsidR="005F37F8">
          <w:rPr>
            <w:rFonts w:hint="eastAsia"/>
          </w:rPr>
          <w:t>远小于</w:t>
        </w:r>
      </w:ins>
      <w:ins w:id="127" w:author="Hongliang Dang" w:date="2026-06-08T15:57:00Z" w16du:dateUtc="2026-06-08T07:57:00Z">
        <w:r w:rsidR="005F37F8">
          <w:rPr>
            <w:rFonts w:hint="eastAsia"/>
          </w:rPr>
          <w:t>波长</w:t>
        </w:r>
      </w:ins>
      <w:ins w:id="128" w:author="Hongliang Dang" w:date="2026-06-08T15:58:00Z" w16du:dateUtc="2026-06-08T07:58:00Z">
        <w:r w:rsidR="005F37F8">
          <w:rPr>
            <w:rFonts w:hint="eastAsia"/>
          </w:rPr>
          <w:t>时</w:t>
        </w:r>
      </w:ins>
      <w:ins w:id="129" w:author="Hongliang Dang" w:date="2026-06-08T15:57:00Z" w16du:dateUtc="2026-06-08T07:57:00Z">
        <w:r w:rsidR="005F37F8">
          <w:rPr>
            <w:rFonts w:hint="eastAsia"/>
          </w:rPr>
          <w:t>，</w:t>
        </w:r>
      </w:ins>
      <w:del w:id="130" w:author="Hongliang Dang" w:date="2026-04-27T19:28:00Z" w16du:dateUtc="2026-04-27T11:28:00Z">
        <w:r w:rsidR="00945E2A" w:rsidRPr="0072615D" w:rsidDel="00413ACE">
          <w:rPr>
            <w:rFonts w:hint="eastAsia"/>
          </w:rPr>
          <w:delText>尽管上述研究分别在倏逝场量子化、损耗介质处理和小孔量子散射方面取得了关键进展，但围绕“偶极光场量子化”的统一理论链路仍不完整：一方面，尚缺少从库仑规范正则量子化</w:delText>
        </w:r>
      </w:del>
      <w:del w:id="131" w:author="Hongliang Dang" w:date="2026-05-25T15:40:00Z" w16du:dateUtc="2026-05-25T07:40:00Z">
        <w:r w:rsidR="00945E2A" w:rsidRPr="0072615D" w:rsidDel="00A21C4E">
          <w:rPr>
            <w:rFonts w:hint="eastAsia"/>
          </w:rPr>
          <w:delText>出发</w:delText>
        </w:r>
      </w:del>
      <w:del w:id="132" w:author="Hongliang Dang" w:date="2026-04-27T19:29:00Z" w16du:dateUtc="2026-04-27T11:29:00Z">
        <w:r w:rsidR="00945E2A" w:rsidRPr="0072615D" w:rsidDel="00413ACE">
          <w:rPr>
            <w:rFonts w:hint="eastAsia"/>
          </w:rPr>
          <w:delText>、</w:delText>
        </w:r>
      </w:del>
      <w:del w:id="133" w:author="Hongliang Dang" w:date="2026-05-25T15:40:00Z" w16du:dateUtc="2026-05-25T07:40:00Z">
        <w:r w:rsidR="00945E2A" w:rsidRPr="0072615D" w:rsidDel="00A21C4E">
          <w:rPr>
            <w:rFonts w:hint="eastAsia"/>
          </w:rPr>
          <w:delText>经</w:delText>
        </w:r>
        <w:r w:rsidR="00945E2A" w:rsidRPr="0072615D" w:rsidDel="00A21C4E">
          <w:delText xml:space="preserve"> Weyl </w:delText>
        </w:r>
        <w:r w:rsidR="00945E2A" w:rsidRPr="0072615D" w:rsidDel="00A21C4E">
          <w:rPr>
            <w:rFonts w:hint="eastAsia"/>
          </w:rPr>
          <w:delText>角谱展开到显式场算符并严格回收经典</w:delText>
        </w:r>
        <w:r w:rsidR="00945E2A" w:rsidRPr="0072615D" w:rsidDel="00A21C4E">
          <w:delText xml:space="preserve"> Bethe </w:delText>
        </w:r>
        <w:r w:rsidR="00945E2A" w:rsidRPr="0072615D" w:rsidDel="00A21C4E">
          <w:rPr>
            <w:rFonts w:hint="eastAsia"/>
          </w:rPr>
          <w:delText>极限的闭合推导；</w:delText>
        </w:r>
      </w:del>
      <w:del w:id="134" w:author="Hongliang Dang" w:date="2026-04-27T19:29:00Z" w16du:dateUtc="2026-04-27T11:29:00Z">
        <w:r w:rsidR="00945E2A" w:rsidRPr="0072615D" w:rsidDel="00413ACE">
          <w:rPr>
            <w:rFonts w:hint="eastAsia"/>
          </w:rPr>
          <w:delText>另一方面，</w:delText>
        </w:r>
      </w:del>
      <w:del w:id="135" w:author="Hongliang Dang" w:date="2026-05-25T15:40:00Z" w16du:dateUtc="2026-05-25T07:40:00Z">
        <w:r w:rsidR="00945E2A" w:rsidRPr="0072615D" w:rsidDel="00A21C4E">
          <w:rPr>
            <w:rFonts w:hint="eastAsia"/>
          </w:rPr>
          <w:delText>协变框架下近场倏逝模式的</w:delText>
        </w:r>
        <w:r w:rsidR="00CA17F5" w:rsidRPr="0072615D" w:rsidDel="00A21C4E">
          <w:rPr>
            <w:rFonts w:hint="eastAsia"/>
          </w:rPr>
          <w:delText>洛伦兹</w:delText>
        </w:r>
        <w:r w:rsidR="00945E2A" w:rsidRPr="0072615D" w:rsidDel="00A21C4E">
          <w:rPr>
            <w:rFonts w:hint="eastAsia"/>
          </w:rPr>
          <w:delText>规范处理</w:delText>
        </w:r>
        <w:r w:rsidR="00C86EC9" w:rsidRPr="0072615D" w:rsidDel="00A21C4E">
          <w:rPr>
            <w:rFonts w:hint="eastAsia"/>
          </w:rPr>
          <w:delText>及其</w:delText>
        </w:r>
        <w:r w:rsidR="00945E2A" w:rsidRPr="0072615D" w:rsidDel="00A21C4E">
          <w:rPr>
            <w:rFonts w:hint="eastAsia"/>
          </w:rPr>
          <w:delText>与</w:delText>
        </w:r>
        <w:r w:rsidR="00C86EC9" w:rsidRPr="0072615D" w:rsidDel="00A21C4E">
          <w:rPr>
            <w:rFonts w:hint="eastAsia"/>
          </w:rPr>
          <w:delText>库仑</w:delText>
        </w:r>
        <w:r w:rsidR="00945E2A" w:rsidRPr="0072615D" w:rsidDel="00A21C4E">
          <w:rPr>
            <w:rFonts w:hint="eastAsia"/>
          </w:rPr>
          <w:delText>规范方案在物理可观测量上的等价性也缺乏系统论证。</w:delText>
        </w:r>
      </w:del>
      <w:ins w:id="136" w:author="Nanophotonics-2020" w:date="2026-04-22T02:13:00Z">
        <w:del w:id="137" w:author="Hongliang Dang" w:date="2026-04-27T19:29:00Z" w16du:dateUtc="2026-04-27T11:29:00Z">
          <w:r w:rsidR="00165937" w:rsidDel="00413ACE">
            <w:rPr>
              <w:rFonts w:hint="eastAsia"/>
              <w:highlight w:val="yellow"/>
            </w:rPr>
            <w:delText>【</w:delText>
          </w:r>
        </w:del>
      </w:ins>
      <w:ins w:id="138" w:author="Nanophotonics-2020" w:date="2026-04-22T02:14:00Z">
        <w:del w:id="139" w:author="Hongliang Dang" w:date="2026-04-27T19:29:00Z" w16du:dateUtc="2026-04-27T11:29:00Z">
          <w:r w:rsidR="00165937" w:rsidDel="00413ACE">
            <w:rPr>
              <w:rFonts w:hint="eastAsia"/>
              <w:highlight w:val="yellow"/>
            </w:rPr>
            <w:delText>这部分说的有点含糊，除了</w:delText>
          </w:r>
        </w:del>
      </w:ins>
      <w:ins w:id="140" w:author="Nanophotonics-2020" w:date="2026-04-22T02:15:00Z">
        <w:del w:id="141" w:author="Hongliang Dang" w:date="2026-04-27T19:29:00Z" w16du:dateUtc="2026-04-27T11:29:00Z">
          <w:r w:rsidR="00165937" w:rsidDel="00413ACE">
            <w:rPr>
              <w:rFonts w:hint="eastAsia"/>
              <w:highlight w:val="yellow"/>
            </w:rPr>
            <w:delText>缺少“闭合推导、系统论证”外，</w:delText>
          </w:r>
        </w:del>
      </w:ins>
      <w:ins w:id="142" w:author="Nanophotonics-2020" w:date="2026-04-22T02:14:00Z">
        <w:del w:id="143" w:author="Hongliang Dang" w:date="2026-04-27T19:29:00Z" w16du:dateUtc="2026-04-27T11:29:00Z">
          <w:r w:rsidR="00165937" w:rsidDel="00413ACE">
            <w:rPr>
              <w:rFonts w:hint="eastAsia"/>
              <w:highlight w:val="yellow"/>
            </w:rPr>
            <w:delText>能否</w:delText>
          </w:r>
        </w:del>
      </w:ins>
      <w:ins w:id="144" w:author="Nanophotonics-2020" w:date="2026-04-22T02:16:00Z">
        <w:del w:id="145" w:author="Hongliang Dang" w:date="2026-04-27T19:29:00Z" w16du:dateUtc="2026-04-27T11:29:00Z">
          <w:r w:rsidR="00165937" w:rsidDel="00413ACE">
            <w:rPr>
              <w:rFonts w:hint="eastAsia"/>
              <w:highlight w:val="yellow"/>
            </w:rPr>
            <w:delText>从某个方面更</w:delText>
          </w:r>
        </w:del>
      </w:ins>
      <w:ins w:id="146" w:author="Nanophotonics-2020" w:date="2026-04-22T02:15:00Z">
        <w:del w:id="147" w:author="Hongliang Dang" w:date="2026-04-27T19:29:00Z" w16du:dateUtc="2026-04-27T11:29:00Z">
          <w:r w:rsidR="00165937" w:rsidDel="00413ACE">
            <w:rPr>
              <w:rFonts w:hint="eastAsia"/>
              <w:highlight w:val="yellow"/>
            </w:rPr>
            <w:delText>直接</w:delText>
          </w:r>
        </w:del>
      </w:ins>
      <w:ins w:id="148" w:author="Nanophotonics-2020" w:date="2026-04-22T02:16:00Z">
        <w:del w:id="149" w:author="Hongliang Dang" w:date="2026-04-27T19:29:00Z" w16du:dateUtc="2026-04-27T11:29:00Z">
          <w:r w:rsidR="00165937" w:rsidDel="00413ACE">
            <w:rPr>
              <w:rFonts w:hint="eastAsia"/>
              <w:highlight w:val="yellow"/>
            </w:rPr>
            <w:delText>地说明以前的这些工作不适用于</w:delText>
          </w:r>
        </w:del>
      </w:ins>
      <w:ins w:id="150" w:author="Nanophotonics-2020" w:date="2026-04-22T02:17:00Z">
        <w:del w:id="151" w:author="Hongliang Dang" w:date="2026-04-27T19:29:00Z" w16du:dateUtc="2026-04-27T11:29:00Z">
          <w:r w:rsidR="00165937" w:rsidRPr="00165937" w:rsidDel="00413ACE">
            <w:rPr>
              <w:rFonts w:hint="eastAsia"/>
            </w:rPr>
            <w:delText>小孔极端约束光场的量子化</w:delText>
          </w:r>
          <w:r w:rsidR="00165937" w:rsidDel="00413ACE">
            <w:rPr>
              <w:rFonts w:hint="eastAsia"/>
            </w:rPr>
            <w:delText>？</w:delText>
          </w:r>
        </w:del>
      </w:ins>
      <w:ins w:id="152" w:author="Nanophotonics-2020" w:date="2026-04-22T02:13:00Z">
        <w:del w:id="153" w:author="Hongliang Dang" w:date="2026-04-27T19:29:00Z" w16du:dateUtc="2026-04-27T11:29:00Z">
          <w:r w:rsidR="00165937" w:rsidDel="00413ACE">
            <w:rPr>
              <w:rFonts w:hint="eastAsia"/>
              <w:highlight w:val="yellow"/>
            </w:rPr>
            <w:delText>】</w:delText>
          </w:r>
        </w:del>
      </w:ins>
      <w:del w:id="154" w:author="Hongliang Dang" w:date="2026-06-08T15:57:00Z" w16du:dateUtc="2026-06-08T07:57:00Z">
        <w:r w:rsidR="00945E2A" w:rsidRPr="00945E2A" w:rsidDel="005F37F8">
          <w:rPr>
            <w:rFonts w:hint="eastAsia"/>
          </w:rPr>
          <w:delText>本文针对</w:delText>
        </w:r>
      </w:del>
      <w:del w:id="155" w:author="Hongliang Dang" w:date="2026-05-25T15:40:00Z" w16du:dateUtc="2026-05-25T07:40:00Z">
        <w:r w:rsidR="00945E2A" w:rsidRPr="00945E2A" w:rsidDel="00A21C4E">
          <w:rPr>
            <w:rFonts w:hint="eastAsia"/>
          </w:rPr>
          <w:delText>这两个层面的</w:delText>
        </w:r>
      </w:del>
      <w:del w:id="156" w:author="Hongliang Dang" w:date="2026-06-08T15:57:00Z" w16du:dateUtc="2026-06-08T07:57:00Z">
        <w:r w:rsidR="00945E2A" w:rsidRPr="00945E2A" w:rsidDel="005F37F8">
          <w:rPr>
            <w:rFonts w:hint="eastAsia"/>
          </w:rPr>
          <w:delText>缺口，</w:delText>
        </w:r>
      </w:del>
      <w:ins w:id="157" w:author="Hongliang Dang" w:date="2026-06-08T15:58:00Z" w16du:dateUtc="2026-06-08T07:58:00Z">
        <w:r w:rsidR="005F37F8">
          <w:rPr>
            <w:rFonts w:hint="eastAsia"/>
          </w:rPr>
          <w:t>是必须的</w:t>
        </w:r>
      </w:ins>
      <w:ins w:id="158" w:author="Hongliang Dang" w:date="2026-06-08T15:58:00Z" w16du:dateUtc="2026-06-08T07:58:00Z">
        <w:r w:rsidR="005F37F8">
          <w:rPr>
            <w:rFonts w:hint="eastAsia"/>
          </w:rPr>
          <w:t>即</w:t>
        </w:r>
      </w:ins>
      <w:r>
        <w:t xml:space="preserve">Here we develop a first-principles quantization framework that treats propagating and evanescent modes on an equal footing. Working in the Coulomb gauge, we derive field operators and their coherent-state solutions that incorporate the joint electric- and magnetic-dipole contributions. In the Lorenz gauge, we formulate a covariant quantization enforcing the Gupta-Bleuler condition and verify, via the gauge-invariant field tensor, that the two schemes coincide on the physical Hilbert space. We further recover Bethe's radiation scaling law in the classical limit and derive the Bessel form factor for a finite circular aperture, thereby revealing the central role played by the aperture's finite geometry in shaping the quantum near-field distribution.</w:t>
      </w:r>
    </w:p>
    <w:p w14:paraId="57ADFCE6" w14:textId="77777777" w:rsidR="00DF346E" w:rsidRDefault="00DF346E" w:rsidP="00945E2A">
      <w:pPr>
        <w:ind w:firstLine="482"/>
        <w:rPr>
          <w:b/>
        </w:rPr>
      </w:pPr>
    </w:p>
    <w:p w14:paraId="5F7BE241" w14:textId="0AE77688" w:rsidR="00273689" w:rsidRDefault="00273689" w:rsidP="00273689">
      <w:pPr>
        <w:pStyle w:val="1"/>
      </w:pPr>
      <w:r>
        <w:t xml:space="preserve">II.  DIPOLE MODEL</w:t>
      </w:r>
    </w:p>
    <w:p w14:paraId="46E147F7" w14:textId="28924424" w:rsidR="00A15B6B" w:rsidRPr="00F95833" w:rsidRDefault="003B0F07" w:rsidP="00A15B6B">
      <w:pPr>
        <w:pStyle w:val="TOC"/>
        <w:ind w:firstLine="301"/>
      </w:pPr>
      <w:ins w:id="159" w:author="Hongliang Dang" w:date="2026-05-28T20:41:00Z" w16du:dateUtc="2026-05-28T12:41:00Z">
        <w:r w:rsidR="00710FED">
          <w:rPr>
            <w:rFonts w:hint="eastAsia"/>
          </w:rPr>
          <w:t>子</w:t>
        </w:r>
      </w:ins>
      <w:del w:id="160" w:author="Hongliang Dang" w:date="2026-05-28T20:41:00Z" w16du:dateUtc="2026-05-28T12:41:00Z">
        <w:r w:rsidR="00A15B6B" w:rsidDel="00710FED">
          <w:rPr>
            <w:rFonts w:hint="eastAsia"/>
          </w:rPr>
          <w:delText>矩</w:delText>
        </w:r>
      </w:del>
      <w:ins w:id="161" w:author="Hongliang Dang" w:date="2026-05-28T20:41:00Z" w16du:dateUtc="2026-05-28T12:41:00Z">
        <w:r w:rsidR="00710FED">
          <w:rPr>
            <w:rFonts w:hint="eastAsia"/>
          </w:rPr>
          <w:t>子</w:t>
        </w:r>
      </w:ins>
      <w:del w:id="162" w:author="Hongliang Dang" w:date="2026-05-28T20:41:00Z" w16du:dateUtc="2026-05-28T12:41:00Z">
        <w:r w:rsidR="00A15B6B" w:rsidDel="00710FED">
          <w:rPr>
            <w:rFonts w:hint="eastAsia"/>
          </w:rPr>
          <w:delText>矩</w:delText>
        </w:r>
      </w:del>
      <w:r>
        <w:t xml:space="preserve">Magnetic and Electric Dipoles</w:t>
      </w:r>
    </w:p>
    <w:p w14:paraId="4B92B947" w14:textId="4EB0C3D9" w:rsidR="005B72E1" w:rsidRDefault="005B72E1">
      <w:pPr>
        <w:pStyle w:val="a0"/>
        <w:ind w:firstLine="480"/>
      </w:pPr>
      <w:ins w:id="163" w:author="Hongliang Dang" w:date="2026-05-28T20:44:00Z" w16du:dateUtc="2026-05-28T12:44:00Z">
        <w:r w:rsidR="00477F0B">
          <w:rPr>
            <w:rFonts w:hint="eastAsia"/>
          </w:rPr>
          <w:t>矩</w:t>
        </w:r>
      </w:ins>
      <w:del w:id="164" w:author="Hongliang Dang" w:date="2026-05-28T20:39:00Z" w16du:dateUtc="2026-05-28T12:39:00Z">
        <w:r w:rsidDel="00BD106C">
          <w:rPr>
            <w:rFonts w:hint="eastAsia"/>
          </w:rPr>
          <w:delText>矩</w:delText>
        </w:r>
      </w:del>
      <w:r>
        <w:t xml:space="preserve">Consider a time-varying magnetic dipole and electric dipole located at the coordinate origin. Their harmonically oscillating moments can be expressed as:</w:t>
      </w:r>
    </w:p>
    <w:p w14:paraId="56DABDDF" w14:textId="747F1B13" w:rsidR="005B72E1" w:rsidRPr="00F95833" w:rsidRDefault="005B72E1" w:rsidP="005B72E1">
      <w:pPr>
        <w:pStyle w:val="af2"/>
        <w:ind w:firstLine="480"/>
        <w:rPr>
          <w:i/>
          <w:iCs/>
          <w:vanish/>
          <w:specVanish/>
        </w:rPr>
      </w:pPr>
      <w:r>
        <w:rPr>
          <w:rFonts w:ascii="Times New Roman" w:hAnsi="Times New Roman"/>
          <w:iCs/>
        </w:rPr>
        <w:tab/>
      </w:r>
      <m:oMath>
        <m:r>
          <w:ins w:id="165" w:author="Hongliang Dang" w:date="2026-06-08T15:27:00Z" w16du:dateUtc="2026-06-08T07:27:00Z">
            <m:rPr>
              <m:sty m:val="bi"/>
            </m:rPr>
            <m:t>m</m:t>
          </w:ins>
        </m:r>
        <m:r>
          <w:del w:id="166" w:author="Hongliang Dang" w:date="2026-06-08T15:27:00Z" w16du:dateUtc="2026-06-08T07:27:00Z">
            <m:rPr>
              <m:sty m:val="bi"/>
            </m:rPr>
            <m:t>M</m:t>
          </w:del>
        </m:r>
        <m:r>
          <m:rPr>
            <m:sty m:val="p"/>
          </m:rPr>
          <m:t>(</m:t>
        </m:r>
        <m:r>
          <m:t>t</m:t>
        </m:r>
        <m:r>
          <m:rPr>
            <m:sty m:val="p"/>
          </m:rPr>
          <m:t>)=</m:t>
        </m:r>
        <m:sSub>
          <m:sSubPr>
            <m:ctrlPr/>
          </m:sSubPr>
          <m:e>
            <m:r>
              <w:ins w:id="167" w:author="Hongliang Dang" w:date="2026-06-08T15:27:00Z" w16du:dateUtc="2026-06-08T07:27:00Z">
                <m:rPr>
                  <m:sty m:val="bi"/>
                </m:rPr>
                <m:t>m</m:t>
              </w:ins>
            </m:r>
            <m:r>
              <w:del w:id="168" w:author="Hongliang Dang" w:date="2026-06-08T15:27:00Z" w16du:dateUtc="2026-06-08T07:27:00Z">
                <m:rPr>
                  <m:sty m:val="bi"/>
                </m:rPr>
                <m:t>M</m:t>
              </w:del>
            </m:r>
          </m:e>
          <m:sub>
            <m:r>
              <m:rPr>
                <m:sty m:val="b"/>
              </m:rPr>
              <m:t>0</m:t>
            </m:r>
          </m:sub>
        </m:sSub>
        <m:sSup>
          <m:sSupPr>
            <m:ctrlPr/>
          </m:sSupPr>
          <m:e>
            <m:r>
              <m:t>e</m:t>
            </m:r>
          </m:e>
          <m:sup>
            <m:r>
              <m:rPr>
                <m:sty m:val="p"/>
              </m:rPr>
              <m:t>-</m:t>
            </m:r>
            <m:r>
              <m:t>i</m:t>
            </m:r>
            <m:sSub>
              <m:sSubPr>
                <m:ctrlPr/>
              </m:sSubPr>
              <m:e>
                <m:r>
                  <m:t>ω</m:t>
                </m:r>
              </m:e>
              <m:sub>
                <m:r>
                  <m:rPr>
                    <m:sty m:val="p"/>
                  </m:rPr>
                  <m:t>0</m:t>
                </m:r>
              </m:sub>
            </m:sSub>
            <m:r>
              <m:t>t</m:t>
            </m:r>
          </m:sup>
        </m:sSup>
        <m:r>
          <m:rPr>
            <m:sty m:val="p"/>
          </m:rPr>
          <m:t>+</m:t>
        </m:r>
        <m:r>
          <m:t>c</m:t>
        </m:r>
        <m:r>
          <m:rPr>
            <m:sty m:val="p"/>
          </m:rPr>
          <m:t>.</m:t>
        </m:r>
        <m:r>
          <m:t>c</m:t>
        </m:r>
        <m:r>
          <m:rPr>
            <m:sty m:val="p"/>
          </m:rPr>
          <m:t>.</m:t>
        </m:r>
      </m:oMath>
      <w:r>
        <w:rPr>
          <w:rFonts w:ascii="Times New Roman" w:hAnsi="Times New Roman" w:hint="eastAsia"/>
        </w:rPr>
        <w:t>，</w:t>
      </w:r>
      <w:r>
        <w:tab/>
      </w:r>
    </w:p>
    <w:p w14:paraId="20B2EF20" w14:textId="37926176" w:rsidR="005B72E1" w:rsidRPr="005B72E1" w:rsidRDefault="005B72E1" w:rsidP="005B72E1">
      <w:pPr>
        <w:pStyle w:val="ad"/>
        <w:ind w:firstLine="480"/>
        <w:rPr>
          <w:i w:val="0"/>
          <w:iCs/>
        </w:rPr>
      </w:pPr>
      <w:r w:rsidRPr="005B72E1">
        <w:rPr>
          <w:rFonts w:hint="eastAsia"/>
          <w:i w:val="0"/>
          <w:iCs/>
        </w:rPr>
        <w:t>(</w:t>
      </w:r>
      <w:r w:rsidRPr="005B72E1">
        <w:rPr>
          <w:i w:val="0"/>
          <w:iCs/>
        </w:rPr>
        <w:fldChar w:fldCharType="begin"/>
      </w:r>
      <w:r w:rsidRPr="005B72E1">
        <w:rPr>
          <w:i w:val="0"/>
          <w:iCs/>
        </w:rPr>
        <w:instrText xml:space="preserve"> </w:instrText>
      </w:r>
      <w:r w:rsidRPr="005B72E1">
        <w:rPr>
          <w:rFonts w:hint="eastAsia"/>
          <w:i w:val="0"/>
          <w:iCs/>
        </w:rPr>
        <w:instrText xml:space="preserve">SEQ </w:instrText>
      </w:r>
      <w:r w:rsidRPr="005B72E1">
        <w:rPr>
          <w:rFonts w:hint="eastAsia"/>
          <w:i w:val="0"/>
          <w:iCs/>
        </w:rPr>
        <w:instrText>公式</w:instrText>
      </w:r>
      <w:r w:rsidRPr="005B72E1">
        <w:rPr>
          <w:rFonts w:hint="eastAsia"/>
          <w:i w:val="0"/>
          <w:iCs/>
        </w:rPr>
        <w:instrText xml:space="preserve"> \* ARABIC</w:instrText>
      </w:r>
      <w:r w:rsidRPr="005B72E1">
        <w:rPr>
          <w:i w:val="0"/>
          <w:iCs/>
        </w:rPr>
        <w:instrText xml:space="preserve"> </w:instrText>
      </w:r>
      <w:r w:rsidRPr="005B72E1">
        <w:rPr>
          <w:i w:val="0"/>
          <w:iCs/>
        </w:rPr>
        <w:fldChar w:fldCharType="separate"/>
      </w:r>
      <w:r w:rsidR="00D4412F">
        <w:rPr>
          <w:i w:val="0"/>
          <w:iCs/>
          <w:noProof/>
        </w:rPr>
        <w:t>1</w:t>
      </w:r>
      <w:r w:rsidRPr="005B72E1">
        <w:rPr>
          <w:i w:val="0"/>
          <w:iCs/>
        </w:rPr>
        <w:fldChar w:fldCharType="end"/>
      </w:r>
      <w:r w:rsidRPr="005B72E1">
        <w:rPr>
          <w:rFonts w:hint="eastAsia"/>
          <w:i w:val="0"/>
          <w:iCs/>
        </w:rPr>
        <w:t>)</w:t>
      </w:r>
    </w:p>
    <w:p w14:paraId="0B8C73AC" w14:textId="3AD17E4E" w:rsidR="005B72E1" w:rsidRPr="00F95833" w:rsidRDefault="005B72E1" w:rsidP="005B72E1">
      <w:pPr>
        <w:pStyle w:val="af2"/>
        <w:ind w:firstLine="480"/>
        <w:rPr>
          <w:i/>
          <w:iCs/>
          <w:vanish/>
          <w:specVanish/>
        </w:rPr>
      </w:pPr>
      <w:r>
        <w:rPr>
          <w:iCs/>
        </w:rPr>
        <w:tab/>
      </w:r>
      <m:oMath>
        <m:r>
          <w:ins w:id="169" w:author="Hongliang Dang" w:date="2026-06-08T15:27:00Z" w16du:dateUtc="2026-06-08T07:27:00Z">
            <m:rPr>
              <m:sty m:val="bi"/>
            </m:rPr>
            <m:t>p</m:t>
          </w:ins>
        </m:r>
        <m:r>
          <w:del w:id="170" w:author="Hongliang Dang" w:date="2026-06-08T15:27:00Z" w16du:dateUtc="2026-06-08T07:27:00Z">
            <m:rPr>
              <m:sty m:val="bi"/>
            </m:rPr>
            <m:t>P</m:t>
          </w:del>
        </m:r>
        <m:r>
          <m:rPr>
            <m:sty m:val="p"/>
          </m:rPr>
          <m:t>(</m:t>
        </m:r>
        <m:r>
          <m:t>t</m:t>
        </m:r>
        <m:r>
          <m:rPr>
            <m:sty m:val="p"/>
          </m:rPr>
          <m:t>)=</m:t>
        </m:r>
        <m:sSub>
          <m:sSubPr>
            <m:ctrlPr/>
          </m:sSubPr>
          <m:e>
            <m:r>
              <w:ins w:id="171" w:author="Hongliang Dang" w:date="2026-06-08T15:27:00Z" w16du:dateUtc="2026-06-08T07:27:00Z">
                <m:rPr>
                  <m:sty m:val="bi"/>
                </m:rPr>
                <m:t>p</m:t>
              </w:ins>
            </m:r>
            <m:r>
              <w:del w:id="172" w:author="Hongliang Dang" w:date="2026-06-08T15:27:00Z" w16du:dateUtc="2026-06-08T07:27:00Z">
                <m:rPr>
                  <m:sty m:val="bi"/>
                </m:rPr>
                <m:t>P</m:t>
              </w:del>
            </m:r>
          </m:e>
          <m:sub>
            <m:r>
              <m:rPr>
                <m:sty m:val="b"/>
              </m:rPr>
              <m:t>0</m:t>
            </m:r>
          </m:sub>
        </m:sSub>
        <m:sSup>
          <m:sSupPr>
            <m:ctrlPr/>
          </m:sSupPr>
          <m:e>
            <m:r>
              <m:t>e</m:t>
            </m:r>
          </m:e>
          <m:sup>
            <m:r>
              <m:rPr>
                <m:sty m:val="p"/>
              </m:rPr>
              <m:t>-</m:t>
            </m:r>
            <m:r>
              <m:t>i</m:t>
            </m:r>
            <m:sSub>
              <m:sSubPr>
                <m:ctrlPr/>
              </m:sSubPr>
              <m:e>
                <m:r>
                  <m:t>ω</m:t>
                </m:r>
              </m:e>
              <m:sub>
                <m:r>
                  <m:rPr>
                    <m:sty m:val="p"/>
                  </m:rPr>
                  <m:t>0</m:t>
                </m:r>
              </m:sub>
            </m:sSub>
            <m:r>
              <m:t>t</m:t>
            </m:r>
          </m:sup>
        </m:sSup>
        <m:r>
          <m:rPr>
            <m:sty m:val="p"/>
          </m:rPr>
          <m:t>+</m:t>
        </m:r>
        <m:r>
          <m:t>c</m:t>
        </m:r>
        <m:r>
          <m:rPr>
            <m:sty m:val="p"/>
          </m:rPr>
          <m:t>.</m:t>
        </m:r>
        <m:r>
          <m:t>c</m:t>
        </m:r>
        <m:r>
          <m:rPr>
            <m:sty m:val="p"/>
          </m:rPr>
          <m:t>.</m:t>
        </m:r>
      </m:oMath>
      <w:r>
        <w:rPr>
          <w:rFonts w:hint="eastAsia"/>
        </w:rPr>
        <w:t>，</w:t>
      </w:r>
      <w:r>
        <w:tab/>
      </w:r>
    </w:p>
    <w:p w14:paraId="263E472E" w14:textId="1FC29E17" w:rsidR="005B72E1" w:rsidRPr="005B72E1" w:rsidRDefault="005B72E1" w:rsidP="005B72E1">
      <w:pPr>
        <w:pStyle w:val="ad"/>
        <w:ind w:firstLine="480"/>
        <w:rPr>
          <w:i w:val="0"/>
          <w:iCs/>
        </w:rPr>
      </w:pPr>
      <w:r w:rsidRPr="005B72E1">
        <w:rPr>
          <w:rFonts w:hint="eastAsia"/>
          <w:i w:val="0"/>
          <w:iCs/>
        </w:rPr>
        <w:t>(</w:t>
      </w:r>
      <w:r w:rsidRPr="005B72E1">
        <w:rPr>
          <w:i w:val="0"/>
          <w:iCs/>
        </w:rPr>
        <w:fldChar w:fldCharType="begin"/>
      </w:r>
      <w:r w:rsidRPr="005B72E1">
        <w:rPr>
          <w:i w:val="0"/>
          <w:iCs/>
        </w:rPr>
        <w:instrText xml:space="preserve"> </w:instrText>
      </w:r>
      <w:r w:rsidRPr="005B72E1">
        <w:rPr>
          <w:rFonts w:hint="eastAsia"/>
          <w:i w:val="0"/>
          <w:iCs/>
        </w:rPr>
        <w:instrText xml:space="preserve">SEQ </w:instrText>
      </w:r>
      <w:r w:rsidRPr="005B72E1">
        <w:rPr>
          <w:rFonts w:hint="eastAsia"/>
          <w:i w:val="0"/>
          <w:iCs/>
        </w:rPr>
        <w:instrText>公式</w:instrText>
      </w:r>
      <w:r w:rsidRPr="005B72E1">
        <w:rPr>
          <w:rFonts w:hint="eastAsia"/>
          <w:i w:val="0"/>
          <w:iCs/>
        </w:rPr>
        <w:instrText xml:space="preserve"> \* ARABIC</w:instrText>
      </w:r>
      <w:r w:rsidRPr="005B72E1">
        <w:rPr>
          <w:i w:val="0"/>
          <w:iCs/>
        </w:rPr>
        <w:instrText xml:space="preserve"> </w:instrText>
      </w:r>
      <w:r w:rsidRPr="005B72E1">
        <w:rPr>
          <w:i w:val="0"/>
          <w:iCs/>
        </w:rPr>
        <w:fldChar w:fldCharType="separate"/>
      </w:r>
      <w:r w:rsidR="00D4412F">
        <w:rPr>
          <w:i w:val="0"/>
          <w:iCs/>
          <w:noProof/>
        </w:rPr>
        <w:t>2</w:t>
      </w:r>
      <w:r w:rsidRPr="005B72E1">
        <w:rPr>
          <w:i w:val="0"/>
          <w:iCs/>
        </w:rPr>
        <w:fldChar w:fldCharType="end"/>
      </w:r>
      <w:r w:rsidRPr="005B72E1">
        <w:rPr>
          <w:rFonts w:hint="eastAsia"/>
          <w:i w:val="0"/>
          <w:iCs/>
        </w:rPr>
        <w:t>)</w:t>
      </w:r>
    </w:p>
    <w:p w14:paraId="3E3D844E" w14:textId="34C073FD" w:rsidR="00A15B6B" w:rsidRPr="00F95833" w:rsidRDefault="005B72E1" w:rsidP="005B72E1">
      <w:pPr>
        <w:pStyle w:val="a0"/>
        <w:ind w:firstLine="480"/>
      </w:pPr>
      <w:r>
        <w:rPr>
          <w:rFonts w:hint="eastAsia"/>
        </w:rPr>
        <w:t xml:space="preserve">where </w:t>
      </w:r>
      <w:ins w:id="173" w:author="Hongliang Dang" w:date="2026-06-08T15:27:00Z" w16du:dateUtc="2026-06-08T07:27:00Z">
        <w:r w:rsidR="0083066B">
          <w:rPr>
            <w:rFonts w:hint="eastAsia"/>
            <w:b/>
            <w:bCs/>
            <w:i/>
            <w:iCs/>
          </w:rPr>
          <w:t>m</w:t>
        </w:r>
      </w:ins>
      <w:del w:id="174" w:author="Hongliang Dang" w:date="2026-06-08T15:27:00Z" w16du:dateUtc="2026-06-08T07:27:00Z">
        <w:r w:rsidRPr="00581D7B" w:rsidDel="0083066B">
          <w:rPr>
            <w:rFonts w:hint="eastAsia"/>
            <w:b/>
            <w:bCs/>
            <w:i/>
            <w:iCs/>
          </w:rPr>
          <w:delText>M</w:delText>
        </w:r>
      </w:del>
      <w:r>
        <w:rPr>
          <w:rFonts w:hint="eastAsia"/>
          <w:vertAlign w:val="subscript"/>
        </w:rPr>
        <w:t xml:space="preserve"> denote the magnetic and electric dipole moments, respectively, and omega is the oscillation frequency of the dipoles.</w:t>
      </w:r>
      <w:r>
        <w:rPr>
          <w:rFonts w:hint="eastAsia"/>
        </w:rPr>
        <w:t/>
      </w:r>
      <w:ins w:id="175" w:author="Hongliang Dang" w:date="2026-06-08T15:27:00Z" w16du:dateUtc="2026-06-08T07:27:00Z">
        <w:r w:rsidR="0083066B">
          <w:rPr>
            <w:rFonts w:hint="eastAsia"/>
            <w:b/>
            <w:bCs/>
            <w:i/>
            <w:iCs/>
          </w:rPr>
          <w:t>p</w:t>
        </w:r>
      </w:ins>
      <w:del w:id="176" w:author="Hongliang Dang" w:date="2026-06-08T15:27:00Z" w16du:dateUtc="2026-06-08T07:27:00Z">
        <w:r w:rsidRPr="00581D7B" w:rsidDel="0083066B">
          <w:rPr>
            <w:rFonts w:hint="eastAsia"/>
            <w:b/>
            <w:bCs/>
            <w:i/>
            <w:iCs/>
          </w:rPr>
          <w:delText>P</w:delText>
        </w:r>
      </w:del>
      <w:r>
        <w:rPr>
          <w:rFonts w:hint="eastAsia"/>
          <w:vertAlign w:val="subscript"/>
        </w:rPr>
        <w:t/>
      </w:r>
      <w:r>
        <w:rPr>
          <w:rFonts w:hint="eastAsia"/>
        </w:rPr>
        <w:t/>
      </w:r>
      <w:ins w:id="177" w:author="Hongliang Dang" w:date="2026-05-28T20:44:00Z" w16du:dateUtc="2026-05-28T12:44:00Z">
        <w:r w:rsidR="00477F0B">
          <w:rPr>
            <w:rFonts w:hint="eastAsia"/>
          </w:rPr>
          <w:t>极</w:t>
        </w:r>
      </w:ins>
      <w:ins w:id="178" w:author="Hongliang Dang" w:date="2026-05-28T20:45:00Z" w16du:dateUtc="2026-05-28T12:45:00Z">
        <w:r w:rsidR="00477F0B">
          <w:rPr>
            <w:rFonts w:hint="eastAsia"/>
          </w:rPr>
          <w:t>矩</w:t>
        </w:r>
      </w:ins>
      <w:del w:id="179" w:author="Hongliang Dang" w:date="2026-05-28T20:44:00Z" w16du:dateUtc="2026-05-28T12:44:00Z">
        <w:r w:rsidDel="00477F0B">
          <w:rPr>
            <w:rFonts w:hint="eastAsia"/>
          </w:rPr>
          <w:delText>极</w:delText>
        </w:r>
      </w:del>
      <w:del w:id="180" w:author="Hongliang Dang" w:date="2026-05-28T20:40:00Z" w16du:dateUtc="2026-05-28T12:40:00Z">
        <w:r w:rsidDel="00BD106C">
          <w:rPr>
            <w:rFonts w:hint="eastAsia"/>
          </w:rPr>
          <w:delText>矩</w:delText>
        </w:r>
      </w:del>
      <w:r>
        <w:rPr>
          <w:rFonts w:hint="eastAsia"/>
        </w:rPr>
        <w:t/>
      </w:r>
      <w:ins w:id="181" w:author="Hongliang Dang" w:date="2026-05-28T20:45:00Z" w16du:dateUtc="2026-05-28T12:45:00Z">
        <w:r w:rsidR="00477F0B">
          <w:rPr>
            <w:rFonts w:hint="eastAsia"/>
          </w:rPr>
          <w:t>矩</w:t>
        </w:r>
      </w:ins>
      <w:del w:id="182" w:author="Hongliang Dang" w:date="2026-05-28T20:40:00Z" w16du:dateUtc="2026-05-28T12:40:00Z">
        <w:r w:rsidDel="00BD106C">
          <w:rPr>
            <w:rFonts w:hint="eastAsia"/>
          </w:rPr>
          <w:delText>矩</w:delText>
        </w:r>
      </w:del>
      <w:r>
        <w:rPr>
          <w:rFonts w:hint="eastAsia"/>
        </w:rPr>
        <w:t/>
      </w:r>
      <m:oMath>
        <m:sSub>
          <m:sSubPr>
            <m:ctrlPr>
              <w:rPr>
                <w:rFonts w:ascii="Cambria Math" w:hAnsi="Cambria Math"/>
                <w:i/>
              </w:rPr>
            </m:ctrlPr>
          </m:sSubPr>
          <m:e>
            <m:r>
              <w:rPr>
                <w:rFonts w:ascii="Cambria Math" w:hAnsi="Cambria Math"/>
              </w:rPr>
              <m:t>ω</m:t>
            </m:r>
          </m:e>
          <m:sub>
            <m:r>
              <w:rPr>
                <w:rFonts w:ascii="Cambria Math" w:hAnsi="Cambria Math"/>
              </w:rPr>
              <m:t>0</m:t>
            </m:r>
          </m:sub>
        </m:sSub>
      </m:oMath>
      <w:r>
        <w:rPr>
          <w:rFonts w:hint="eastAsia"/>
        </w:rPr>
        <w:t/>
      </w:r>
    </w:p>
    <w:p w14:paraId="590980F2" w14:textId="56B82565" w:rsidR="00476BFE" w:rsidRPr="00F95833" w:rsidRDefault="00F75D6B" w:rsidP="004F49F6">
      <w:pPr>
        <w:pStyle w:val="TOC"/>
        <w:ind w:firstLine="301"/>
      </w:pPr>
      <w:bookmarkStart w:id="183" w:name="maxwell-方程与库仑规范"/>
      <w:bookmarkStart w:id="184" w:name="sec:model"/>
      <w:bookmarkEnd w:id="6"/>
      <w:r>
        <w:t xml:space="preserve">Optical Field of the Dipoles</w:t>
      </w:r>
    </w:p>
    <w:p w14:paraId="5CA4B13C" w14:textId="7AD93F9A" w:rsidR="00476BFE" w:rsidRPr="00F95833" w:rsidRDefault="00246800" w:rsidP="00795889">
      <w:pPr>
        <w:ind w:firstLine="480"/>
      </w:pPr>
      <w:r>
        <w:rPr>
          <w:rFonts w:hint="eastAsia"/>
        </w:rPr>
        <w:t xml:space="preserve">Denote the scalar and vector potentials of the dipole optical field by </w:t>
      </w:r>
      <w:r w:rsidR="00B81AEB" w:rsidRPr="00F95833">
        <w:rPr>
          <w:rFonts w:hint="eastAsia"/>
        </w:rPr>
        <w:t xml:space="preserve"> and </w:t>
      </w:r>
      <w:r>
        <w:rPr>
          <w:rFonts w:hint="eastAsia"/>
        </w:rPr>
        <w:t xml:space="preserve">, respectively. The vector potential satisfies the classical Helmholtz wave equation:</w:t>
      </w:r>
      <w:r>
        <w:rPr>
          <w:rFonts w:hint="eastAsia"/>
        </w:rPr>
        <w:t xml:space="preserve"/>
      </w:r>
      <m:oMath>
        <m:r>
          <w:rPr>
            <w:rFonts w:ascii="Cambria Math" w:hAnsi="Cambria Math"/>
          </w:rPr>
          <m:t>φ(</m:t>
        </m:r>
        <m:r>
          <m:rPr>
            <m:sty m:val="bi"/>
          </m:rPr>
          <w:rPr>
            <w:rFonts w:ascii="Cambria Math" w:hAnsi="Cambria Math"/>
          </w:rPr>
          <m:t>r</m:t>
        </m:r>
        <m:r>
          <m:rPr>
            <m:sty m:val="p"/>
          </m:rPr>
          <w:rPr>
            <w:rFonts w:ascii="Cambria Math" w:hAnsi="Cambria Math"/>
          </w:rPr>
          <m:t>,</m:t>
        </m:r>
        <m:r>
          <w:rPr>
            <w:rFonts w:ascii="Cambria Math" w:hAnsi="Cambria Math"/>
          </w:rPr>
          <m:t>t)</m:t>
        </m:r>
      </m:oMath>
      <w:r>
        <w:rPr>
          <w:rFonts w:hint="eastAsia"/>
        </w:rPr>
        <w:t/>
      </w:r>
      <w:r w:rsidR="00B81AEB" w:rsidRPr="00F95833">
        <w:t xml:space="preserve"/>
      </w:r>
      <m:oMath>
        <m:r>
          <m:rPr>
            <m:sty m:val="bi"/>
          </m:rPr>
          <w:rPr>
            <w:rFonts w:ascii="Cambria Math" w:hAnsi="Cambria Math"/>
          </w:rPr>
          <m:t>A</m:t>
        </m:r>
        <m:r>
          <m:rPr>
            <m:sty m:val="p"/>
          </m:rPr>
          <w:rPr>
            <w:rFonts w:ascii="Cambria Math" w:hAnsi="Cambria Math"/>
          </w:rPr>
          <m:t>(</m:t>
        </m:r>
        <m:r>
          <m:rPr>
            <m:sty m:val="b"/>
          </m:rP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
      </w:r>
      <w:r w:rsidR="00433E7B">
        <w:rPr>
          <w:rFonts w:hint="eastAsia"/>
        </w:rPr>
        <w:t/>
      </w:r>
      <w:r w:rsidR="00B81AEB" w:rsidRPr="00F95833">
        <w:rPr>
          <w:rFonts w:hint="eastAsia"/>
        </w:rPr>
        <w:t/>
      </w:r>
      <w:r w:rsidR="00433E7B">
        <w:rPr>
          <w:rFonts w:hint="eastAsia"/>
        </w:rPr>
        <w:t/>
      </w:r>
      <w:r w:rsidR="00795889" w:rsidRPr="00F95833">
        <w:rPr>
          <w:rFonts w:hint="eastAsia"/>
        </w:rPr>
        <w:t/>
      </w:r>
    </w:p>
    <w:p w14:paraId="35302529" w14:textId="49900C04" w:rsidR="00FD31C5" w:rsidRPr="00F95833" w:rsidRDefault="00FD31C5" w:rsidP="00FD31C5">
      <w:pPr>
        <w:pStyle w:val="af2"/>
        <w:ind w:firstLine="480"/>
        <w:rPr>
          <w:i/>
          <w:iCs/>
          <w:vanish/>
          <w:specVanish/>
        </w:rPr>
      </w:pPr>
      <w:r w:rsidRPr="00F95833">
        <w:rPr>
          <w:rStyle w:val="af3"/>
          <w:rFonts w:ascii="Times New Roman" w:hAnsi="Times New Roman"/>
        </w:rPr>
        <w:lastRenderedPageBreak/>
        <w:tab/>
      </w:r>
      <m:oMath>
        <m:sSup>
          <m:sSupPr>
            <m:ctrlPr>
              <w:rPr>
                <w:rStyle w:val="af3"/>
              </w:rPr>
            </m:ctrlPr>
          </m:sSupPr>
          <m:e>
            <m:r>
              <m:rPr>
                <m:sty m:val="p"/>
              </m:rPr>
              <w:rPr>
                <w:rStyle w:val="af3"/>
              </w:rPr>
              <m:t>∇</m:t>
            </m:r>
          </m:e>
          <m:sup>
            <m:r>
              <w:rPr>
                <w:rStyle w:val="af3"/>
              </w:rPr>
              <m:t>2</m:t>
            </m:r>
          </m:sup>
        </m:sSup>
        <m:r>
          <m:rPr>
            <m:sty m:val="bi"/>
          </m:rPr>
          <w:rPr>
            <w:rStyle w:val="af3"/>
          </w:rPr>
          <m:t>A</m:t>
        </m:r>
        <m:r>
          <m:rPr>
            <m:sty m:val="p"/>
          </m:rPr>
          <w:rPr>
            <w:rStyle w:val="af3"/>
          </w:rPr>
          <m:t>-</m:t>
        </m:r>
        <m:f>
          <m:fPr>
            <m:ctrlPr>
              <w:rPr>
                <w:rStyle w:val="af3"/>
              </w:rPr>
            </m:ctrlPr>
          </m:fPr>
          <m:num>
            <m:r>
              <w:rPr>
                <w:rStyle w:val="af3"/>
              </w:rPr>
              <m:t>1</m:t>
            </m:r>
          </m:num>
          <m:den>
            <m:sSup>
              <m:sSupPr>
                <m:ctrlPr>
                  <w:rPr>
                    <w:rStyle w:val="af3"/>
                  </w:rPr>
                </m:ctrlPr>
              </m:sSupPr>
              <m:e>
                <m:r>
                  <w:rPr>
                    <w:rStyle w:val="af3"/>
                  </w:rPr>
                  <m:t>c</m:t>
                </m:r>
              </m:e>
              <m:sup>
                <m:r>
                  <w:rPr>
                    <w:rStyle w:val="af3"/>
                  </w:rPr>
                  <m:t>2</m:t>
                </m:r>
              </m:sup>
            </m:sSup>
          </m:den>
        </m:f>
        <m:f>
          <m:fPr>
            <m:ctrlPr>
              <w:rPr>
                <w:rStyle w:val="af3"/>
              </w:rPr>
            </m:ctrlPr>
          </m:fPr>
          <m:num>
            <m:sSup>
              <m:sSupPr>
                <m:ctrlPr>
                  <w:rPr>
                    <w:rStyle w:val="af3"/>
                  </w:rPr>
                </m:ctrlPr>
              </m:sSupPr>
              <m:e>
                <m:r>
                  <m:rPr>
                    <m:sty m:val="p"/>
                  </m:rPr>
                  <w:rPr>
                    <w:rStyle w:val="af3"/>
                  </w:rPr>
                  <m:t>∂</m:t>
                </m:r>
              </m:e>
              <m:sup>
                <m:r>
                  <w:rPr>
                    <w:rStyle w:val="af3"/>
                  </w:rPr>
                  <m:t>2</m:t>
                </m:r>
              </m:sup>
            </m:sSup>
            <m:r>
              <m:rPr>
                <m:sty m:val="bi"/>
              </m:rPr>
              <w:rPr>
                <w:rStyle w:val="af3"/>
              </w:rPr>
              <m:t>A</m:t>
            </m:r>
          </m:num>
          <m:den>
            <m:r>
              <m:rPr>
                <m:sty m:val="p"/>
              </m:rPr>
              <w:rPr>
                <w:rStyle w:val="af3"/>
              </w:rPr>
              <m:t>∂</m:t>
            </m:r>
            <m:sSup>
              <m:sSupPr>
                <m:ctrlPr>
                  <w:rPr>
                    <w:rStyle w:val="af3"/>
                  </w:rPr>
                </m:ctrlPr>
              </m:sSupPr>
              <m:e>
                <m:r>
                  <w:rPr>
                    <w:rStyle w:val="af3"/>
                  </w:rPr>
                  <m:t>t</m:t>
                </m:r>
              </m:e>
              <m:sup>
                <m:r>
                  <w:rPr>
                    <w:rStyle w:val="af3"/>
                  </w:rPr>
                  <m:t>2</m:t>
                </m:r>
              </m:sup>
            </m:sSup>
          </m:den>
        </m:f>
        <m:r>
          <m:rPr>
            <m:sty m:val="p"/>
          </m:rPr>
          <w:rPr>
            <w:rStyle w:val="af3"/>
          </w:rPr>
          <m:t>=</m:t>
        </m:r>
        <m:r>
          <w:rPr>
            <w:rStyle w:val="af3"/>
          </w:rPr>
          <m:t>J+</m:t>
        </m:r>
        <m:sSub>
          <m:sSubPr>
            <m:ctrlPr>
              <w:del w:id="185" w:author="Hongliang Dang" w:date="2026-05-28T20:45:00Z" w16du:dateUtc="2026-05-28T12:45:00Z">
                <w:rPr>
                  <w:rStyle w:val="af3"/>
                  <w:i/>
                </w:rPr>
              </w:del>
            </m:ctrlPr>
          </m:sSubPr>
          <m:e>
            <m:r>
              <w:del w:id="186" w:author="Hongliang Dang" w:date="2026-05-28T20:45:00Z" w16du:dateUtc="2026-05-28T12:45:00Z">
                <w:rPr>
                  <w:rStyle w:val="af3"/>
                </w:rPr>
                <m:t>ϵ</m:t>
              </w:del>
            </m:r>
          </m:e>
          <m:sub>
            <m:r>
              <w:del w:id="187" w:author="Hongliang Dang" w:date="2026-05-28T20:45:00Z" w16du:dateUtc="2026-05-28T12:45:00Z">
                <w:rPr>
                  <w:rStyle w:val="af3"/>
                </w:rPr>
                <m:t>0</m:t>
              </w:del>
            </m:r>
          </m:sub>
        </m:sSub>
        <m:f>
          <m:fPr>
            <m:ctrlPr>
              <w:rPr>
                <w:rStyle w:val="af3"/>
                <w:i/>
              </w:rPr>
            </m:ctrlPr>
          </m:fPr>
          <m:num>
            <m:r>
              <w:rPr>
                <w:rStyle w:val="af3"/>
              </w:rPr>
              <m:t>∂</m:t>
            </m:r>
            <m:r>
              <m:rPr>
                <m:sty m:val="bi"/>
              </m:rPr>
              <w:rPr>
                <w:rStyle w:val="af3"/>
              </w:rPr>
              <m:t>P</m:t>
            </m:r>
            <m:r>
              <w:rPr>
                <w:rStyle w:val="af3"/>
              </w:rPr>
              <m:t>(t)</m:t>
            </m:r>
          </m:num>
          <m:den>
            <m:r>
              <w:rPr>
                <w:rStyle w:val="af3"/>
              </w:rPr>
              <m:t>∂t</m:t>
            </m:r>
          </m:den>
        </m:f>
        <m:r>
          <m:t> </m:t>
        </m:r>
        <m:r>
          <m:rPr>
            <m:sty m:val="p"/>
          </m:rPr>
          <m:t>,</m:t>
        </m:r>
      </m:oMath>
      <w:r w:rsidRPr="00F95833">
        <w:tab/>
      </w:r>
    </w:p>
    <w:p w14:paraId="130E71FC" w14:textId="1A4E09D0" w:rsidR="00476BFE" w:rsidRPr="00F95833" w:rsidRDefault="002B7B76" w:rsidP="00C6014F">
      <w:pPr>
        <w:ind w:firstLine="480"/>
      </w:pPr>
      <w:r w:rsidRPr="00F95833">
        <w:rPr>
          <w:rFonts w:hint="eastAsia"/>
        </w:rPr>
        <w:t>(</w:t>
      </w:r>
      <w:bookmarkStart w:id="188" w:name="Eq_3"/>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w:t>
      </w:r>
      <w:r w:rsidRPr="00F95833">
        <w:fldChar w:fldCharType="end"/>
      </w:r>
      <w:bookmarkEnd w:id="188"/>
      <w:r w:rsidRPr="00F95833">
        <w:rPr>
          <w:rFonts w:hint="eastAsia"/>
        </w:rPr>
        <w:t>)</w:t>
      </w:r>
    </w:p>
    <w:p w14:paraId="2C378D17" w14:textId="7FFD689C" w:rsidR="00476BFE" w:rsidRDefault="003B0F07">
      <w:pPr>
        <w:pStyle w:val="FirstParagraph"/>
        <w:ind w:firstLine="480"/>
        <w:rPr>
          <w:ins w:id="189" w:author="Hongliang Dang" w:date="2026-04-27T19:29:00Z" w16du:dateUtc="2026-04-27T11:29:00Z"/>
        </w:rPr>
      </w:pPr>
      <w:r>
        <w:rPr>
          <w:rFonts w:hint="eastAsia"/>
        </w:rPr>
        <w:t xml:space="preserve">where </w:t>
      </w:r>
      <m:oMath>
        <m:r>
          <w:rPr>
            <w:rFonts w:ascii="Cambria Math" w:hAnsi="Cambria Math"/>
          </w:rPr>
          <m:t>J=</m:t>
        </m:r>
        <m:r>
          <m:rPr>
            <m:sty m:val="p"/>
          </m:rPr>
          <w:rPr>
            <w:rFonts w:ascii="Cambria Math" w:hAnsi="Cambria Math"/>
          </w:rPr>
          <m:t>∇</m:t>
        </m:r>
        <m:r>
          <w:rPr>
            <w:rFonts w:ascii="Cambria Math" w:hAnsi="Cambria Math"/>
          </w:rPr>
          <m:t>×</m:t>
        </m:r>
        <m:r>
          <w:ins w:id="190" w:author="Hongliang Dang" w:date="2026-06-08T15:27:00Z" w16du:dateUtc="2026-06-08T07:27:00Z">
            <m:rPr>
              <m:sty m:val="bi"/>
            </m:rPr>
            <w:rPr>
              <w:rFonts w:ascii="Cambria Math" w:hAnsi="Cambria Math"/>
            </w:rPr>
            <m:t>M</m:t>
          </w:ins>
        </m:r>
        <m:r>
          <w:del w:id="191" w:author="Hongliang Dang" w:date="2026-06-07T22:24:00Z" w16du:dateUtc="2026-06-07T14:24:00Z">
            <m:rPr>
              <m:sty m:val="bi"/>
            </m:rPr>
            <w:rPr>
              <w:rFonts w:ascii="Cambria Math" w:hAnsi="Cambria Math"/>
            </w:rPr>
            <m:t>M</m:t>
          </w:del>
        </m:r>
        <m:r>
          <w:rPr>
            <w:rFonts w:ascii="Cambria Math" w:hAnsi="Cambria Math"/>
          </w:rPr>
          <m:t>(t)</m:t>
        </m:r>
      </m:oMath>
      <w:r>
        <w:rPr>
          <w:rFonts w:hint="eastAsia"/>
        </w:rPr>
        <w:t xml:space="preserve"> is the magnetization current density, </w:t>
      </w:r>
      <w:r w:rsidR="0027346B">
        <w:rPr>
          <w:rFonts w:hint="eastAsia"/>
        </w:rPr>
        <w:t xml:space="preserve"> the polarization current density, </w:t>
      </w:r>
      <w:r>
        <w:rPr>
          <w:rFonts w:hint="eastAsia"/>
        </w:rPr>
        <w:t xml:space="preserve"> the vacuum permittivity, and </w:t>
      </w:r>
      <w:ins w:id="192" w:author="Hongliang Dang" w:date="2026-06-08T15:29:00Z" w16du:dateUtc="2026-06-08T07:29:00Z">
        <w:r w:rsidR="0083066B">
          <w:rPr>
            <w:rFonts w:hint="eastAsia"/>
          </w:rPr>
          <w:t>且</w:t>
        </w:r>
      </w:ins>
      <m:oMath>
        <m:r>
          <w:ins w:id="193" w:author="Hongliang Dang" w:date="2026-06-08T15:29:00Z" w16du:dateUtc="2026-06-08T07:29:00Z">
            <m:rPr>
              <m:sty m:val="bi"/>
            </m:rPr>
            <w:rPr>
              <w:rFonts w:ascii="Cambria Math" w:hAnsi="Cambria Math"/>
            </w:rPr>
            <m:t>M</m:t>
          </w:ins>
        </m:r>
        <m:r>
          <w:ins w:id="194" w:author="Hongliang Dang" w:date="2026-06-08T15:29:00Z" w16du:dateUtc="2026-06-08T07:29:00Z">
            <w:rPr>
              <w:rFonts w:ascii="Cambria Math" w:hAnsi="Cambria Math"/>
            </w:rPr>
            <m:t>(t)</m:t>
          </w:ins>
        </m:r>
      </m:oMath>
      <w:ins w:id="195" w:author="Hongliang Dang" w:date="2026-06-08T15:29:00Z" w16du:dateUtc="2026-06-08T07:29:00Z">
        <w:r w:rsidR="0083066B">
          <w:rPr>
            <w:rFonts w:hint="eastAsia"/>
          </w:rPr>
          <w:t>为单位体积内的磁偶极矩即磁极化强度</w:t>
        </w:r>
      </w:ins>
      <w:r>
        <w:rPr>
          <w:rFonts w:hint="eastAsia"/>
        </w:rPr>
        <w:t xml:space="preserve"> the speed of light. The electric and magnetic fields are given by </w:t>
      </w:r>
      <m:oMath>
        <m:f>
          <m:fPr>
            <m:ctrlPr>
              <w:rPr>
                <w:rStyle w:val="af3"/>
                <w:i/>
              </w:rPr>
            </m:ctrlPr>
          </m:fPr>
          <m:num>
            <m:r>
              <w:rPr>
                <w:rStyle w:val="af3"/>
              </w:rPr>
              <m:t>∂</m:t>
            </m:r>
            <m:r>
              <w:ins w:id="196" w:author="Hongliang Dang" w:date="2026-06-08T15:27:00Z" w16du:dateUtc="2026-06-08T07:27:00Z">
                <m:rPr>
                  <m:sty m:val="bi"/>
                </m:rPr>
                <w:rPr>
                  <w:rStyle w:val="af3"/>
                </w:rPr>
                <m:t>P</m:t>
              </w:ins>
            </m:r>
            <m:r>
              <w:del w:id="197" w:author="Hongliang Dang" w:date="2026-06-07T22:24:00Z" w16du:dateUtc="2026-06-07T14:24:00Z">
                <m:rPr>
                  <m:sty m:val="bi"/>
                </m:rPr>
                <w:rPr>
                  <w:rStyle w:val="af3"/>
                </w:rPr>
                <m:t>P</m:t>
              </w:del>
            </m:r>
            <m:r>
              <w:rPr>
                <w:rStyle w:val="af3"/>
              </w:rPr>
              <m:t>(t)</m:t>
            </m:r>
          </m:num>
          <m:den>
            <m:r>
              <w:rPr>
                <w:rStyle w:val="af3"/>
              </w:rPr>
              <m:t>∂t</m:t>
            </m:r>
          </m:den>
        </m:f>
      </m:oMath>
      <w:r>
        <w:rPr>
          <w:rFonts w:hint="eastAsia"/>
        </w:rPr>
        <w:t xml:space="preserve"> and </w:t>
      </w:r>
      <w:r w:rsidR="000E527E">
        <w:rPr>
          <w:rFonts w:hint="eastAsia"/>
        </w:rPr>
        <w:t xml:space="preserve">, respectively.</w:t>
      </w:r>
      <w:ins w:id="198" w:author="Hongliang Dang" w:date="2026-06-08T15:29:00Z" w16du:dateUtc="2026-06-08T07:29:00Z">
        <w:r w:rsidR="00164E62">
          <w:rPr>
            <w:rFonts w:hint="eastAsia"/>
          </w:rPr>
          <w:t>且</w:t>
        </w:r>
      </w:ins>
      <m:oMath>
        <m:r>
          <w:ins w:id="199" w:author="Hongliang Dang" w:date="2026-06-08T15:30:00Z" w16du:dateUtc="2026-06-08T07:30:00Z">
            <m:rPr>
              <m:sty m:val="bi"/>
            </m:rPr>
            <w:rPr>
              <w:rStyle w:val="af3"/>
            </w:rPr>
            <m:t>P</m:t>
          </w:ins>
        </m:r>
        <m:r>
          <w:ins w:id="200" w:author="Hongliang Dang" w:date="2026-06-08T15:30:00Z" w16du:dateUtc="2026-06-08T07:30:00Z">
            <w:rPr>
              <w:rStyle w:val="af3"/>
            </w:rPr>
            <m:t>(t)</m:t>
          </w:ins>
        </m:r>
      </m:oMath>
      <w:ins w:id="201" w:author="Hongliang Dang" w:date="2026-06-08T15:30:00Z" w16du:dateUtc="2026-06-08T07:30:00Z">
        <w:r w:rsidR="00164E62">
          <w:rPr>
            <w:rStyle w:val="af3"/>
            <w:rFonts w:ascii="Times New Roman" w:hAnsi="Times New Roman" w:hint="eastAsia"/>
          </w:rPr>
          <w:t>为单位体积内的电偶极矩即电极化强度</w:t>
        </w:r>
      </w:ins>
      <w:r w:rsidR="00914523">
        <w:rPr>
          <w:rFonts w:hint="eastAsia"/>
        </w:rPr>
        <w:t xml:space="preserve"/>
      </w:r>
      <m:oMath>
        <m:sSub>
          <m:sSubPr>
            <m:ctrlPr>
              <w:rPr>
                <w:rStyle w:val="af3"/>
                <w:i/>
              </w:rPr>
            </m:ctrlPr>
          </m:sSubPr>
          <m:e>
            <m:r>
              <w:rPr>
                <w:rStyle w:val="af3"/>
              </w:rPr>
              <m:t>ϵ</m:t>
            </m:r>
          </m:e>
          <m:sub>
            <m:r>
              <w:rPr>
                <w:rStyle w:val="af3"/>
              </w:rPr>
              <m:t>0</m:t>
            </m:r>
          </m:sub>
        </m:sSub>
      </m:oMath>
      <w:ins w:id="202" w:author="Hongliang Dang" w:date="2026-05-28T20:00:00Z" w16du:dateUtc="2026-05-28T12:00:00Z">
        <w:r w:rsidR="00E613E8">
          <w:rPr>
            <w:rStyle w:val="af3"/>
            <w:rFonts w:ascii="Times New Roman" w:hAnsi="Times New Roman" w:hint="eastAsia"/>
          </w:rPr>
          <w:t>和</w:t>
        </w:r>
        <w:r w:rsidR="00E613E8">
          <w:rPr>
            <w:rStyle w:val="af3"/>
            <w:rFonts w:ascii="Times New Roman" w:hAnsi="Times New Roman" w:hint="eastAsia"/>
            <w:i/>
            <w:iCs/>
          </w:rPr>
          <w:t>c</w:t>
        </w:r>
        <w:r w:rsidR="00E613E8">
          <w:rPr>
            <w:rStyle w:val="af3"/>
            <w:rFonts w:ascii="Times New Roman" w:hAnsi="Times New Roman" w:hint="eastAsia"/>
          </w:rPr>
          <w:t>分别</w:t>
        </w:r>
      </w:ins>
      <w:r w:rsidR="00914523">
        <w:rPr>
          <w:rStyle w:val="af3"/>
          <w:rFonts w:ascii="Times New Roman" w:hAnsi="Times New Roman" w:hint="eastAsia"/>
        </w:rPr>
        <w:t/>
      </w:r>
      <w:ins w:id="203" w:author="Hongliang Dang" w:date="2026-05-28T20:00:00Z" w16du:dateUtc="2026-05-28T12:00:00Z">
        <w:r w:rsidR="00E613E8">
          <w:rPr>
            <w:rStyle w:val="af3"/>
            <w:rFonts w:ascii="Times New Roman" w:hAnsi="Times New Roman" w:hint="eastAsia"/>
          </w:rPr>
          <w:t>和</w:t>
        </w:r>
      </w:ins>
      <w:del w:id="204" w:author="Hongliang Dang" w:date="2026-05-28T20:00:00Z" w16du:dateUtc="2026-05-28T12:00:00Z">
        <w:r w:rsidR="00914523" w:rsidDel="00E613E8">
          <w:rPr>
            <w:rStyle w:val="af3"/>
            <w:rFonts w:ascii="Times New Roman" w:hAnsi="Times New Roman" w:hint="eastAsia"/>
          </w:rPr>
          <w:delText>，</w:delText>
        </w:r>
      </w:del>
      <w:del w:id="205" w:author="Hongliang Dang" w:date="2026-05-28T19:59:00Z" w16du:dateUtc="2026-05-28T11:59:00Z">
        <w:r w:rsidR="00914523" w:rsidDel="00E613E8">
          <w:rPr>
            <w:rStyle w:val="af3"/>
            <w:rFonts w:ascii="Times New Roman" w:hAnsi="Times New Roman" w:hint="eastAsia"/>
            <w:i/>
            <w:iCs/>
          </w:rPr>
          <w:delText>c</w:delText>
        </w:r>
        <w:r w:rsidR="00914523" w:rsidDel="00E613E8">
          <w:rPr>
            <w:rStyle w:val="af3"/>
            <w:rFonts w:ascii="Times New Roman" w:hAnsi="Times New Roman" w:hint="eastAsia"/>
          </w:rPr>
          <w:delText>为真空</w:delText>
        </w:r>
      </w:del>
      <w:r w:rsidR="00914523">
        <w:rPr>
          <w:rStyle w:val="af3"/>
          <w:rFonts w:ascii="Times New Roman" w:hAnsi="Times New Roman" w:hint="eastAsia"/>
        </w:rPr>
        <w:t/>
      </w:r>
      <w:r>
        <w:rPr>
          <w:rFonts w:hint="eastAsia"/>
        </w:rPr>
        <w:t/>
      </w:r>
      <w:del w:id="206" w:author="Hongliang Dang" w:date="2026-05-28T19:59:00Z" w16du:dateUtc="2026-05-28T11:59:00Z">
        <w:r w:rsidR="00FD31C5" w:rsidRPr="00F95833" w:rsidDel="00E613E8">
          <w:rPr>
            <w:rFonts w:hint="eastAsia"/>
          </w:rPr>
          <w:delText>对应的</w:delText>
        </w:r>
      </w:del>
      <w:r w:rsidR="00FD31C5" w:rsidRPr="00F95833">
        <w:rPr>
          <w:rFonts w:hint="eastAsia"/>
        </w:rPr>
        <w:t/>
      </w:r>
      <w:r w:rsidR="00FD31C5" w:rsidRPr="00F95833">
        <w:t xml:space="preserve"/>
      </w:r>
      <m:oMath>
        <m:r>
          <m:rPr>
            <m:sty m:val="bi"/>
          </m:rPr>
          <w:rPr>
            <w:rFonts w:ascii="Cambria Math" w:hAnsi="Cambria Math"/>
          </w:rPr>
          <m:t>E</m:t>
        </m:r>
        <m:r>
          <m:rPr>
            <m:sty m:val="p"/>
          </m:rPr>
          <w:rPr>
            <w:rFonts w:ascii="Cambria Math" w:hAnsi="Cambria Math"/>
          </w:rPr>
          <m:t>=-∇</m:t>
        </m:r>
        <m:r>
          <w:rPr>
            <w:rFonts w:ascii="Cambria Math" w:hAnsi="Cambria Math"/>
          </w:rPr>
          <m:t>φ</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t</m:t>
        </m:r>
      </m:oMath>
      <w:r w:rsidR="00FD31C5" w:rsidRPr="00F95833">
        <w:rPr>
          <w:rFonts w:hint="eastAsia"/>
        </w:rPr>
        <w:t/>
      </w:r>
      <m:oMath>
        <m:r>
          <m:rPr>
            <m:sty m:val="bi"/>
          </m:rPr>
          <w:rPr>
            <w:rFonts w:ascii="Cambria Math" w:hAnsi="Cambria Math"/>
          </w:rPr>
          <m:t>B</m:t>
        </m:r>
        <m:r>
          <m:rPr>
            <m:sty m:val="p"/>
          </m:rPr>
          <w:rPr>
            <w:rFonts w:ascii="Cambria Math" w:hAnsi="Cambria Math"/>
          </w:rPr>
          <m:t>=∇×</m:t>
        </m:r>
        <m:r>
          <m:rPr>
            <m:sty m:val="bi"/>
          </m:rPr>
          <w:rPr>
            <w:rFonts w:ascii="Cambria Math" w:hAnsi="Cambria Math"/>
          </w:rPr>
          <m:t>A</m:t>
        </m:r>
      </m:oMath>
      <w:r w:rsidR="00FD31C5" w:rsidRPr="00F95833">
        <w:t/>
      </w:r>
    </w:p>
    <w:p w14:paraId="75E0FCB6" w14:textId="7FF8ED27" w:rsidR="0072615D" w:rsidRPr="0072615D" w:rsidRDefault="00D217FC">
      <w:pPr>
        <w:pStyle w:val="a0"/>
        <w:ind w:firstLine="480"/>
        <w:pPrChange w:id="207" w:author="Hongliang Dang" w:date="2026-04-27T19:29:00Z" w16du:dateUtc="2026-04-27T11:29:00Z">
          <w:pPr>
            <w:pStyle w:val="FirstParagraph"/>
            <w:ind w:firstLine="480"/>
          </w:pPr>
        </w:pPrChange>
      </w:pPr>
      <w:ins w:id="208" w:author="Hongliang Dang" w:date="2026-05-07T10:30:00Z" w16du:dateUtc="2026-05-07T02:30:00Z">
        <w:r>
          <w:rPr>
            <w:noProof/>
          </w:rPr>
          <w:drawing>
            <wp:inline distT="0" distB="0" distL="0" distR="0" wp14:anchorId="0BAEFB0A" wp14:editId="0FDBF402">
              <wp:extent cx="5486400" cy="3082290"/>
              <wp:effectExtent l="0" t="0" r="0" b="3810"/>
              <wp:docPr id="929658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58239" name="图片 9296582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3082290"/>
                      </a:xfrm>
                      <a:prstGeom prst="rect">
                        <a:avLst/>
                      </a:prstGeom>
                    </pic:spPr>
                  </pic:pic>
                </a:graphicData>
              </a:graphic>
            </wp:inline>
          </w:drawing>
        </w:r>
      </w:ins>
    </w:p>
    <w:p w14:paraId="2CC954FC" w14:textId="6064056C" w:rsidR="00433E7B" w:rsidRDefault="00433E7B" w:rsidP="00433E7B">
      <w:pPr>
        <w:pStyle w:val="1"/>
      </w:pPr>
      <w:bookmarkStart w:id="209" w:name="拉格朗日量与共轭动量"/>
      <w:bookmarkStart w:id="210" w:name="sec:quant"/>
      <w:bookmarkEnd w:id="183"/>
      <w:bookmarkEnd w:id="184"/>
      <w:r>
        <w:t xml:space="preserve">III.  CANONICAL QUANTIZATION IN THE COULOMB GAUGE</w:t>
      </w:r>
    </w:p>
    <w:p w14:paraId="458B4D3F" w14:textId="77777777" w:rsidR="00476BFE" w:rsidRPr="00F95833" w:rsidRDefault="00B81AEB" w:rsidP="00FD31C5">
      <w:pPr>
        <w:pStyle w:val="TOC"/>
        <w:ind w:firstLine="301"/>
      </w:pPr>
      <w:r>
        <w:t xml:space="preserve">Lagrangian and Conjugate Momentum</w:t>
      </w:r>
    </w:p>
    <w:p w14:paraId="0C1F363E" w14:textId="6619551E" w:rsidR="00476BFE" w:rsidRPr="00F95833" w:rsidRDefault="00B81AEB" w:rsidP="00E924C5">
      <w:pPr>
        <w:ind w:firstLine="480"/>
      </w:pPr>
      <w:r>
        <w:t xml:space="preserve">In the Coulomb gauge, the Lagrangian density of the electromagnetic field takes the form</w:t>
      </w:r>
    </w:p>
    <w:p w14:paraId="24709F86" w14:textId="7BCF99A9" w:rsidR="00E924C5" w:rsidRPr="00F95833" w:rsidRDefault="00E924C5" w:rsidP="00E924C5">
      <w:pPr>
        <w:pStyle w:val="af2"/>
        <w:ind w:firstLine="480"/>
        <w:rPr>
          <w:i/>
          <w:iCs/>
          <w:vanish/>
          <w:specVanish/>
        </w:rPr>
      </w:pPr>
      <w:r w:rsidRPr="00F95833">
        <w:rPr>
          <w:rFonts w:ascii="Times New Roman" w:hAnsi="Times New Roman"/>
        </w:rPr>
        <w:tab/>
      </w:r>
      <m:oMath>
        <m:r>
          <m:rPr>
            <m:scr m:val="script"/>
            <m:sty m:val="p"/>
          </m:rPr>
          <m:t>L=</m:t>
        </m:r>
        <m:f>
          <m:fPr>
            <m:ctrlPr/>
          </m:fPr>
          <m:num>
            <m:sSub>
              <m:sSubPr>
                <m:ctrlPr/>
              </m:sSubPr>
              <m:e>
                <m:r>
                  <w:rPr>
                    <w:rStyle w:val="af3"/>
                  </w:rPr>
                  <m:t>ϵ</m:t>
                </m:r>
              </m:e>
              <m:sub>
                <m:r>
                  <m:rPr>
                    <m:sty m:val="p"/>
                  </m:rPr>
                  <m:t>0</m:t>
                </m:r>
              </m:sub>
            </m:sSub>
          </m:num>
          <m:den>
            <m:r>
              <m:rPr>
                <m:sty m:val="p"/>
              </m:rPr>
              <m:t>2</m:t>
            </m:r>
          </m:den>
        </m:f>
        <m:sSup>
          <m:sSupPr>
            <m:ctrlPr/>
          </m:sSupPr>
          <m:e>
            <m:acc>
              <m:accPr>
                <m:chr m:val="̇"/>
                <m:ctrlPr/>
              </m:accPr>
              <m:e>
                <m:r>
                  <m:rPr>
                    <m:sty m:val="bi"/>
                  </m:rPr>
                  <m:t>A</m:t>
                </m:r>
              </m:e>
            </m:acc>
          </m:e>
          <m:sup>
            <m:r>
              <m:rPr>
                <m:sty m:val="p"/>
              </m:rPr>
              <m:t>2</m:t>
            </m:r>
          </m:sup>
        </m:sSup>
        <m:r>
          <m:rPr>
            <m:sty m:val="p"/>
          </m:rPr>
          <m:t>-</m:t>
        </m:r>
        <m:f>
          <m:fPr>
            <m:ctrlPr/>
          </m:fPr>
          <m:num>
            <m:r>
              <m:rPr>
                <m:sty m:val="p"/>
              </m:rPr>
              <m:t>1</m:t>
            </m:r>
          </m:num>
          <m:den>
            <m:r>
              <m:rPr>
                <m:sty m:val="p"/>
              </m:rPr>
              <m:t>2</m:t>
            </m:r>
            <m:sSub>
              <m:sSubPr>
                <m:ctrlPr/>
              </m:sSubPr>
              <m:e>
                <m:r>
                  <m:t>μ</m:t>
                </m:r>
              </m:e>
              <m:sub>
                <m:r>
                  <m:rPr>
                    <m:sty m:val="p"/>
                  </m:rPr>
                  <m:t>0</m:t>
                </m:r>
              </m:sub>
            </m:sSub>
          </m:den>
        </m:f>
        <m:sSup>
          <m:sSupPr>
            <m:ctrlPr/>
          </m:sSupPr>
          <m:e>
            <m:d>
              <m:dPr>
                <m:ctrlPr/>
              </m:dPr>
              <m:e>
                <m:r>
                  <m:rPr>
                    <m:sty m:val="p"/>
                  </m:rPr>
                  <m:t>∇×</m:t>
                </m:r>
                <m:r>
                  <m:rPr>
                    <m:sty m:val="bi"/>
                  </m:rPr>
                  <m:t>A</m:t>
                </m:r>
              </m:e>
            </m:d>
          </m:e>
          <m:sup>
            <m:r>
              <m:rPr>
                <m:sty m:val="p"/>
              </m:rPr>
              <m:t>2</m:t>
            </m:r>
          </m:sup>
        </m:sSup>
        <m:r>
          <m:rPr>
            <m:sty m:val="p"/>
          </m:rPr>
          <m:t> ,</m:t>
        </m:r>
      </m:oMath>
      <w:r w:rsidRPr="00F95833">
        <w:tab/>
      </w:r>
    </w:p>
    <w:p w14:paraId="0FA49799" w14:textId="69B2B6B8" w:rsidR="00476BFE" w:rsidRPr="00F95833" w:rsidRDefault="00C6014F" w:rsidP="00C6014F">
      <w:pPr>
        <w:ind w:firstLine="480"/>
      </w:pPr>
      <w:r w:rsidRPr="00F95833">
        <w:rPr>
          <w:rFonts w:hint="eastAsia"/>
        </w:rPr>
        <w:t>(</w:t>
      </w:r>
      <w:bookmarkStart w:id="211" w:name="Eq_4"/>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4</w:t>
      </w:r>
      <w:r w:rsidRPr="00F95833">
        <w:fldChar w:fldCharType="end"/>
      </w:r>
      <w:bookmarkEnd w:id="211"/>
      <w:r w:rsidRPr="00F95833">
        <w:rPr>
          <w:rFonts w:hint="eastAsia"/>
        </w:rPr>
        <w:t>)</w:t>
      </w:r>
    </w:p>
    <w:p w14:paraId="385879BC" w14:textId="21AFB6D1" w:rsidR="00476BFE" w:rsidRPr="00F95833" w:rsidRDefault="00B81AEB" w:rsidP="00E924C5">
      <w:pPr>
        <w:ind w:firstLine="480"/>
      </w:pPr>
      <w:r w:rsidRPr="00F95833">
        <w:rPr>
          <w:rFonts w:hint="eastAsia"/>
        </w:rPr>
        <w:t xml:space="preserve">where </w:t>
      </w:r>
      <w:r w:rsidRPr="00F95833">
        <w:rPr>
          <w:i/>
          <w:iCs/>
        </w:rPr>
        <w:t xml:space="preserve"> is the vacuum permeability. Applying the Euler-Lagrange equations to Eq. 4 reproduces the Helmholtz wave equation, Eq. 3. The canonical conjugate momentum of </w:t>
      </w:r>
      <m:oMath>
        <m:acc>
          <m:accPr>
            <m:chr m:val="̇"/>
            <m:ctrlPr>
              <w:rPr>
                <w:rFonts w:ascii="Cambria Math" w:hAnsi="Cambria Math"/>
                <w:i/>
                <w:iCs/>
              </w:rPr>
            </m:ctrlPr>
          </m:accPr>
          <m:e>
            <m:r>
              <m:rPr>
                <m:sty m:val="bi"/>
              </m:rPr>
              <w:rPr>
                <w:rFonts w:ascii="Cambria Math" w:hAnsi="Cambria Math"/>
              </w:rPr>
              <m:t>A</m:t>
            </m:r>
          </m:e>
        </m:acc>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t</m:t>
        </m:r>
      </m:oMath>
      <w:r w:rsidR="00914523">
        <w:rPr>
          <w:rFonts w:hint="eastAsia"/>
          <w:iCs/>
        </w:rPr>
        <w:t xml:space="preserve"> is:</w:t>
      </w:r>
      <m:oMath>
        <m:sSub>
          <m:sSubPr>
            <m:ctrlPr>
              <w:rPr>
                <w:rFonts w:ascii="Cambria Math" w:hAnsi="Cambria Math"/>
              </w:rPr>
            </m:ctrlPr>
          </m:sSubPr>
          <m:e>
            <m:r>
              <w:rPr>
                <w:rFonts w:ascii="Cambria Math" w:hAnsi="Cambria Math"/>
              </w:rPr>
              <m:t>μ</m:t>
            </m:r>
          </m:e>
          <m:sub>
            <m:r>
              <m:rPr>
                <m:sty m:val="p"/>
              </m:rPr>
              <w:rPr>
                <w:rFonts w:ascii="Cambria Math" w:hAnsi="Cambria Math"/>
              </w:rPr>
              <m:t>0</m:t>
            </m:r>
          </m:sub>
        </m:sSub>
      </m:oMath>
      <w:r w:rsidR="00914523">
        <w:rPr>
          <w:rFonts w:hint="eastAsia"/>
        </w:rPr>
        <w:t xml:space="preserve"/>
      </w:r>
      <w:r w:rsidRPr="00F95833">
        <w:t xml:space="preserve"/>
      </w:r>
      <w:r w:rsidRPr="00F95833">
        <w:rPr>
          <w:rFonts w:hint="eastAsia"/>
        </w:rPr>
        <w:t xml:space="preserve"/>
      </w:r>
      <w:r w:rsidRPr="00F95833">
        <w:t xml:space="preserve"/>
      </w:r>
      <w:r w:rsidRPr="00F95833">
        <w:rPr>
          <w:rFonts w:hint="eastAsia"/>
        </w:rPr>
        <w:t xml:space="preserve"/>
      </w:r>
      <w:r w:rsidR="00E924C5" w:rsidRPr="00F95833">
        <w:rPr>
          <w:rFonts w:hint="eastAsia"/>
        </w:rPr>
        <w:t xml:space="preserve"/>
      </w:r>
      <w:r w:rsidR="00C6014F" w:rsidRPr="00F95833">
        <w:rPr>
          <w:rFonts w:hint="eastAsia"/>
        </w:rPr>
        <w:fldChar w:fldCharType="begin"/>
      </w:r>
      <w:r w:rsidR="00C6014F" w:rsidRPr="00F95833">
        <w:rPr>
          <w:rFonts w:hint="eastAsia"/>
        </w:rPr>
        <w:instrText xml:space="preserve"> REF Eq_4 \h </w:instrText>
      </w:r>
      <w:r w:rsidR="00C6014F" w:rsidRPr="00F95833">
        <w:rPr>
          <w:rFonts w:hint="eastAsia"/>
        </w:rPr>
      </w:r>
      <w:r w:rsidR="00C6014F" w:rsidRPr="00F95833">
        <w:rPr>
          <w:rFonts w:hint="eastAsia"/>
        </w:rPr>
        <w:fldChar w:fldCharType="separate"/>
      </w:r>
      <w:r w:rsidR="00D4412F">
        <w:rPr>
          <w:noProof/>
        </w:rPr>
        <w:t xml:space="preserve"/>
      </w:r>
      <w:r w:rsidR="00C6014F" w:rsidRPr="00F95833">
        <w:rPr>
          <w:rFonts w:hint="eastAsia"/>
        </w:rPr>
        <w:fldChar w:fldCharType="end"/>
      </w:r>
      <w:r w:rsidRPr="00F95833">
        <w:rPr>
          <w:rFonts w:hint="eastAsia"/>
        </w:rPr>
        <w:t xml:space="preserve"/>
      </w:r>
      <w:r w:rsidR="009C772E">
        <w:rPr>
          <w:rFonts w:hint="eastAsia"/>
        </w:rPr>
        <w:t xml:space="preserve"/>
      </w:r>
      <w:r w:rsidRPr="00F95833">
        <w:rPr>
          <w:rFonts w:hint="eastAsia"/>
        </w:rPr>
        <w:t/>
      </w:r>
      <w:r w:rsidR="00E924C5" w:rsidRPr="00F95833">
        <w:rPr>
          <w:rFonts w:hint="eastAsia"/>
        </w:rPr>
        <w:t xml:space="preserve"/>
      </w:r>
      <w:r w:rsidR="00C6014F" w:rsidRPr="00F95833">
        <w:rPr>
          <w:rFonts w:hint="eastAsia"/>
        </w:rPr>
        <w:fldChar w:fldCharType="begin"/>
      </w:r>
      <w:r w:rsidR="00C6014F" w:rsidRPr="00F95833">
        <w:rPr>
          <w:rFonts w:hint="eastAsia"/>
        </w:rPr>
        <w:instrText xml:space="preserve"> REF Eq_3 \h </w:instrText>
      </w:r>
      <w:r w:rsidR="00C6014F" w:rsidRPr="00F95833">
        <w:rPr>
          <w:rFonts w:hint="eastAsia"/>
        </w:rPr>
      </w:r>
      <w:r w:rsidR="00C6014F" w:rsidRPr="00F95833">
        <w:rPr>
          <w:rFonts w:hint="eastAsia"/>
        </w:rPr>
        <w:fldChar w:fldCharType="separate"/>
      </w:r>
      <w:r w:rsidR="00D4412F">
        <w:rPr>
          <w:noProof/>
        </w:rPr>
        <w:t/>
      </w:r>
      <w:r w:rsidR="00C6014F" w:rsidRPr="00F95833">
        <w:rPr>
          <w:rFonts w:hint="eastAsia"/>
        </w:rPr>
        <w:fldChar w:fldCharType="end"/>
      </w:r>
      <w:r w:rsidRPr="00F95833">
        <w:t/>
      </w:r>
      <m:oMath>
        <m:r>
          <m:rPr>
            <m:sty m:val="bi"/>
          </m:rPr>
          <w:rPr>
            <w:rFonts w:ascii="Cambria Math" w:hAnsi="Cambria Math"/>
          </w:rPr>
          <m:t>A</m:t>
        </m:r>
      </m:oMath>
      <w:r w:rsidRPr="00F95833">
        <w:rPr>
          <w:rFonts w:hint="eastAsia"/>
        </w:rPr>
        <w:t/>
      </w:r>
      <w:r w:rsidR="00E924C5" w:rsidRPr="00F95833">
        <w:rPr>
          <w:rFonts w:hint="eastAsia"/>
        </w:rPr>
        <w:t/>
      </w:r>
    </w:p>
    <w:p w14:paraId="35430122" w14:textId="14F8187B" w:rsidR="00E924C5" w:rsidRPr="00F95833" w:rsidRDefault="00E924C5" w:rsidP="00E924C5">
      <w:pPr>
        <w:pStyle w:val="af2"/>
        <w:ind w:firstLine="480"/>
        <w:rPr>
          <w:i/>
          <w:iCs/>
          <w:vanish/>
          <w:specVanish/>
        </w:rPr>
      </w:pPr>
      <w:r w:rsidRPr="00F95833">
        <w:rPr>
          <w:rFonts w:ascii="Times New Roman" w:hAnsi="Times New Roman"/>
          <w:b/>
          <w:i/>
        </w:rPr>
        <w:tab/>
      </w:r>
      <m:oMath>
        <m:r>
          <m:rPr>
            <m:sty m:val="bi"/>
          </m:rPr>
          <m:t>Π</m:t>
        </m:r>
        <m:r>
          <m:rPr>
            <m:sty m:val="p"/>
          </m:rPr>
          <m:t>(</m:t>
        </m:r>
        <m:r>
          <m:rPr>
            <m:sty m:val="bi"/>
          </m:rPr>
          <m:t>r</m:t>
        </m:r>
        <m:r>
          <m:rPr>
            <m:sty m:val="p"/>
          </m:rPr>
          <m:t>,</m:t>
        </m:r>
        <m:r>
          <m:t>t</m:t>
        </m:r>
        <m:r>
          <m:rPr>
            <m:sty m:val="p"/>
          </m:rPr>
          <m:t>)=</m:t>
        </m:r>
        <m:f>
          <m:fPr>
            <m:ctrlPr/>
          </m:fPr>
          <m:num>
            <m:r>
              <m:rPr>
                <m:sty m:val="p"/>
              </m:rPr>
              <m:t>∂</m:t>
            </m:r>
            <m:r>
              <m:rPr>
                <m:scr m:val="script"/>
                <m:sty m:val="p"/>
              </m:rPr>
              <m:t>L</m:t>
            </m:r>
          </m:num>
          <m:den>
            <m:r>
              <m:rPr>
                <m:sty m:val="p"/>
              </m:rPr>
              <m:t>∂</m:t>
            </m:r>
            <m:acc>
              <m:accPr>
                <m:chr m:val="̇"/>
                <m:ctrlPr/>
              </m:accPr>
              <m:e>
                <m:r>
                  <m:rPr>
                    <m:sty m:val="bi"/>
                  </m:rPr>
                  <m:t>A</m:t>
                </m:r>
              </m:e>
            </m:acc>
          </m:den>
        </m:f>
        <m:r>
          <m:rPr>
            <m:sty m:val="p"/>
          </m:rPr>
          <m:t>=</m:t>
        </m:r>
        <m:sSub>
          <m:sSubPr>
            <m:ctrlPr/>
          </m:sSubPr>
          <m:e>
            <m:r>
              <w:rPr>
                <w:rStyle w:val="af3"/>
              </w:rPr>
              <m:t>ϵ</m:t>
            </m:r>
          </m:e>
          <m:sub>
            <m:r>
              <m:rPr>
                <m:sty m:val="p"/>
              </m:rPr>
              <m:t>0</m:t>
            </m:r>
          </m:sub>
        </m:sSub>
        <m:acc>
          <m:accPr>
            <m:chr m:val="̇"/>
            <m:ctrlPr/>
          </m:accPr>
          <m:e>
            <m:r>
              <m:rPr>
                <m:sty m:val="bi"/>
              </m:rPr>
              <m:t>A</m:t>
            </m:r>
          </m:e>
        </m:acc>
        <m:r>
          <m:rPr>
            <m:sty m:val="p"/>
          </m:rPr>
          <m:t>=-</m:t>
        </m:r>
        <m:sSub>
          <m:sSubPr>
            <m:ctrlPr/>
          </m:sSubPr>
          <m:e>
            <m:r>
              <w:rPr>
                <w:rStyle w:val="af3"/>
              </w:rPr>
              <m:t>ϵ</m:t>
            </m:r>
          </m:e>
          <m:sub>
            <m:r>
              <m:rPr>
                <m:sty m:val="p"/>
              </m:rPr>
              <m:t>0</m:t>
            </m:r>
          </m:sub>
        </m:sSub>
        <m:r>
          <m:rPr>
            <m:sty m:val="bi"/>
          </m:rPr>
          <m:t>E</m:t>
        </m:r>
        <m:r>
          <m:t> </m:t>
        </m:r>
        <m:r>
          <m:rPr>
            <m:sty m:val="p"/>
          </m:rPr>
          <m:t>.</m:t>
        </m:r>
      </m:oMath>
      <w:r w:rsidRPr="00F95833">
        <w:rPr>
          <w:i/>
          <w:iCs/>
        </w:rPr>
        <w:tab/>
      </w:r>
    </w:p>
    <w:p w14:paraId="668F350A" w14:textId="78BCA3E9" w:rsidR="00476BFE" w:rsidRPr="00F95833" w:rsidRDefault="00C6014F" w:rsidP="00C6014F">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5</w:t>
      </w:r>
      <w:r w:rsidRPr="00F95833">
        <w:fldChar w:fldCharType="end"/>
      </w:r>
      <w:r w:rsidRPr="00F95833">
        <w:rPr>
          <w:rFonts w:hint="eastAsia"/>
        </w:rPr>
        <w:t>)</w:t>
      </w:r>
    </w:p>
    <w:p w14:paraId="1EF2A99C" w14:textId="77777777" w:rsidR="00476BFE" w:rsidRPr="00F95833" w:rsidRDefault="00B81AEB" w:rsidP="00E924C5">
      <w:pPr>
        <w:pStyle w:val="TOC"/>
        <w:ind w:firstLine="301"/>
      </w:pPr>
      <w:bookmarkStart w:id="212" w:name="三维模展开"/>
      <w:bookmarkEnd w:id="209"/>
      <w:r>
        <w:t xml:space="preserve">Three-Dimensional Mode Expansion</w:t>
      </w:r>
    </w:p>
    <w:p w14:paraId="5E618B81" w14:textId="2A838CEF" w:rsidR="00476BFE" w:rsidRPr="00F95833" w:rsidRDefault="009C772E" w:rsidP="00E924C5">
      <w:pPr>
        <w:ind w:firstLine="480"/>
      </w:pPr>
      <w:r>
        <w:rPr>
          <w:rFonts w:hint="eastAsia"/>
        </w:rPr>
        <w:t xml:space="preserve">In the interaction picture, the vector potential is expanded in a complete basis of transverse waves labeled by the wave vector </w:t>
      </w:r>
      <w:r w:rsidR="00E501EF" w:rsidRPr="00F95833">
        <w:rPr>
          <w:rFonts w:hint="eastAsia"/>
        </w:rPr>
        <w:t xml:space="preserve"> and polarization index </w:t>
      </w:r>
      <w:r w:rsidR="00E501EF" w:rsidRPr="00F95833">
        <w:t xml:space="preserve">:</w:t>
      </w:r>
      <m:oMath>
        <m:r>
          <m:rPr>
            <m:sty m:val="bi"/>
          </m:rPr>
          <w:rPr>
            <w:rFonts w:ascii="Cambria Math" w:hAnsi="Cambria Math"/>
          </w:rPr>
          <m:t>k</m:t>
        </m:r>
      </m:oMath>
      <w:r w:rsidR="00E501EF" w:rsidRPr="00F95833">
        <w:t xml:space="preserve"/>
      </w:r>
      <w:r w:rsidR="00E501EF" w:rsidRPr="00F95833">
        <w:rPr>
          <w:rFonts w:hint="eastAsia"/>
        </w:rPr>
        <w:t/>
      </w:r>
      <w:r w:rsidR="00E501EF" w:rsidRPr="00F95833">
        <w:t xml:space="preserve"/>
      </w:r>
      <m:oMath>
        <m:r>
          <w:rPr>
            <w:rFonts w:ascii="Cambria Math" w:hAnsi="Cambria Math"/>
          </w:rPr>
          <m:t>λ</m:t>
        </m:r>
      </m:oMath>
      <w:r w:rsidR="00E501EF" w:rsidRPr="00F95833">
        <w:t xml:space="preserve"/>
      </w:r>
      <w:r w:rsidR="00E501EF" w:rsidRPr="00F95833">
        <w:rPr>
          <w:rFonts w:hint="eastAsia"/>
        </w:rPr>
        <w:t/>
      </w:r>
    </w:p>
    <w:p w14:paraId="5F31B8CA" w14:textId="039437B4" w:rsidR="00E924C5" w:rsidRPr="00F95833" w:rsidRDefault="00E924C5" w:rsidP="00E924C5">
      <w:pPr>
        <w:pStyle w:val="af2"/>
        <w:ind w:firstLine="480"/>
        <w:rPr>
          <w:i/>
          <w:iCs/>
          <w:vanish/>
          <w:specVanish/>
        </w:rPr>
      </w:pPr>
      <w:r w:rsidRPr="00F95833">
        <w:rPr>
          <w:rFonts w:ascii="Times New Roman" w:hAnsi="Times New Roman"/>
          <w:i/>
        </w:rPr>
        <w:tab/>
      </w:r>
      <m:oMath>
        <m:acc>
          <m:accPr>
            <m:ctrlPr>
              <w:rPr>
                <w:i/>
                <w:iCs/>
              </w:rPr>
            </m:ctrlPr>
          </m:accPr>
          <m:e>
            <m:r>
              <m:rPr>
                <m:sty m:val="bi"/>
              </m:rPr>
              <m:t>A</m:t>
            </m:r>
          </m:e>
        </m:acc>
        <m:d>
          <m:dPr>
            <m:ctrlPr/>
          </m:dPr>
          <m:e>
            <m:r>
              <m:rPr>
                <m:sty m:val="bi"/>
              </m:rPr>
              <m:t>r</m:t>
            </m:r>
            <m:r>
              <m:rPr>
                <m:sty m:val="p"/>
              </m:rPr>
              <m:t>,</m:t>
            </m:r>
            <m:r>
              <m:t>t</m:t>
            </m:r>
          </m:e>
        </m:d>
        <m:r>
          <m:rPr>
            <m:sty m:val="p"/>
          </m:rPr>
          <m:t>=∫</m:t>
        </m:r>
        <m:sSup>
          <m:sSupPr>
            <m:ctrlPr/>
          </m:sSupPr>
          <m:e>
            <m:r>
              <m:t>d</m:t>
            </m:r>
          </m:e>
          <m:sup>
            <m:r>
              <m:t>3</m:t>
            </m:r>
          </m:sup>
        </m:sSup>
        <m:r>
          <m:t>k</m:t>
        </m:r>
        <m:nary>
          <m:naryPr>
            <m:chr m:val="∑"/>
            <m:limLoc m:val="undOvr"/>
            <m:supHide m:val="1"/>
            <m:ctrlPr>
              <w:rPr>
                <w:i/>
              </w:rPr>
            </m:ctrlPr>
          </m:naryPr>
          <m:sub>
            <m:r>
              <m:t>λ=1,2</m:t>
            </m:r>
          </m:sub>
          <m:sup/>
          <m:e>
            <m:sSub>
              <m:sSubPr>
                <m:ctrlPr/>
              </m:sSubPr>
              <m:e>
                <m:r>
                  <m:t>N</m:t>
                </m:r>
              </m:e>
              <m:sub>
                <m:r>
                  <m:rPr>
                    <m:sty m:val="b"/>
                  </m:rPr>
                  <m:t>k</m:t>
                </m:r>
              </m:sub>
            </m:sSub>
            <m:d>
              <m:dPr>
                <m:begChr m:val="["/>
                <m:endChr m:val="]"/>
                <m:ctrlPr/>
              </m:dPr>
              <m:e>
                <m:sSub>
                  <m:sSubPr>
                    <m:ctrlPr/>
                  </m:sSubPr>
                  <m:e>
                    <m:acc>
                      <m:accPr>
                        <m:ctrlPr/>
                      </m:accPr>
                      <m:e>
                        <m:r>
                          <m:t>a</m:t>
                        </m:r>
                      </m:e>
                    </m:acc>
                  </m:e>
                  <m:sub>
                    <m:r>
                      <m:rPr>
                        <m:sty m:val="b"/>
                      </m:rPr>
                      <m:t>k</m:t>
                    </m:r>
                    <m:r>
                      <m:rPr>
                        <m:sty m:val="p"/>
                      </m:rPr>
                      <m:t>λ</m:t>
                    </m:r>
                  </m:sub>
                </m:sSub>
                <m:r>
                  <m:t> </m:t>
                </m:r>
                <m:sSub>
                  <m:sSubPr>
                    <m:ctrlPr/>
                  </m:sSubPr>
                  <m:e>
                    <m:r>
                      <m:rPr>
                        <m:sty m:val="bi"/>
                      </m:rPr>
                      <m:t>ε</m:t>
                    </m:r>
                  </m:e>
                  <m:sub>
                    <m:r>
                      <m:rPr>
                        <m:sty m:val="b"/>
                      </m:rPr>
                      <m:t>k</m:t>
                    </m:r>
                    <m:r>
                      <m:rPr>
                        <m:sty m:val="p"/>
                      </m:rPr>
                      <m:t>λ</m:t>
                    </m:r>
                  </m:sub>
                </m:sSub>
                <m:r>
                  <m:t> </m:t>
                </m:r>
                <m:sSup>
                  <m:sSupPr>
                    <m:ctrlPr/>
                  </m:sSupPr>
                  <m:e>
                    <m:r>
                      <m:t>e</m:t>
                    </m:r>
                  </m:e>
                  <m:sup>
                    <m:r>
                      <m:rPr>
                        <m:sty m:val="p"/>
                      </m:rPr>
                      <m:t>-</m:t>
                    </m:r>
                    <m:r>
                      <m:t>i</m:t>
                    </m:r>
                    <m:d>
                      <m:dPr>
                        <m:ctrlPr/>
                      </m:dPr>
                      <m:e>
                        <m:sSub>
                          <m:sSubPr>
                            <m:ctrlPr/>
                          </m:sSubPr>
                          <m:e>
                            <m:r>
                              <m:t>ω</m:t>
                            </m:r>
                          </m:e>
                          <m:sub>
                            <m:r>
                              <m:rPr>
                                <m:sty m:val="p"/>
                              </m:rPr>
                              <m:t>k</m:t>
                            </m:r>
                          </m:sub>
                        </m:sSub>
                        <m:r>
                          <m:t>t</m:t>
                        </m:r>
                        <m:r>
                          <m:rPr>
                            <m:sty m:val="p"/>
                          </m:rPr>
                          <m:t>-</m:t>
                        </m:r>
                        <m:r>
                          <m:rPr>
                            <m:sty m:val="bi"/>
                          </m:rPr>
                          <m:t>k</m:t>
                        </m:r>
                        <m:r>
                          <m:t>⋅</m:t>
                        </m:r>
                        <m:r>
                          <m:rPr>
                            <m:sty m:val="bi"/>
                          </m:rPr>
                          <m:t>r</m:t>
                        </m:r>
                      </m:e>
                    </m:d>
                  </m:sup>
                </m:sSup>
                <m:r>
                  <m:rPr>
                    <m:sty m:val="p"/>
                  </m:rPr>
                  <m:t>+h.c.</m:t>
                </m:r>
              </m:e>
            </m:d>
          </m:e>
        </m:nary>
        <m:r>
          <m:t>,</m:t>
        </m:r>
      </m:oMath>
      <w:r w:rsidRPr="00F95833">
        <w:tab/>
      </w:r>
    </w:p>
    <w:p w14:paraId="118B10ED" w14:textId="336D5559" w:rsidR="00E924C5" w:rsidRPr="00F95833" w:rsidRDefault="00C6014F" w:rsidP="00C6014F">
      <w:pPr>
        <w:ind w:firstLine="480"/>
      </w:pPr>
      <w:r w:rsidRPr="00F95833">
        <w:rPr>
          <w:rFonts w:hint="eastAsia"/>
        </w:rPr>
        <w:t>(</w:t>
      </w:r>
      <w:bookmarkStart w:id="213" w:name="Eq_6"/>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6</w:t>
      </w:r>
      <w:r w:rsidRPr="00F95833">
        <w:fldChar w:fldCharType="end"/>
      </w:r>
      <w:bookmarkEnd w:id="213"/>
      <w:r w:rsidRPr="00F95833">
        <w:rPr>
          <w:rFonts w:hint="eastAsia"/>
        </w:rPr>
        <w:t>)</w:t>
      </w:r>
    </w:p>
    <w:p w14:paraId="1F150B06" w14:textId="348C28C0" w:rsidR="00476BFE" w:rsidRPr="00F95833" w:rsidRDefault="00B81AEB" w:rsidP="00E370C1">
      <w:pPr>
        <w:ind w:firstLine="480"/>
      </w:pPr>
      <w:r w:rsidRPr="00F95833">
        <w:rPr>
          <w:rFonts w:hint="eastAsia"/>
        </w:rPr>
        <w:t xml:space="preserve">where </w:t>
      </w:r>
      <m:oMath>
        <m:sSub>
          <m:sSubPr>
            <m:ctrlPr>
              <w:rPr>
                <w:rFonts w:ascii="Cambria Math" w:hAnsi="Cambria Math"/>
              </w:rPr>
            </m:ctrlPr>
          </m:sSubPr>
          <m:e>
            <m:r>
              <w:rPr>
                <w:rFonts w:ascii="Cambria Math" w:hAnsi="Cambria Math"/>
              </w:rPr>
              <m:t>ω</m:t>
            </m:r>
          </m:e>
          <m:sub>
            <m:r>
              <m:rPr>
                <m:sty m:val="p"/>
              </m:rP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r>
          <m:rPr>
            <m:sty m:val="bi"/>
          </m:rPr>
          <w:rPr>
            <w:rFonts w:ascii="Cambria Math" w:hAnsi="Cambria Math"/>
          </w:rPr>
          <m:t>k</m:t>
        </m:r>
        <m:r>
          <m:rPr>
            <m:sty m:val="p"/>
          </m:rPr>
          <w:rPr>
            <w:rFonts w:ascii="Cambria Math" w:hAnsi="Cambria Math"/>
          </w:rPr>
          <m:t>|</m:t>
        </m:r>
      </m:oMath>
      <w:r w:rsidRPr="00F95833">
        <w:rPr>
          <w:rFonts w:hint="eastAsia"/>
        </w:rPr>
        <w:t xml:space="preserve"> are mutually orthogonal polarization unit vectors, </w:t>
      </w:r>
      <m:oMath>
        <m:sSub>
          <m:sSubPr>
            <m:ctrlPr>
              <w:rPr>
                <w:rFonts w:ascii="Cambria Math" w:hAnsi="Cambria Math"/>
              </w:rPr>
            </m:ctrlPr>
          </m:sSubPr>
          <m:e>
            <m:r>
              <m:rPr>
                <m:sty m:val="bi"/>
              </m:rPr>
              <w:rPr>
                <w:rFonts w:ascii="Cambria Math" w:hAnsi="Cambria Math"/>
              </w:rPr>
              <m:t>ε</m:t>
            </m:r>
          </m:e>
          <m:sub>
            <m:r>
              <m:rPr>
                <m:sty m:val="b"/>
              </m:rPr>
              <w:rPr>
                <w:rFonts w:ascii="Cambria Math" w:hAnsi="Cambria Math"/>
              </w:rPr>
              <m:t>k</m:t>
            </m:r>
            <m:r>
              <m:rPr>
                <m:sty m:val="p"/>
              </m:rPr>
              <w:rPr>
                <w:rFonts w:ascii="Cambria Math" w:hAnsi="Cambria Math"/>
              </w:rPr>
              <m:t>λ</m:t>
            </m:r>
          </m:sub>
        </m:sSub>
      </m:oMath>
      <w:r w:rsidRPr="00F95833">
        <w:rPr>
          <w:rFonts w:hint="eastAsia"/>
        </w:rPr>
        <w:t xml:space="preserve"> is the annihilation operator of mode </w:t>
      </w:r>
      <m:oMath>
        <m:r>
          <m:rPr>
            <m:sty m:val="bi"/>
          </m:rPr>
          <w:rPr>
            <w:rFonts w:ascii="Cambria Math" w:hAnsi="Cambria Math"/>
          </w:rPr>
          <m:t>k</m:t>
        </m:r>
      </m:oMath>
      <w:r w:rsidRPr="00F95833">
        <w:rPr>
          <w:rFonts w:hint="eastAsia"/>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
              </m:rPr>
              <w:rPr>
                <w:rFonts w:ascii="Cambria Math" w:hAnsi="Cambria Math"/>
              </w:rPr>
              <m:t>k</m:t>
            </m:r>
            <m:r>
              <m:rPr>
                <m:sty m:val="p"/>
              </m:rPr>
              <w:rPr>
                <w:rFonts w:ascii="Cambria Math" w:hAnsi="Cambria Math"/>
              </w:rPr>
              <m:t>λ</m:t>
            </m:r>
          </m:sub>
        </m:sSub>
      </m:oMath>
      <w:r w:rsidRPr="00F95833">
        <w:rPr>
          <w:rFonts w:hint="eastAsia"/>
        </w:rPr>
        <w:t xml:space="preserve"> is a real normalization constant to be determined. The operators satisfy bosonic commutation relations:</w:t>
      </w:r>
      <m:oMath>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λ</m:t>
        </m:r>
        <m:r>
          <m:rPr>
            <m:sty m:val="p"/>
          </m:rPr>
          <w:rPr>
            <w:rFonts w:ascii="Cambria Math" w:hAnsi="Cambria Math"/>
          </w:rPr>
          <m:t>)</m:t>
        </m:r>
      </m:oMath>
      <w:r w:rsidRPr="00F95833">
        <w:rPr>
          <w:rFonts w:hint="eastAsia"/>
        </w:rPr>
        <w:t xml:space="preserve"/>
      </w:r>
      <m:oMath>
        <m:sSub>
          <m:sSubPr>
            <m:ctrlPr>
              <w:rPr>
                <w:rFonts w:ascii="Cambria Math" w:hAnsi="Cambria Math"/>
              </w:rPr>
            </m:ctrlPr>
          </m:sSubPr>
          <m:e>
            <m:r>
              <w:rPr>
                <w:rFonts w:ascii="Cambria Math" w:hAnsi="Cambria Math"/>
              </w:rPr>
              <m:t>N</m:t>
            </m:r>
          </m:e>
          <m:sub>
            <m:r>
              <m:rPr>
                <m:sty m:val="p"/>
              </m:rPr>
              <w:rPr>
                <w:rFonts w:ascii="Cambria Math" w:hAnsi="Cambria Math"/>
              </w:rPr>
              <m:t>k</m:t>
            </m:r>
          </m:sub>
        </m:sSub>
      </m:oMath>
      <w:r w:rsidRPr="00F95833">
        <w:rPr>
          <w:rFonts w:hint="eastAsia"/>
        </w:rPr>
        <w:t xml:space="preserve"/>
      </w:r>
    </w:p>
    <w:p w14:paraId="05549E21" w14:textId="78D6692C" w:rsidR="00162DC0" w:rsidRPr="00F95833" w:rsidRDefault="00162DC0" w:rsidP="00162DC0">
      <w:pPr>
        <w:pStyle w:val="af2"/>
        <w:ind w:firstLine="480"/>
        <w:rPr>
          <w:i/>
          <w:iCs/>
          <w:vanish/>
          <w:specVanish/>
        </w:rPr>
      </w:pPr>
      <w:r w:rsidRPr="00F95833">
        <w:rPr>
          <w:rFonts w:ascii="Times New Roman" w:hAnsi="Times New Roman"/>
          <w:i/>
        </w:rPr>
        <w:tab/>
      </w:r>
      <m:oMath>
        <m:r>
          <m:rPr>
            <m:sty m:val="p"/>
          </m:rPr>
          <m:t>[</m:t>
        </m:r>
        <m:sSub>
          <m:sSubPr>
            <m:ctrlPr/>
          </m:sSubPr>
          <m:e>
            <m:acc>
              <m:accPr>
                <m:ctrlPr/>
              </m:accPr>
              <m:e>
                <m:r>
                  <m:t>a</m:t>
                </m:r>
              </m:e>
            </m:acc>
          </m:e>
          <m:sub>
            <m:r>
              <m:rPr>
                <m:sty m:val="b"/>
              </m:rPr>
              <m:t>k</m:t>
            </m:r>
            <m:r>
              <m:rPr>
                <m:sty m:val="p"/>
              </m:rPr>
              <m:t>λ</m:t>
            </m:r>
          </m:sub>
        </m:sSub>
        <m:r>
          <m:rPr>
            <m:sty m:val="p"/>
          </m:rPr>
          <m:t>,</m:t>
        </m:r>
        <m:r>
          <m:t> </m:t>
        </m:r>
        <m:sSubSup>
          <m:sSubSupPr>
            <m:ctrlPr/>
          </m:sSubSupPr>
          <m:e>
            <m:acc>
              <m:accPr>
                <m:ctrlPr/>
              </m:accPr>
              <m:e>
                <m:r>
                  <m:t>a</m:t>
                </m:r>
              </m:e>
            </m:acc>
          </m:e>
          <m:sub>
            <m:sSup>
              <m:sSupPr>
                <m:ctrlPr/>
              </m:sSupPr>
              <m:e>
                <m:r>
                  <m:rPr>
                    <m:sty m:val="b"/>
                  </m:rPr>
                  <m:t>k</m:t>
                </m:r>
              </m:e>
              <m:sup>
                <m:r>
                  <m:rPr>
                    <m:sty m:val="p"/>
                  </m:rPr>
                  <m:t>'</m:t>
                </m:r>
              </m:sup>
            </m:sSup>
            <m:sSup>
              <m:sSupPr>
                <m:ctrlPr>
                  <w:rPr>
                    <w:iCs/>
                  </w:rPr>
                </m:ctrlPr>
              </m:sSupPr>
              <m:e>
                <m:r>
                  <m:rPr>
                    <m:sty m:val="p"/>
                  </m:rPr>
                  <m:t>λ</m:t>
                </m:r>
              </m:e>
              <m:sup>
                <m:r>
                  <m:rPr>
                    <m:sty m:val="p"/>
                  </m:rPr>
                  <m:t>'</m:t>
                </m:r>
              </m:sup>
            </m:sSup>
          </m:sub>
          <m:sup>
            <m:r>
              <m:rPr>
                <m:sty m:val="p"/>
              </m:rPr>
              <m:t>†</m:t>
            </m:r>
          </m:sup>
        </m:sSubSup>
        <m:r>
          <m:rPr>
            <m:sty m:val="p"/>
          </m:rPr>
          <m:t>]=</m:t>
        </m:r>
        <m:sSub>
          <m:sSubPr>
            <m:ctrlPr/>
          </m:sSubPr>
          <m:e>
            <m:r>
              <m:t>δ</m:t>
            </m:r>
          </m:e>
          <m:sub>
            <m:r>
              <m:rPr>
                <m:sty m:val="p"/>
              </m:rPr>
              <m:t>λ</m:t>
            </m:r>
            <m:sSup>
              <m:sSupPr>
                <m:ctrlPr>
                  <w:rPr>
                    <w:iCs/>
                  </w:rPr>
                </m:ctrlPr>
              </m:sSupPr>
              <m:e>
                <m:r>
                  <m:rPr>
                    <m:sty m:val="p"/>
                  </m:rPr>
                  <m:t>λ</m:t>
                </m:r>
              </m:e>
              <m:sup>
                <m:r>
                  <m:rPr>
                    <m:sty m:val="p"/>
                  </m:rPr>
                  <m:t>'</m:t>
                </m:r>
              </m:sup>
            </m:sSup>
          </m:sub>
        </m:sSub>
        <m:r>
          <m:t> </m:t>
        </m:r>
        <m:sSup>
          <m:sSupPr>
            <m:ctrlPr/>
          </m:sSupPr>
          <m:e>
            <m:r>
              <m:t>δ</m:t>
            </m:r>
          </m:e>
          <m:sup>
            <m:r>
              <m:rPr>
                <m:sty m:val="p"/>
              </m:rPr>
              <m:t>(</m:t>
            </m:r>
            <m:r>
              <m:t>3</m:t>
            </m:r>
            <m:r>
              <m:rPr>
                <m:sty m:val="p"/>
              </m:rPr>
              <m:t>)</m:t>
            </m:r>
          </m:sup>
        </m:sSup>
        <m:r>
          <m:rPr>
            <m:sty m:val="p"/>
          </m:rPr>
          <m:t>(</m:t>
        </m:r>
        <m:r>
          <m:rPr>
            <m:sty m:val="bi"/>
          </m:rPr>
          <m:t>k</m:t>
        </m:r>
        <m:r>
          <m:t>-</m:t>
        </m:r>
        <m:sSup>
          <m:sSupPr>
            <m:ctrlPr>
              <w:rPr>
                <w:i/>
                <w:iCs/>
              </w:rPr>
            </m:ctrlPr>
          </m:sSupPr>
          <m:e>
            <m:r>
              <m:rPr>
                <m:sty m:val="bi"/>
              </m:rPr>
              <m:t>k</m:t>
            </m:r>
          </m:e>
          <m:sup>
            <m:r>
              <m:t>'</m:t>
            </m:r>
          </m:sup>
        </m:sSup>
        <m:r>
          <m:rPr>
            <m:sty m:val="p"/>
          </m:rPr>
          <m:t>)</m:t>
        </m:r>
        <m:r>
          <m:t> </m:t>
        </m:r>
        <m:r>
          <m:rPr>
            <m:sty m:val="p"/>
          </m:rPr>
          <m:t>,</m:t>
        </m:r>
        <m:r>
          <m:t> </m:t>
        </m:r>
        <m:r>
          <m:rPr>
            <m:sty m:val="p"/>
          </m:rPr>
          <m:t>[</m:t>
        </m:r>
        <m:sSub>
          <m:sSubPr>
            <m:ctrlPr/>
          </m:sSubPr>
          <m:e>
            <m:acc>
              <m:accPr>
                <m:ctrlPr/>
              </m:accPr>
              <m:e>
                <m:r>
                  <m:t>a</m:t>
                </m:r>
              </m:e>
            </m:acc>
          </m:e>
          <m:sub>
            <m:r>
              <m:rPr>
                <m:sty m:val="b"/>
              </m:rPr>
              <m:t>k</m:t>
            </m:r>
            <m:r>
              <m:rPr>
                <m:sty m:val="p"/>
              </m:rPr>
              <m:t>λ</m:t>
            </m:r>
          </m:sub>
        </m:sSub>
        <m:r>
          <m:rPr>
            <m:sty m:val="p"/>
          </m:rPr>
          <m:t>,</m:t>
        </m:r>
        <m:r>
          <m:t> </m:t>
        </m:r>
        <m:sSub>
          <m:sSubPr>
            <m:ctrlPr/>
          </m:sSubPr>
          <m:e>
            <m:acc>
              <m:accPr>
                <m:ctrlPr/>
              </m:accPr>
              <m:e>
                <m:r>
                  <m:t>a</m:t>
                </m:r>
              </m:e>
            </m:acc>
          </m:e>
          <m:sub>
            <m:sSup>
              <m:sSupPr>
                <m:ctrlPr/>
              </m:sSupPr>
              <m:e>
                <m:r>
                  <m:rPr>
                    <m:sty m:val="b"/>
                  </m:rPr>
                  <m:t>k</m:t>
                </m:r>
              </m:e>
              <m:sup>
                <m:r>
                  <m:rPr>
                    <m:sty m:val="p"/>
                  </m:rPr>
                  <m:t>'</m:t>
                </m:r>
              </m:sup>
            </m:sSup>
            <m:sSup>
              <m:sSupPr>
                <m:ctrlPr>
                  <w:rPr>
                    <w:iCs/>
                  </w:rPr>
                </m:ctrlPr>
              </m:sSupPr>
              <m:e>
                <m:r>
                  <m:rPr>
                    <m:sty m:val="p"/>
                  </m:rPr>
                  <m:t>λ</m:t>
                </m:r>
              </m:e>
              <m:sup>
                <m:r>
                  <m:rPr>
                    <m:sty m:val="p"/>
                  </m:rPr>
                  <m:t>'</m:t>
                </m:r>
              </m:sup>
            </m:sSup>
          </m:sub>
        </m:sSub>
        <m:r>
          <m:rPr>
            <m:sty m:val="p"/>
          </m:rPr>
          <m:t>]=</m:t>
        </m:r>
        <m:r>
          <m:t>0 </m:t>
        </m:r>
        <m:r>
          <m:rPr>
            <m:sty m:val="p"/>
          </m:rPr>
          <m:t>.</m:t>
        </m:r>
      </m:oMath>
      <w:r w:rsidRPr="00F95833">
        <w:tab/>
      </w:r>
    </w:p>
    <w:p w14:paraId="1A430D44" w14:textId="030AC74A" w:rsidR="00476BFE" w:rsidRPr="00F95833" w:rsidRDefault="00C6014F" w:rsidP="00C6014F">
      <w:pPr>
        <w:ind w:firstLine="480"/>
      </w:pPr>
      <w:r w:rsidRPr="00F95833">
        <w:rPr>
          <w:rFonts w:hint="eastAsia"/>
        </w:rPr>
        <w:t>(</w:t>
      </w:r>
      <w:bookmarkStart w:id="214" w:name="Eq_7"/>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7</w:t>
      </w:r>
      <w:r w:rsidRPr="00F95833">
        <w:fldChar w:fldCharType="end"/>
      </w:r>
      <w:bookmarkEnd w:id="214"/>
      <w:r w:rsidRPr="00F95833">
        <w:rPr>
          <w:rFonts w:hint="eastAsia"/>
        </w:rPr>
        <w:t>)</w:t>
      </w:r>
    </w:p>
    <w:p w14:paraId="1960A2CD" w14:textId="77777777" w:rsidR="00476BFE" w:rsidRPr="00F95833" w:rsidRDefault="00B81AEB" w:rsidP="00162DC0">
      <w:pPr>
        <w:pStyle w:val="TOC"/>
        <w:ind w:firstLine="301"/>
      </w:pPr>
      <w:bookmarkStart w:id="215" w:name="等时对易关系与归一化"/>
      <w:bookmarkEnd w:id="212"/>
      <w:r>
        <w:t xml:space="preserve">Equal-Time Commutation Relations and Normalization</w:t>
      </w:r>
    </w:p>
    <w:p w14:paraId="2B5255AF" w14:textId="3FE0E3D0" w:rsidR="00476BFE" w:rsidRPr="00F95833" w:rsidRDefault="00B81AEB" w:rsidP="00162DC0">
      <w:pPr>
        <w:ind w:firstLine="480"/>
      </w:pPr>
      <w:r>
        <w:t xml:space="preserve">Canonical quantization demands that the vector-potential operator satisfy the equal-time commutation relation:</w:t>
      </w:r>
    </w:p>
    <w:p w14:paraId="10ADF1CB" w14:textId="28817CC0" w:rsidR="00162DC0" w:rsidRPr="00F95833" w:rsidRDefault="00162DC0" w:rsidP="00162DC0">
      <w:pPr>
        <w:pStyle w:val="af2"/>
        <w:ind w:firstLine="480"/>
        <w:rPr>
          <w:i/>
          <w:iCs/>
          <w:vanish/>
          <w:specVanish/>
        </w:rPr>
      </w:pPr>
      <w:r w:rsidRPr="00F95833">
        <w:rPr>
          <w:rFonts w:ascii="Times New Roman" w:hAnsi="Times New Roman"/>
          <w:i/>
        </w:rPr>
        <w:tab/>
      </w:r>
      <m:oMath>
        <m:r>
          <m:rPr>
            <m:sty m:val="p"/>
          </m:rPr>
          <m:t>[</m:t>
        </m:r>
        <m:sSub>
          <m:sSubPr>
            <m:ctrlPr/>
          </m:sSubPr>
          <m:e>
            <m:acc>
              <m:accPr>
                <m:ctrlPr/>
              </m:accPr>
              <m:e>
                <m:r>
                  <m:rPr>
                    <m:sty m:val="bi"/>
                  </m:rPr>
                  <m:t>A</m:t>
                </m:r>
              </m:e>
            </m:acc>
          </m:e>
          <m:sub>
            <m:r>
              <m:rPr>
                <m:sty m:val="p"/>
              </m:rPr>
              <m:t>i</m:t>
            </m:r>
          </m:sub>
        </m:sSub>
        <m:r>
          <m:rPr>
            <m:sty m:val="p"/>
          </m:rPr>
          <m:t>(</m:t>
        </m:r>
        <m:r>
          <m:rPr>
            <m:sty m:val="bi"/>
          </m:rPr>
          <m:t>r</m:t>
        </m:r>
        <m:r>
          <m:rPr>
            <m:sty m:val="p"/>
          </m:rPr>
          <m:t>,</m:t>
        </m:r>
        <m:r>
          <m:t>t</m:t>
        </m:r>
        <m:r>
          <m:rPr>
            <m:sty m:val="p"/>
          </m:rPr>
          <m:t>),</m:t>
        </m:r>
        <m:r>
          <m:t> </m:t>
        </m:r>
        <m:sSub>
          <m:sSubPr>
            <m:ctrlPr/>
          </m:sSubPr>
          <m:e>
            <m:acc>
              <m:accPr>
                <m:ctrlPr/>
              </m:accPr>
              <m:e>
                <m:r>
                  <m:rPr>
                    <m:sty m:val="bi"/>
                  </m:rPr>
                  <m:t>Π</m:t>
                </m:r>
              </m:e>
            </m:acc>
          </m:e>
          <m:sub>
            <m:r>
              <m:rPr>
                <m:sty m:val="p"/>
              </m:rPr>
              <m:t>j</m:t>
            </m:r>
          </m:sub>
        </m:sSub>
        <m:r>
          <m:rPr>
            <m:sty m:val="p"/>
          </m:rPr>
          <m:t>(</m:t>
        </m:r>
        <m:sSup>
          <m:sSupPr>
            <m:ctrlPr/>
          </m:sSupPr>
          <m:e>
            <m:r>
              <m:rPr>
                <m:sty m:val="bi"/>
              </m:rPr>
              <m:t>r</m:t>
            </m:r>
          </m:e>
          <m:sup>
            <m:r>
              <m:rPr>
                <m:sty m:val="p"/>
              </m:rPr>
              <m:t>'</m:t>
            </m:r>
          </m:sup>
        </m:sSup>
        <m:r>
          <m:rPr>
            <m:sty m:val="p"/>
          </m:rPr>
          <m:t>,</m:t>
        </m:r>
        <m:r>
          <m:t>t</m:t>
        </m:r>
        <m:r>
          <m:rPr>
            <m:sty m:val="p"/>
          </m:rPr>
          <m:t>)]=</m:t>
        </m:r>
        <m:r>
          <m:t>i</m:t>
        </m:r>
        <m:r>
          <m:rPr>
            <m:sty m:val="p"/>
          </m:rPr>
          <m:t>ℏ</m:t>
        </m:r>
        <m:r>
          <m:t> </m:t>
        </m:r>
        <m:sSubSup>
          <m:sSubSupPr>
            <m:ctrlPr>
              <w:rPr>
                <w:iCs/>
              </w:rPr>
            </m:ctrlPr>
          </m:sSubSupPr>
          <m:e>
            <m:r>
              <m:t>δ</m:t>
            </m:r>
          </m:e>
          <m:sub>
            <m:r>
              <m:rPr>
                <m:sty m:val="p"/>
              </m:rPr>
              <m:t>ij</m:t>
            </m:r>
          </m:sub>
          <m:sup>
            <m:r>
              <m:rPr>
                <m:sty m:val="p"/>
              </m:rPr>
              <m:t>⟂</m:t>
            </m:r>
          </m:sup>
        </m:sSubSup>
        <m:r>
          <m:rPr>
            <m:sty m:val="p"/>
          </m:rPr>
          <m:t>(</m:t>
        </m:r>
        <m:r>
          <m:rPr>
            <m:sty m:val="bi"/>
          </m:rPr>
          <m:t>r</m:t>
        </m:r>
        <m:r>
          <m:t>-</m:t>
        </m:r>
        <m:sSup>
          <m:sSupPr>
            <m:ctrlPr>
              <w:rPr>
                <w:i/>
                <w:iCs/>
              </w:rPr>
            </m:ctrlPr>
          </m:sSupPr>
          <m:e>
            <m:r>
              <m:rPr>
                <m:sty m:val="bi"/>
              </m:rPr>
              <m:t>r</m:t>
            </m:r>
          </m:e>
          <m:sup>
            <m:r>
              <m:t>'</m:t>
            </m:r>
          </m:sup>
        </m:sSup>
        <m:r>
          <m:rPr>
            <m:sty m:val="p"/>
          </m:rPr>
          <m:t>)</m:t>
        </m:r>
        <m:r>
          <m:t> </m:t>
        </m:r>
        <m:r>
          <m:rPr>
            <m:sty m:val="p"/>
          </m:rPr>
          <m:t>,</m:t>
        </m:r>
      </m:oMath>
      <w:r w:rsidRPr="00F95833">
        <w:tab/>
      </w:r>
    </w:p>
    <w:p w14:paraId="7C21BCB4" w14:textId="7524224E" w:rsidR="00476BFE" w:rsidRPr="00F95833" w:rsidRDefault="00C6014F" w:rsidP="00C6014F">
      <w:pPr>
        <w:ind w:firstLine="480"/>
      </w:pPr>
      <w:r w:rsidRPr="00F95833">
        <w:rPr>
          <w:rFonts w:hint="eastAsia"/>
        </w:rPr>
        <w:t>(</w:t>
      </w:r>
      <w:bookmarkStart w:id="216" w:name="Eq_8"/>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8</w:t>
      </w:r>
      <w:r w:rsidRPr="00F95833">
        <w:fldChar w:fldCharType="end"/>
      </w:r>
      <w:bookmarkEnd w:id="216"/>
      <w:r w:rsidRPr="00F95833">
        <w:rPr>
          <w:rFonts w:hint="eastAsia"/>
        </w:rPr>
        <w:t>)</w:t>
      </w:r>
    </w:p>
    <w:p w14:paraId="35513BEE" w14:textId="01BAF89C" w:rsidR="00476BFE" w:rsidRPr="00F95833" w:rsidRDefault="00B81AEB" w:rsidP="005D3722">
      <w:pPr>
        <w:ind w:firstLine="480"/>
      </w:pPr>
      <w:r w:rsidRPr="00F95833">
        <w:rPr>
          <w:rFonts w:hint="eastAsia"/>
        </w:rPr>
        <w:t xml:space="preserve"/>
      </w:r>
      <w:r w:rsidRPr="00F95833">
        <w:t xml:space="preserve"> acts as the transverse delta function in the Coulomb gauge. Substituting the mode expansion </w:t>
      </w:r>
      <m:oMath>
        <m:sSubSup>
          <m:sSubSupPr>
            <m:ctrlPr>
              <w:rPr>
                <w:rFonts w:ascii="Cambria Math" w:hAnsi="Cambria Math"/>
                <w:iCs/>
              </w:rPr>
            </m:ctrlPr>
          </m:sSubSupPr>
          <m:e>
            <m:r>
              <w:rPr>
                <w:rFonts w:ascii="Cambria Math" w:hAnsi="Cambria Math"/>
              </w:rPr>
              <m:t>δ</m:t>
            </m:r>
          </m:e>
          <m:sub>
            <m:r>
              <m:rPr>
                <m:sty m:val="p"/>
              </m:rPr>
              <w:rPr>
                <w:rFonts w:ascii="Cambria Math" w:hAnsi="Cambria Math"/>
              </w:rPr>
              <m:t>ij</m:t>
            </m:r>
          </m:sub>
          <m:sup>
            <m:r>
              <m:rPr>
                <m:sty m:val="p"/>
              </m:rPr>
              <w:rPr>
                <w:rFonts w:ascii="Cambria Math" w:hAnsi="Cambria Math"/>
              </w:rPr>
              <m:t>⟂</m:t>
            </m:r>
          </m:sup>
        </m:sSubSup>
        <m:r>
          <m:rPr>
            <m:sty m:val="p"/>
          </m:rPr>
          <w:rPr>
            <w:rFonts w:ascii="Cambria Math" w:hAnsi="Cambria Math"/>
          </w:rPr>
          <m:t>(</m:t>
        </m:r>
        <m:r>
          <m:rPr>
            <m:sty m:val="bi"/>
          </m:rPr>
          <w:rPr>
            <w:rFonts w:ascii="Cambria Math" w:hAnsi="Cambria Math"/>
          </w:rPr>
          <m:t>r</m:t>
        </m:r>
        <m:r>
          <w:rPr>
            <w:rFonts w:ascii="Cambria Math" w:hAnsi="Cambria Math"/>
          </w:rPr>
          <m:t>-</m:t>
        </m:r>
        <m:sSup>
          <m:sSupPr>
            <m:ctrlPr>
              <w:rPr>
                <w:rFonts w:ascii="Cambria Math" w:hAnsi="Cambria Math"/>
                <w:i/>
                <w:iCs/>
              </w:rPr>
            </m:ctrlPr>
          </m:sSupPr>
          <m:e>
            <m:r>
              <m:rPr>
                <m:sty m:val="bi"/>
              </m:rPr>
              <w:rPr>
                <w:rFonts w:ascii="Cambria Math" w:hAnsi="Cambria Math"/>
              </w:rPr>
              <m:t>r</m:t>
            </m:r>
          </m:e>
          <m:sup>
            <m:r>
              <w:rPr>
                <w:rFonts w:ascii="Cambria Math" w:hAnsi="Cambria Math"/>
              </w:rPr>
              <m:t>'</m:t>
            </m:r>
          </m:sup>
        </m:sSup>
        <m:r>
          <m:rPr>
            <m:sty m:val="p"/>
          </m:rPr>
          <w:rPr>
            <w:rFonts w:ascii="Cambria Math" w:hAnsi="Cambria Math"/>
          </w:rPr>
          <m:t>)</m:t>
        </m:r>
      </m:oMath>
      <w:r w:rsidRPr="00F95833">
        <w:rPr>
          <w:rFonts w:hint="eastAsia"/>
        </w:rPr>
        <w:t xml:space="preserve"> and the commutation relations </w:t>
      </w:r>
      <w:r w:rsidRPr="00F95833">
        <w:t xml:space="preserve"> into  8, only cross terms between </w:t>
      </w:r>
      <w:r w:rsidRPr="00F95833">
        <w:rPr>
          <w:rFonts w:hint="eastAsia"/>
        </w:rPr>
        <w:t xml:space="preserve"> and </w:t>
      </w:r>
      <w:r w:rsidRPr="00F95833">
        <w:t xml:space="preserve"> survive. Using the polarization completeness sum:</w:t>
      </w:r>
      <w:hyperlink w:anchor="eq:mode_expansion">
        <w:r w:rsidR="00162DC0" w:rsidRPr="00F95833">
          <w:rPr>
            <w:rStyle w:val="af0"/>
            <w:rFonts w:hint="eastAsia"/>
            <w:color w:val="000000" w:themeColor="text1"/>
          </w:rPr>
          <w:t/>
        </w:r>
      </w:hyperlink>
      <w:r w:rsidR="00162DC0" w:rsidRPr="00F95833">
        <w:rPr>
          <w:rFonts w:hint="eastAsia"/>
        </w:rPr>
        <w:t xml:space="preserve"/>
      </w:r>
      <w:r w:rsidR="00C6014F" w:rsidRPr="00F95833">
        <w:rPr>
          <w:rFonts w:hint="eastAsia"/>
        </w:rPr>
        <w:fldChar w:fldCharType="begin"/>
      </w:r>
      <w:r w:rsidR="00C6014F" w:rsidRPr="00F95833">
        <w:rPr>
          <w:rFonts w:hint="eastAsia"/>
        </w:rPr>
        <w:instrText xml:space="preserve"> REF Eq_6 \h </w:instrText>
      </w:r>
      <w:r w:rsidR="005D3722">
        <w:instrText xml:space="preserve"> \* MERGEFORMAT </w:instrText>
      </w:r>
      <w:r w:rsidR="00C6014F" w:rsidRPr="00F95833">
        <w:rPr>
          <w:rFonts w:hint="eastAsia"/>
        </w:rPr>
      </w:r>
      <w:r w:rsidR="00C6014F" w:rsidRPr="00F95833">
        <w:rPr>
          <w:rFonts w:hint="eastAsia"/>
        </w:rPr>
        <w:fldChar w:fldCharType="separate"/>
      </w:r>
      <w:r w:rsidR="00D4412F">
        <w:t xml:space="preserve"/>
      </w:r>
      <w:r w:rsidR="00C6014F" w:rsidRPr="00F95833">
        <w:rPr>
          <w:rFonts w:hint="eastAsia"/>
        </w:rPr>
        <w:fldChar w:fldCharType="end"/>
      </w:r>
      <w:r w:rsidRPr="00F95833">
        <w:t xml:space="preserve"/>
      </w:r>
      <w:r w:rsidRPr="00F95833">
        <w:rPr>
          <w:rFonts w:hint="eastAsia"/>
        </w:rPr>
        <w:t xml:space="preserve"/>
      </w:r>
      <w:r w:rsidR="00B6040D" w:rsidRPr="00F95833">
        <w:rPr>
          <w:rFonts w:hint="eastAsia"/>
        </w:rPr>
        <w:t xml:space="preserve"/>
      </w:r>
      <w:r w:rsidRPr="00F95833">
        <w:t xml:space="preserve"/>
      </w:r>
      <w:hyperlink w:anchor="eq:pi">
        <w:r w:rsidR="00162DC0" w:rsidRPr="00F95833">
          <w:rPr>
            <w:rStyle w:val="af0"/>
            <w:rFonts w:hint="eastAsia"/>
            <w:color w:val="000000" w:themeColor="text1"/>
          </w:rPr>
          <w:t/>
        </w:r>
      </w:hyperlink>
      <w:r w:rsidR="00162DC0" w:rsidRPr="00F95833">
        <w:rPr>
          <w:rFonts w:hint="eastAsia"/>
          <w:color w:val="000000" w:themeColor="text1"/>
        </w:rPr>
        <w:t xml:space="preserve"/>
      </w:r>
      <w:r w:rsidR="00C6014F" w:rsidRPr="00F95833">
        <w:rPr>
          <w:rFonts w:hint="eastAsia"/>
        </w:rPr>
        <w:fldChar w:fldCharType="begin"/>
      </w:r>
      <w:r w:rsidR="00C6014F" w:rsidRPr="00F95833">
        <w:rPr>
          <w:rFonts w:hint="eastAsia"/>
        </w:rPr>
        <w:instrText xml:space="preserve"> REF Eq_7 \h </w:instrText>
      </w:r>
      <w:r w:rsidR="005D3722">
        <w:instrText xml:space="preserve"> \* MERGEFORMAT </w:instrText>
      </w:r>
      <w:r w:rsidR="00C6014F" w:rsidRPr="00F95833">
        <w:rPr>
          <w:rFonts w:hint="eastAsia"/>
        </w:rPr>
      </w:r>
      <w:r w:rsidR="00C6014F" w:rsidRPr="00F95833">
        <w:rPr>
          <w:rFonts w:hint="eastAsia"/>
        </w:rPr>
        <w:fldChar w:fldCharType="separate"/>
      </w:r>
      <w:r w:rsidR="00D4412F">
        <w:t xml:space="preserve"/>
      </w:r>
      <w:r w:rsidR="00C6014F" w:rsidRPr="00F95833">
        <w:rPr>
          <w:rFonts w:hint="eastAsia"/>
        </w:rPr>
        <w:fldChar w:fldCharType="end"/>
      </w:r>
      <w:r w:rsidRPr="00F95833">
        <w:t xml:space="preserve"/>
      </w:r>
      <w:r w:rsidRPr="00F95833">
        <w:rPr>
          <w:rFonts w:hint="eastAsia"/>
        </w:rPr>
        <w:t xml:space="preserve"/>
      </w:r>
      <w:r w:rsidR="00162DC0" w:rsidRPr="00F95833">
        <w:rPr>
          <w:rFonts w:hint="eastAsia"/>
        </w:rPr>
        <w:t xml:space="preserve"/>
      </w:r>
      <w:r w:rsidR="00C6014F" w:rsidRPr="00F95833">
        <w:rPr>
          <w:rFonts w:hint="eastAsia"/>
        </w:rPr>
        <w:fldChar w:fldCharType="begin"/>
      </w:r>
      <w:r w:rsidR="00C6014F" w:rsidRPr="00F95833">
        <w:rPr>
          <w:rFonts w:hint="eastAsia"/>
        </w:rPr>
        <w:instrText xml:space="preserve"> REF Eq_8 \h </w:instrText>
      </w:r>
      <w:r w:rsidR="005D3722">
        <w:instrText xml:space="preserve"> \* MERGEFORMAT </w:instrText>
      </w:r>
      <w:r w:rsidR="00C6014F" w:rsidRPr="00F95833">
        <w:rPr>
          <w:rFonts w:hint="eastAsia"/>
        </w:rPr>
      </w:r>
      <w:r w:rsidR="00C6014F" w:rsidRPr="00F95833">
        <w:rPr>
          <w:rFonts w:hint="eastAsia"/>
        </w:rPr>
        <w:fldChar w:fldCharType="separate"/>
      </w:r>
      <w:r w:rsidR="00D4412F">
        <w:t xml:space="preserve"/>
      </w:r>
      <w:r w:rsidR="00C6014F" w:rsidRPr="00F95833">
        <w:rPr>
          <w:rFonts w:hint="eastAsia"/>
        </w:rPr>
        <w:fldChar w:fldCharType="end"/>
      </w:r>
      <w:r w:rsidRPr="00F95833">
        <w:rPr>
          <w:rFonts w:hint="eastAsia"/>
        </w:rPr>
        <w:t xml:space="preserve"/>
      </w:r>
      <w:r w:rsidRPr="00F95833">
        <w:t xml:space="preserve"/>
      </w:r>
      <w:r w:rsidRPr="00F95833">
        <w:rPr>
          <w:rFonts w:hint="eastAsia"/>
        </w:rPr>
        <w:t xml:space="preserve"/>
      </w:r>
      <m:oMath>
        <m:acc>
          <m:accPr>
            <m:ctrlPr>
              <w:rPr>
                <w:rFonts w:ascii="Cambria Math" w:hAnsi="Cambria Math"/>
              </w:rPr>
            </m:ctrlPr>
          </m:accPr>
          <m:e>
            <m:r>
              <w:rPr>
                <w:rFonts w:ascii="Cambria Math" w:hAnsi="Cambria Math"/>
              </w:rPr>
              <m:t>a</m:t>
            </m:r>
          </m:e>
        </m:acc>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oMath>
      <w:r w:rsidRPr="00F95833">
        <w:rPr>
          <w:rFonts w:hint="eastAsia"/>
        </w:rPr>
        <w:t/>
      </w:r>
      <m:oMath>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acc>
          <m:accPr>
            <m:ctrlPr>
              <w:rPr>
                <w:rFonts w:ascii="Cambria Math" w:hAnsi="Cambria Math"/>
              </w:rPr>
            </m:ctrlPr>
          </m:accPr>
          <m:e>
            <m:r>
              <w:rPr>
                <w:rFonts w:ascii="Cambria Math" w:hAnsi="Cambria Math"/>
              </w:rPr>
              <m:t>a</m:t>
            </m:r>
          </m:e>
        </m:acc>
      </m:oMath>
      <w:r w:rsidRPr="00F95833">
        <w:rPr>
          <w:rFonts w:hint="eastAsia"/>
        </w:rPr>
        <w:t/>
      </w:r>
      <w:r w:rsidR="00162DC0" w:rsidRPr="00F95833">
        <w:rPr>
          <w:rFonts w:hint="eastAsia"/>
        </w:rPr>
        <w:t/>
      </w:r>
      <w:r w:rsidRPr="00F95833">
        <w:rPr>
          <w:rFonts w:hint="eastAsia"/>
        </w:rPr>
        <w:t/>
      </w:r>
      <w:r w:rsidR="00162DC0" w:rsidRPr="00F95833">
        <w:rPr>
          <w:rFonts w:hint="eastAsia"/>
        </w:rPr>
        <w:t/>
      </w:r>
    </w:p>
    <w:p w14:paraId="0874DABA" w14:textId="714BB1D4" w:rsidR="00162DC0" w:rsidRPr="00F95833" w:rsidRDefault="00162DC0" w:rsidP="00162DC0">
      <w:pPr>
        <w:pStyle w:val="af2"/>
        <w:ind w:firstLine="480"/>
        <w:rPr>
          <w:i/>
          <w:iCs/>
          <w:vanish/>
          <w:specVanish/>
        </w:rPr>
      </w:pPr>
      <w:r w:rsidRPr="00F95833">
        <w:rPr>
          <w:rFonts w:ascii="Times New Roman" w:hAnsi="Times New Roman"/>
          <w:i/>
        </w:rPr>
        <w:tab/>
      </w:r>
      <m:oMath>
        <m:nary>
          <m:naryPr>
            <m:chr m:val="∑"/>
            <m:limLoc m:val="undOvr"/>
            <m:supHide m:val="1"/>
            <m:ctrlPr>
              <w:rPr>
                <w:i/>
              </w:rPr>
            </m:ctrlPr>
          </m:naryPr>
          <m:sub>
            <m:r>
              <m:t>λ</m:t>
            </m:r>
          </m:sub>
          <m:sup/>
          <m:e>
            <m:sSubSup>
              <m:sSubSupPr>
                <m:ctrlPr>
                  <w:ins w:id="217" w:author="Hongliang Dang" w:date="2026-05-28T21:27:00Z" w16du:dateUtc="2026-05-28T13:27:00Z">
                    <w:rPr/>
                  </w:ins>
                </m:ctrlPr>
              </m:sSubSupPr>
              <m:e>
                <m:r>
                  <w:ins w:id="218" w:author="Hongliang Dang" w:date="2026-05-28T21:27:00Z" w16du:dateUtc="2026-05-28T13:27:00Z">
                    <m:rPr>
                      <m:sty m:val="p"/>
                    </m:rPr>
                    <m:t>ε</m:t>
                  </w:ins>
                </m:r>
              </m:e>
              <m:sub>
                <m:r>
                  <w:ins w:id="219" w:author="Hongliang Dang" w:date="2026-05-28T21:27:00Z" w16du:dateUtc="2026-05-28T13:27:00Z">
                    <m:rPr>
                      <m:sty m:val="p"/>
                    </m:rPr>
                    <m:t>i</m:t>
                  </w:ins>
                </m:r>
              </m:sub>
              <m:sup>
                <m:r>
                  <w:ins w:id="220" w:author="Hongliang Dang" w:date="2026-05-28T21:27:00Z" w16du:dateUtc="2026-05-28T13:27:00Z">
                    <m:rPr>
                      <m:sty m:val="p"/>
                    </m:rPr>
                    <m:t>kλ</m:t>
                  </w:ins>
                </m:r>
              </m:sup>
            </m:sSubSup>
            <m:sSup>
              <m:sSupPr>
                <m:ctrlPr>
                  <w:ins w:id="221" w:author="Hongliang Dang" w:date="2026-05-28T21:27:00Z" w16du:dateUtc="2026-05-28T13:27:00Z">
                    <w:rPr/>
                  </w:ins>
                </m:ctrlPr>
              </m:sSupPr>
              <m:e>
                <m:sSubSup>
                  <m:sSubSupPr>
                    <m:ctrlPr>
                      <w:ins w:id="222" w:author="Hongliang Dang" w:date="2026-05-28T21:27:00Z" w16du:dateUtc="2026-05-28T13:27:00Z">
                        <w:rPr/>
                      </w:ins>
                    </m:ctrlPr>
                  </m:sSubSupPr>
                  <m:e>
                    <m:r>
                      <w:ins w:id="223" w:author="Hongliang Dang" w:date="2026-05-28T21:27:00Z" w16du:dateUtc="2026-05-28T13:27:00Z">
                        <m:rPr>
                          <m:sty m:val="p"/>
                        </m:rPr>
                        <m:t>ε</m:t>
                      </w:ins>
                    </m:r>
                  </m:e>
                  <m:sub>
                    <m:r>
                      <w:ins w:id="224" w:author="Hongliang Dang" w:date="2026-05-28T21:27:00Z" w16du:dateUtc="2026-05-28T13:27:00Z">
                        <m:rPr>
                          <m:sty m:val="p"/>
                        </m:rPr>
                        <m:t>j</m:t>
                      </w:ins>
                    </m:r>
                  </m:sub>
                  <m:sup>
                    <m:r>
                      <w:ins w:id="225" w:author="Hongliang Dang" w:date="2026-05-28T21:27:00Z" w16du:dateUtc="2026-05-28T13:27:00Z">
                        <m:rPr>
                          <m:sty m:val="p"/>
                        </m:rPr>
                        <m:t>kλ</m:t>
                      </w:ins>
                    </m:r>
                  </m:sup>
                </m:sSubSup>
              </m:e>
              <m:sup>
                <m:r>
                  <w:ins w:id="226" w:author="Hongliang Dang" w:date="2026-05-28T21:27:00Z" w16du:dateUtc="2026-05-28T13:27:00Z">
                    <m:rPr>
                      <m:sty m:val="p"/>
                    </m:rPr>
                    <m:t>*</m:t>
                  </w:ins>
                </m:r>
              </m:sup>
            </m:sSup>
            <m:sSub>
              <m:sSubPr>
                <m:ctrlPr>
                  <w:del w:id="227" w:author="Hongliang Dang" w:date="2026-05-28T21:27:00Z" w16du:dateUtc="2026-05-28T13:27:00Z">
                    <w:rPr/>
                  </w:del>
                </m:ctrlPr>
              </m:sSubPr>
              <m:e>
                <m:r>
                  <w:del w:id="228" w:author="Hongliang Dang" w:date="2026-05-28T21:27:00Z" w16du:dateUtc="2026-05-28T13:27:00Z">
                    <m:t>ε</m:t>
                  </w:del>
                </m:r>
              </m:e>
              <m:sub>
                <m:r>
                  <w:del w:id="229" w:author="Hongliang Dang" w:date="2026-05-28T21:27:00Z" w16du:dateUtc="2026-05-28T13:27:00Z">
                    <m:rPr>
                      <m:sty m:val="p"/>
                    </m:rPr>
                    <m:t>i</m:t>
                  </w:del>
                </m:r>
              </m:sub>
            </m:sSub>
            <m:d>
              <m:dPr>
                <m:ctrlPr>
                  <w:del w:id="230" w:author="Hongliang Dang" w:date="2026-05-28T21:27:00Z" w16du:dateUtc="2026-05-28T13:27:00Z">
                    <w:rPr/>
                  </w:del>
                </m:ctrlPr>
              </m:dPr>
              <m:e>
                <m:r>
                  <w:del w:id="231" w:author="Hongliang Dang" w:date="2026-05-28T21:27:00Z" w16du:dateUtc="2026-05-28T13:27:00Z">
                    <m:rPr>
                      <m:sty m:val="bi"/>
                    </m:rPr>
                    <m:t>k</m:t>
                  </w:del>
                </m:r>
                <m:r>
                  <w:del w:id="232" w:author="Hongliang Dang" w:date="2026-05-28T21:27:00Z" w16du:dateUtc="2026-05-28T13:27:00Z">
                    <m:rPr>
                      <m:sty m:val="p"/>
                    </m:rPr>
                    <m:t>,</m:t>
                  </w:del>
                </m:r>
                <m:r>
                  <w:del w:id="233" w:author="Hongliang Dang" w:date="2026-05-28T21:27:00Z" w16du:dateUtc="2026-05-28T13:27:00Z">
                    <m:t>λ</m:t>
                  </w:del>
                </m:r>
              </m:e>
            </m:d>
            <m:r>
              <w:del w:id="234" w:author="Hongliang Dang" w:date="2026-05-28T21:27:00Z" w16du:dateUtc="2026-05-28T13:27:00Z">
                <m:rPr>
                  <m:sty m:val="p"/>
                </m:rPr>
                <m:t>∙</m:t>
              </w:del>
            </m:r>
            <m:sSub>
              <m:sSubPr>
                <m:ctrlPr>
                  <w:del w:id="235" w:author="Hongliang Dang" w:date="2026-05-28T21:27:00Z" w16du:dateUtc="2026-05-28T13:27:00Z">
                    <w:rPr/>
                  </w:del>
                </m:ctrlPr>
              </m:sSubPr>
              <m:e>
                <m:r>
                  <w:del w:id="236" w:author="Hongliang Dang" w:date="2026-05-28T21:27:00Z" w16du:dateUtc="2026-05-28T13:27:00Z">
                    <m:t>ε</m:t>
                  </w:del>
                </m:r>
              </m:e>
              <m:sub>
                <m:r>
                  <w:del w:id="237" w:author="Hongliang Dang" w:date="2026-05-28T21:27:00Z" w16du:dateUtc="2026-05-28T13:27:00Z">
                    <m:rPr>
                      <m:sty m:val="p"/>
                    </m:rPr>
                    <m:t>j</m:t>
                  </w:del>
                </m:r>
              </m:sub>
            </m:sSub>
            <m:r>
              <w:del w:id="238" w:author="Hongliang Dang" w:date="2026-05-28T21:27:00Z" w16du:dateUtc="2026-05-28T13:27:00Z">
                <m:rPr>
                  <m:sty m:val="p"/>
                </m:rPr>
                <m:t>(</m:t>
              </w:del>
            </m:r>
            <m:r>
              <w:del w:id="239" w:author="Hongliang Dang" w:date="2026-05-28T21:27:00Z" w16du:dateUtc="2026-05-28T13:27:00Z">
                <m:rPr>
                  <m:sty m:val="bi"/>
                </m:rPr>
                <m:t>k</m:t>
              </w:del>
            </m:r>
            <m:r>
              <w:del w:id="240" w:author="Hongliang Dang" w:date="2026-05-28T21:27:00Z" w16du:dateUtc="2026-05-28T13:27:00Z">
                <m:rPr>
                  <m:sty m:val="p"/>
                </m:rPr>
                <m:t>,</m:t>
              </w:del>
            </m:r>
            <m:r>
              <w:del w:id="241" w:author="Hongliang Dang" w:date="2026-05-28T21:27:00Z" w16du:dateUtc="2026-05-28T13:27:00Z">
                <m:t>λ</m:t>
              </w:del>
            </m:r>
            <m:r>
              <w:del w:id="242" w:author="Hongliang Dang" w:date="2026-05-28T21:27:00Z" w16du:dateUtc="2026-05-28T13:27:00Z">
                <m:rPr>
                  <m:sty m:val="p"/>
                </m:rPr>
                <m:t>)</m:t>
              </w:del>
            </m:r>
          </m:e>
        </m:nary>
        <m:r>
          <m:t>=</m:t>
        </m:r>
        <m:sSub>
          <m:sSubPr>
            <m:ctrlPr/>
          </m:sSubPr>
          <m:e>
            <m:r>
              <m:t>δ</m:t>
            </m:r>
          </m:e>
          <m:sub>
            <m:r>
              <m:rPr>
                <m:sty m:val="p"/>
              </m:rPr>
              <m:t>ij</m:t>
            </m:r>
          </m:sub>
        </m:sSub>
        <m:r>
          <m:rPr>
            <m:sty m:val="p"/>
          </m:rPr>
          <m:t>-</m:t>
        </m:r>
        <m:f>
          <m:fPr>
            <m:ctrlPr/>
          </m:fPr>
          <m:num>
            <m:sSub>
              <m:sSubPr>
                <m:ctrlPr/>
              </m:sSubPr>
              <m:e>
                <m:acc>
                  <m:accPr>
                    <m:ctrlPr/>
                  </m:accPr>
                  <m:e>
                    <m:r>
                      <m:t>k</m:t>
                    </m:r>
                  </m:e>
                </m:acc>
              </m:e>
              <m:sub>
                <m:r>
                  <m:rPr>
                    <m:sty m:val="p"/>
                  </m:rPr>
                  <m:t>i</m:t>
                </m:r>
              </m:sub>
            </m:sSub>
            <m:sSub>
              <m:sSubPr>
                <m:ctrlPr/>
              </m:sSubPr>
              <m:e>
                <m:acc>
                  <m:accPr>
                    <m:ctrlPr/>
                  </m:accPr>
                  <m:e>
                    <m:r>
                      <m:t>k</m:t>
                    </m:r>
                  </m:e>
                </m:acc>
              </m:e>
              <m:sub>
                <m:r>
                  <m:rPr>
                    <m:sty m:val="p"/>
                  </m:rPr>
                  <m:t>j</m:t>
                </m:r>
              </m:sub>
            </m:sSub>
          </m:num>
          <m:den>
            <m:r>
              <m:rPr>
                <m:sty m:val="p"/>
              </m:rPr>
              <m:t>|</m:t>
            </m:r>
            <m:r>
              <m:rPr>
                <m:sty m:val="b"/>
              </m:rPr>
              <m:t>k</m:t>
            </m:r>
            <m:sSup>
              <m:sSupPr>
                <m:ctrlPr/>
              </m:sSupPr>
              <m:e>
                <m:r>
                  <m:rPr>
                    <m:sty m:val="p"/>
                  </m:rPr>
                  <m:t>|</m:t>
                </m:r>
              </m:e>
              <m:sup>
                <m:r>
                  <m:t>2</m:t>
                </m:r>
              </m:sup>
            </m:sSup>
          </m:den>
        </m:f>
        <m:r>
          <m:rPr>
            <m:sty m:val="p"/>
          </m:rPr>
          <m:t>≡</m:t>
        </m:r>
        <m:sSubSup>
          <m:sSubSupPr>
            <m:ctrlPr>
              <w:rPr>
                <w:iCs/>
              </w:rPr>
            </m:ctrlPr>
          </m:sSubSupPr>
          <m:e>
            <m:r>
              <m:t>δ</m:t>
            </m:r>
          </m:e>
          <m:sub>
            <m:r>
              <m:rPr>
                <m:sty m:val="p"/>
              </m:rPr>
              <m:t>ij</m:t>
            </m:r>
          </m:sub>
          <m:sup>
            <m:r>
              <m:rPr>
                <m:sty m:val="p"/>
              </m:rPr>
              <m:t>⟂</m:t>
            </m:r>
          </m:sup>
        </m:sSubSup>
        <m:r>
          <m:rPr>
            <m:sty m:val="p"/>
          </m:rPr>
          <m:t>(</m:t>
        </m:r>
        <m:r>
          <m:rPr>
            <m:sty m:val="bi"/>
          </m:rPr>
          <m:t>k</m:t>
        </m:r>
        <m:r>
          <m:rPr>
            <m:sty m:val="p"/>
          </m:rPr>
          <m:t>)</m:t>
        </m:r>
        <m:r>
          <m:t> </m:t>
        </m:r>
        <m:r>
          <m:rPr>
            <m:sty m:val="p"/>
          </m:rPr>
          <m:t>,</m:t>
        </m:r>
      </m:oMath>
      <w:r w:rsidRPr="00F95833">
        <w:tab/>
      </w:r>
    </w:p>
    <w:p w14:paraId="05F7CD11" w14:textId="6C279D4D" w:rsidR="00162DC0" w:rsidRPr="00F95833" w:rsidRDefault="004B00B5" w:rsidP="004B00B5">
      <w:pPr>
        <w:ind w:firstLine="480"/>
      </w:pPr>
      <w:r w:rsidRPr="00F95833">
        <w:rPr>
          <w:rFonts w:hint="eastAsia"/>
        </w:rPr>
        <w:t>(</w:t>
      </w:r>
      <w:bookmarkStart w:id="243" w:name="Eq_9"/>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9</w:t>
      </w:r>
      <w:r w:rsidRPr="00F95833">
        <w:fldChar w:fldCharType="end"/>
      </w:r>
      <w:bookmarkEnd w:id="243"/>
      <w:r w:rsidRPr="00F95833">
        <w:rPr>
          <w:rFonts w:hint="eastAsia"/>
        </w:rPr>
        <w:t>)</w:t>
      </w:r>
    </w:p>
    <w:p w14:paraId="0E82C132" w14:textId="77777777" w:rsidR="00476BFE" w:rsidRDefault="00B81AEB" w:rsidP="00162DC0">
      <w:pPr>
        <w:ind w:firstLine="480"/>
      </w:pPr>
      <w:r>
        <w:t xml:space="preserve">together with the identity</w:t>
      </w:r>
    </w:p>
    <w:p w14:paraId="493A6199" w14:textId="1255EE39" w:rsidR="00162DC0" w:rsidRPr="00F95833" w:rsidRDefault="00162DC0" w:rsidP="00162DC0">
      <w:pPr>
        <w:pStyle w:val="af2"/>
        <w:ind w:firstLine="480"/>
        <w:rPr>
          <w:i/>
          <w:iCs/>
          <w:vanish/>
          <w:specVanish/>
        </w:rPr>
      </w:pPr>
      <w:r w:rsidRPr="00F95833">
        <w:rPr>
          <w:rFonts w:ascii="Times New Roman" w:hAnsi="Times New Roman"/>
          <w:i/>
        </w:rPr>
        <w:tab/>
      </w:r>
      <m:oMath>
        <m:r>
          <m:rPr>
            <m:sty m:val="p"/>
          </m:rPr>
          <m:t>∫</m:t>
        </m:r>
        <m:f>
          <m:fPr>
            <m:ctrlPr/>
          </m:fPr>
          <m:num>
            <m:sSup>
              <m:sSupPr>
                <m:ctrlPr/>
              </m:sSupPr>
              <m:e>
                <m:r>
                  <m:t>d</m:t>
                </m:r>
              </m:e>
              <m:sup>
                <m:r>
                  <m:t>3</m:t>
                </m:r>
              </m:sup>
            </m:sSup>
            <m:r>
              <m:t>k</m:t>
            </m:r>
          </m:num>
          <m:den>
            <m:r>
              <m:rPr>
                <m:sty m:val="p"/>
              </m:rPr>
              <m:t>(</m:t>
            </m:r>
            <m:r>
              <m:t>2π</m:t>
            </m:r>
            <m:sSup>
              <m:sSupPr>
                <m:ctrlPr/>
              </m:sSupPr>
              <m:e>
                <m:r>
                  <m:rPr>
                    <m:sty m:val="p"/>
                  </m:rPr>
                  <m:t>)</m:t>
                </m:r>
              </m:e>
              <m:sup>
                <m:r>
                  <m:t>3</m:t>
                </m:r>
              </m:sup>
            </m:sSup>
          </m:den>
        </m:f>
        <m:r>
          <m:t> </m:t>
        </m:r>
        <m:sSup>
          <m:sSupPr>
            <m:ctrlPr/>
          </m:sSupPr>
          <m:e>
            <m:sSubSup>
              <m:sSubSupPr>
                <m:ctrlPr>
                  <w:rPr>
                    <w:iCs/>
                  </w:rPr>
                </m:ctrlPr>
              </m:sSubSupPr>
              <m:e>
                <m:r>
                  <m:t>δ</m:t>
                </m:r>
              </m:e>
              <m:sub>
                <m:r>
                  <m:rPr>
                    <m:sty m:val="p"/>
                  </m:rPr>
                  <m:t>ij</m:t>
                </m:r>
              </m:sub>
              <m:sup>
                <m:r>
                  <m:rPr>
                    <m:sty m:val="p"/>
                  </m:rPr>
                  <m:t>⟂</m:t>
                </m:r>
              </m:sup>
            </m:sSubSup>
            <m:d>
              <m:dPr>
                <m:ctrlPr/>
              </m:dPr>
              <m:e>
                <m:r>
                  <m:rPr>
                    <m:sty m:val="bi"/>
                  </m:rPr>
                  <m:t>k</m:t>
                </m:r>
              </m:e>
            </m:d>
            <m:r>
              <m:rPr>
                <m:sty m:val="p"/>
              </m:rPr>
              <m:t>∙</m:t>
            </m:r>
            <m:r>
              <m:t>e</m:t>
            </m:r>
          </m:e>
          <m:sup>
            <m:r>
              <m:t>i</m:t>
            </m:r>
            <m:r>
              <m:rPr>
                <m:sty m:val="bi"/>
              </m:rPr>
              <m:t>k</m:t>
            </m:r>
            <m:r>
              <m:rPr>
                <m:sty m:val="p"/>
              </m:rPr>
              <m:t>⋅(</m:t>
            </m:r>
            <m:r>
              <m:rPr>
                <m:sty m:val="bi"/>
              </m:rPr>
              <m:t>r</m:t>
            </m:r>
            <m:r>
              <m:t>-</m:t>
            </m:r>
            <m:sSup>
              <m:sSupPr>
                <m:ctrlPr>
                  <w:rPr>
                    <w:i/>
                    <w:iCs/>
                  </w:rPr>
                </m:ctrlPr>
              </m:sSupPr>
              <m:e>
                <m:r>
                  <m:rPr>
                    <m:sty m:val="bi"/>
                  </m:rPr>
                  <m:t>r</m:t>
                </m:r>
              </m:e>
              <m:sup>
                <m:r>
                  <m:t>'</m:t>
                </m:r>
              </m:sup>
            </m:sSup>
            <m:r>
              <m:rPr>
                <m:sty m:val="p"/>
              </m:rPr>
              <m:t>)</m:t>
            </m:r>
          </m:sup>
        </m:sSup>
        <m:r>
          <m:rPr>
            <m:sty m:val="p"/>
          </m:rPr>
          <m:t>=</m:t>
        </m:r>
        <m:sSubSup>
          <m:sSubSupPr>
            <m:ctrlPr>
              <w:rPr>
                <w:iCs/>
              </w:rPr>
            </m:ctrlPr>
          </m:sSubSupPr>
          <m:e>
            <m:r>
              <m:t>δ</m:t>
            </m:r>
          </m:e>
          <m:sub>
            <m:r>
              <m:rPr>
                <m:sty m:val="p"/>
              </m:rPr>
              <m:t>ij</m:t>
            </m:r>
          </m:sub>
          <m:sup>
            <m:r>
              <m:rPr>
                <m:sty m:val="p"/>
              </m:rPr>
              <m:t>⟂</m:t>
            </m:r>
          </m:sup>
        </m:sSubSup>
        <m:r>
          <m:rPr>
            <m:sty m:val="p"/>
          </m:rPr>
          <m:t>(</m:t>
        </m:r>
        <m:r>
          <m:rPr>
            <m:sty m:val="bi"/>
          </m:rPr>
          <m:t>r</m:t>
        </m:r>
        <m:r>
          <m:t>-</m:t>
        </m:r>
        <m:sSup>
          <m:sSupPr>
            <m:ctrlPr>
              <w:rPr>
                <w:i/>
                <w:iCs/>
              </w:rPr>
            </m:ctrlPr>
          </m:sSupPr>
          <m:e>
            <m:r>
              <m:rPr>
                <m:sty m:val="bi"/>
              </m:rPr>
              <m:t>r</m:t>
            </m:r>
          </m:e>
          <m:sup>
            <m:r>
              <m:t>'</m:t>
            </m:r>
          </m:sup>
        </m:sSup>
        <m:r>
          <m:rPr>
            <m:sty m:val="p"/>
          </m:rPr>
          <m:t>)</m:t>
        </m:r>
        <m:r>
          <m:t> </m:t>
        </m:r>
        <m:r>
          <m:rPr>
            <m:sty m:val="p"/>
          </m:rPr>
          <m:t>,</m:t>
        </m:r>
      </m:oMath>
      <w:r w:rsidRPr="00F95833">
        <w:tab/>
      </w:r>
    </w:p>
    <w:p w14:paraId="5FBEFA87" w14:textId="1AF45AAE" w:rsidR="00476BFE"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10</w:t>
      </w:r>
      <w:r w:rsidRPr="00F95833">
        <w:fldChar w:fldCharType="end"/>
      </w:r>
      <w:r w:rsidRPr="00F95833">
        <w:rPr>
          <w:rFonts w:hint="eastAsia"/>
        </w:rPr>
        <w:t>)</w:t>
      </w:r>
    </w:p>
    <w:p w14:paraId="3C9E05FA" w14:textId="0A7DCD65" w:rsidR="00476BFE" w:rsidRPr="00F95833" w:rsidRDefault="00B81AEB" w:rsidP="00162DC0">
      <w:pPr>
        <w:ind w:firstLine="480"/>
      </w:pPr>
      <w:r w:rsidRPr="00F95833">
        <w:rPr>
          <w:rFonts w:hint="eastAsia"/>
        </w:rPr>
        <w:t xml:space="preserve">The commutation relation (Eq. 8) then holds if and only if</w:t>
      </w:r>
      <w:r w:rsidRPr="00F95833">
        <w:t xml:space="preserve"/>
      </w:r>
      <w:r w:rsidR="00162DC0" w:rsidRPr="00F95833">
        <w:rPr>
          <w:rFonts w:hint="eastAsia"/>
        </w:rPr>
        <w:t xml:space="preserve"/>
      </w:r>
      <w:r w:rsidR="004B00B5" w:rsidRPr="00F95833">
        <w:rPr>
          <w:rFonts w:hint="eastAsia"/>
        </w:rPr>
        <w:fldChar w:fldCharType="begin"/>
      </w:r>
      <w:r w:rsidR="004B00B5" w:rsidRPr="00F95833">
        <w:rPr>
          <w:rFonts w:hint="eastAsia"/>
        </w:rPr>
        <w:instrText xml:space="preserve"> REF Eq_8 \h </w:instrText>
      </w:r>
      <w:r w:rsidR="004B00B5" w:rsidRPr="00F95833">
        <w:rPr>
          <w:rFonts w:hint="eastAsia"/>
        </w:rPr>
      </w:r>
      <w:r w:rsidR="004B00B5" w:rsidRPr="00F95833">
        <w:rPr>
          <w:rFonts w:hint="eastAsia"/>
        </w:rPr>
        <w:fldChar w:fldCharType="separate"/>
      </w:r>
      <w:r w:rsidR="00D4412F">
        <w:rPr>
          <w:noProof/>
        </w:rPr>
        <w:t xml:space="preserve"/>
      </w:r>
      <w:r w:rsidR="004B00B5" w:rsidRPr="00F95833">
        <w:rPr>
          <w:rFonts w:hint="eastAsia"/>
        </w:rPr>
        <w:fldChar w:fldCharType="end"/>
      </w:r>
      <w:r w:rsidRPr="00F95833">
        <w:t xml:space="preserve"/>
      </w:r>
      <w:r w:rsidRPr="00F95833">
        <w:rPr>
          <w:rFonts w:hint="eastAsia"/>
        </w:rPr>
        <w:t/>
      </w:r>
    </w:p>
    <w:p w14:paraId="1558281B" w14:textId="7C9F8493" w:rsidR="006E7607" w:rsidRPr="00F95833" w:rsidRDefault="006E7607" w:rsidP="006E7607">
      <w:pPr>
        <w:pStyle w:val="af2"/>
        <w:ind w:firstLine="480"/>
        <w:rPr>
          <w:i/>
          <w:iCs/>
          <w:vanish/>
          <w:specVanish/>
        </w:rPr>
      </w:pPr>
      <w:r w:rsidRPr="00F95833">
        <w:rPr>
          <w:rFonts w:ascii="Times New Roman" w:hAnsi="Times New Roman"/>
          <w:i/>
        </w:rPr>
        <w:tab/>
      </w:r>
      <m:oMath>
        <m:r>
          <m:t>2</m:t>
        </m:r>
        <m:sSub>
          <m:sSubPr>
            <m:ctrlPr/>
          </m:sSubPr>
          <m:e>
            <m:r>
              <m:t>ε</m:t>
            </m:r>
          </m:e>
          <m:sub>
            <m:r>
              <m:t>0</m:t>
            </m:r>
          </m:sub>
        </m:sSub>
        <m:r>
          <m:t> </m:t>
        </m:r>
        <m:sSub>
          <m:sSubPr>
            <m:ctrlPr/>
          </m:sSubPr>
          <m:e>
            <m:r>
              <m:t>ω</m:t>
            </m:r>
          </m:e>
          <m:sub>
            <m:r>
              <m:rPr>
                <m:sty m:val="p"/>
              </m:rPr>
              <m:t>k</m:t>
            </m:r>
          </m:sub>
        </m:sSub>
        <m:r>
          <m:t> </m:t>
        </m:r>
        <m:sSubSup>
          <m:sSubSupPr>
            <m:ctrlPr/>
          </m:sSubSupPr>
          <m:e>
            <m:r>
              <m:t>N</m:t>
            </m:r>
            <m:ctrlPr>
              <w:rPr>
                <w:i/>
              </w:rPr>
            </m:ctrlPr>
          </m:e>
          <m:sub>
            <m:r>
              <m:rPr>
                <m:sty m:val="b"/>
              </m:rPr>
              <m:t>k</m:t>
            </m:r>
            <m:ctrlPr>
              <w:rPr>
                <w:b/>
                <w:bCs/>
              </w:rPr>
            </m:ctrlPr>
          </m:sub>
          <m:sup>
            <m:r>
              <m:rPr>
                <m:sty m:val="p"/>
              </m:rPr>
              <m:t>2</m:t>
            </m:r>
          </m:sup>
        </m:sSubSup>
        <m:r>
          <m:rPr>
            <m:sty m:val="p"/>
          </m:rPr>
          <m:t>=</m:t>
        </m:r>
        <m:f>
          <m:fPr>
            <m:ctrlPr/>
          </m:fPr>
          <m:num>
            <m:r>
              <m:rPr>
                <m:sty m:val="p"/>
              </m:rPr>
              <m:t>ℏ</m:t>
            </m:r>
          </m:num>
          <m:den>
            <m:r>
              <m:rPr>
                <m:sty m:val="p"/>
              </m:rPr>
              <m:t>(</m:t>
            </m:r>
            <m:r>
              <m:t>2π</m:t>
            </m:r>
            <m:sSup>
              <m:sSupPr>
                <m:ctrlPr/>
              </m:sSupPr>
              <m:e>
                <m:r>
                  <m:rPr>
                    <m:sty m:val="p"/>
                  </m:rPr>
                  <m:t>)</m:t>
                </m:r>
              </m:e>
              <m:sup>
                <m:r>
                  <m:t>3</m:t>
                </m:r>
              </m:sup>
            </m:sSup>
          </m:den>
        </m:f>
      </m:oMath>
      <w:r w:rsidRPr="00F95833">
        <w:rPr>
          <w:i/>
          <w:iCs/>
        </w:rPr>
        <w:tab/>
      </w:r>
    </w:p>
    <w:p w14:paraId="720756F1" w14:textId="3354534B" w:rsidR="00476BFE"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11</w:t>
      </w:r>
      <w:r w:rsidRPr="00F95833">
        <w:fldChar w:fldCharType="end"/>
      </w:r>
      <w:r w:rsidRPr="00F95833">
        <w:rPr>
          <w:rFonts w:hint="eastAsia"/>
        </w:rPr>
        <w:t>)</w:t>
      </w:r>
    </w:p>
    <w:p w14:paraId="1E9F522A" w14:textId="13FA38B2" w:rsidR="00476BFE" w:rsidRPr="00F95833" w:rsidRDefault="00B81AEB" w:rsidP="006E7607">
      <w:pPr>
        <w:ind w:firstLine="480"/>
      </w:pPr>
      <w:r w:rsidRPr="00F95833">
        <w:rPr>
          <w:rFonts w:hint="eastAsia"/>
        </w:rPr>
        <w:t xml:space="preserve">is satisfied. Solving for </w:t>
      </w:r>
      <w:r w:rsidRPr="00F95833">
        <w:t xml:space="preserve"> yields:</w:t>
      </w:r>
      <m:oMath>
        <m:sSub>
          <m:sSubPr>
            <m:ctrlPr>
              <w:rPr>
                <w:rFonts w:ascii="Cambria Math" w:hAnsi="Cambria Math"/>
              </w:rPr>
            </m:ctrlPr>
          </m:sSubPr>
          <m:e>
            <m:r>
              <w:rPr>
                <w:rFonts w:ascii="Cambria Math" w:hAnsi="Cambria Math"/>
              </w:rPr>
              <m:t>N</m:t>
            </m:r>
          </m:e>
          <m:sub>
            <m:r>
              <m:rPr>
                <m:sty m:val="b"/>
              </m:rPr>
              <w:rPr>
                <w:rFonts w:ascii="Cambria Math" w:hAnsi="Cambria Math"/>
              </w:rPr>
              <m:t>k</m:t>
            </m:r>
          </m:sub>
        </m:sSub>
      </m:oMath>
      <w:r w:rsidRPr="00F95833">
        <w:rPr>
          <w:rFonts w:hint="eastAsia"/>
        </w:rPr>
        <w:t/>
      </w:r>
    </w:p>
    <w:p w14:paraId="611FDD69" w14:textId="2B51D0A5" w:rsidR="006E7607" w:rsidRPr="00F95833" w:rsidRDefault="006E7607" w:rsidP="006E7607">
      <w:pPr>
        <w:pStyle w:val="af2"/>
        <w:ind w:firstLine="480"/>
        <w:rPr>
          <w:i/>
          <w:iCs/>
          <w:vanish/>
          <w:specVanish/>
        </w:rPr>
      </w:pPr>
      <w:r w:rsidRPr="00F95833">
        <w:rPr>
          <w:rFonts w:ascii="Times New Roman" w:hAnsi="Times New Roman"/>
          <w:i/>
        </w:rPr>
        <w:tab/>
      </w:r>
      <m:oMath>
        <m:sSub>
          <m:sSubPr>
            <m:ctrlPr/>
          </m:sSubPr>
          <m:e>
            <m:r>
              <m:t>N</m:t>
            </m:r>
          </m:e>
          <m:sub>
            <m:r>
              <m:rPr>
                <m:sty m:val="b"/>
              </m:rPr>
              <m:t>k</m:t>
            </m:r>
          </m:sub>
        </m:sSub>
        <m:r>
          <m:rPr>
            <m:sty m:val="p"/>
          </m:rPr>
          <m:t>=</m:t>
        </m:r>
        <m:rad>
          <m:radPr>
            <m:degHide m:val="1"/>
            <m:ctrlPr/>
          </m:radPr>
          <m:deg/>
          <m:e>
            <m:f>
              <m:fPr>
                <m:ctrlPr/>
              </m:fPr>
              <m:num>
                <m:r>
                  <m:rPr>
                    <m:sty m:val="p"/>
                  </m:rPr>
                  <m:t>ℏ</m:t>
                </m:r>
              </m:num>
              <m:den>
                <m:r>
                  <m:t>2</m:t>
                </m:r>
                <m:sSub>
                  <m:sSubPr>
                    <m:ctrlPr/>
                  </m:sSubPr>
                  <m:e>
                    <m:r>
                      <m:t>ε</m:t>
                    </m:r>
                  </m:e>
                  <m:sub>
                    <m:r>
                      <m:t>0</m:t>
                    </m:r>
                  </m:sub>
                </m:sSub>
                <m:r>
                  <m:t> </m:t>
                </m:r>
                <m:sSub>
                  <m:sSubPr>
                    <m:ctrlPr/>
                  </m:sSubPr>
                  <m:e>
                    <m:r>
                      <m:t>ω</m:t>
                    </m:r>
                  </m:e>
                  <m:sub>
                    <m:r>
                      <m:rPr>
                        <m:sty m:val="p"/>
                      </m:rPr>
                      <m:t>k</m:t>
                    </m:r>
                  </m:sub>
                </m:sSub>
                <m:r>
                  <m:t> </m:t>
                </m:r>
                <m:r>
                  <m:rPr>
                    <m:sty m:val="p"/>
                  </m:rPr>
                  <m:t>(</m:t>
                </m:r>
                <m:r>
                  <m:t>2π</m:t>
                </m:r>
                <m:sSup>
                  <m:sSupPr>
                    <m:ctrlPr/>
                  </m:sSupPr>
                  <m:e>
                    <m:r>
                      <m:rPr>
                        <m:sty m:val="p"/>
                      </m:rPr>
                      <m:t>)</m:t>
                    </m:r>
                  </m:e>
                  <m:sup>
                    <m:r>
                      <m:t>3</m:t>
                    </m:r>
                  </m:sup>
                </m:sSup>
              </m:den>
            </m:f>
          </m:e>
        </m:rad>
      </m:oMath>
      <w:r w:rsidRPr="00F95833">
        <w:rPr>
          <w:i/>
          <w:iCs/>
        </w:rPr>
        <w:tab/>
      </w:r>
    </w:p>
    <w:p w14:paraId="1E7E0247" w14:textId="3B5C16AD" w:rsidR="006E7607" w:rsidRPr="00F95833" w:rsidRDefault="004B00B5" w:rsidP="004B00B5">
      <w:pPr>
        <w:ind w:firstLine="480"/>
      </w:pPr>
      <w:r w:rsidRPr="00F95833">
        <w:rPr>
          <w:rFonts w:hint="eastAsia"/>
        </w:rPr>
        <w:t>(</w:t>
      </w:r>
      <w:bookmarkStart w:id="244" w:name="Eq_12"/>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12</w:t>
      </w:r>
      <w:r w:rsidRPr="00F95833">
        <w:fldChar w:fldCharType="end"/>
      </w:r>
      <w:bookmarkEnd w:id="244"/>
      <w:r w:rsidRPr="00F95833">
        <w:rPr>
          <w:rFonts w:hint="eastAsia"/>
        </w:rPr>
        <w:t>)</w:t>
      </w:r>
    </w:p>
    <w:p w14:paraId="632A1E4E" w14:textId="126924AF" w:rsidR="00476BFE" w:rsidRPr="00F95833" w:rsidRDefault="00B81AEB" w:rsidP="006E7607">
      <w:pPr>
        <w:ind w:firstLine="480"/>
      </w:pPr>
      <w:r w:rsidRPr="00F95833">
        <w:rPr>
          <w:rFonts w:hint="eastAsia"/>
        </w:rPr>
        <w:t xml:space="preserve">This is the standard result under the continuum normalization convention </w:t>
      </w:r>
      <w:r w:rsidRPr="00F95833">
        <w:t xml:space="preserve">.</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
              </m:rPr>
              <w:rPr>
                <w:rFonts w:ascii="Cambria Math" w:hAnsi="Cambria Math"/>
              </w:rPr>
              <m:t>k</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sSup>
              <m:sSupPr>
                <m:ctrlPr>
                  <w:rPr>
                    <w:rFonts w:ascii="Cambria Math" w:hAnsi="Cambria Math"/>
                  </w:rPr>
                </m:ctrlPr>
              </m:sSupPr>
              <m:e>
                <m:r>
                  <m:rPr>
                    <m:sty m:val="b"/>
                  </m:rPr>
                  <w:rPr>
                    <w:rFonts w:ascii="Cambria Math" w:hAnsi="Cambria Math"/>
                  </w:rPr>
                  <m:t>k</m:t>
                </m:r>
              </m:e>
              <m:sup>
                <m:r>
                  <m:rPr>
                    <m:sty m:val="p"/>
                  </m:rPr>
                  <w:rPr>
                    <w:rFonts w:ascii="Cambria Math" w:hAnsi="Cambria Math"/>
                  </w:rPr>
                  <m:t>'</m:t>
                </m:r>
              </m:sup>
            </m:sSup>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m:t>
        </m:r>
        <m:sSup>
          <m:sSupPr>
            <m:ctrlPr>
              <w:rPr>
                <w:rFonts w:ascii="Cambria Math" w:hAnsi="Cambria Math"/>
                <w:i/>
                <w:iCs/>
              </w:rPr>
            </m:ctrlPr>
          </m:sSupPr>
          <m:e>
            <m:r>
              <m:rPr>
                <m:sty m:val="bi"/>
              </m:rPr>
              <w:rPr>
                <w:rFonts w:ascii="Cambria Math" w:hAnsi="Cambria Math"/>
              </w:rPr>
              <m:t>k</m:t>
            </m:r>
          </m:e>
          <m:sup>
            <m:r>
              <w:rPr>
                <w:rFonts w:ascii="Cambria Math" w:hAnsi="Cambria Math"/>
              </w:rPr>
              <m:t>'</m:t>
            </m:r>
          </m:sup>
        </m:sSup>
        <m:r>
          <m:rPr>
            <m:sty m:val="p"/>
          </m:rPr>
          <w:rPr>
            <w:rFonts w:ascii="Cambria Math" w:hAnsi="Cambria Math"/>
          </w:rPr>
          <m:t>)</m:t>
        </m:r>
      </m:oMath>
      <w:r w:rsidRPr="00F95833">
        <w:t xml:space="preserve"/>
      </w:r>
      <w:r w:rsidRPr="00F95833">
        <w:rPr>
          <w:rFonts w:hint="eastAsia"/>
        </w:rPr>
        <w:t/>
      </w:r>
    </w:p>
    <w:p w14:paraId="61D97F3C" w14:textId="77777777" w:rsidR="00476BFE" w:rsidRPr="00F95833" w:rsidRDefault="00B81AEB" w:rsidP="006C486C">
      <w:pPr>
        <w:pStyle w:val="TOC"/>
        <w:ind w:firstLine="301"/>
      </w:pPr>
      <w:bookmarkStart w:id="245" w:name="场算符"/>
      <w:bookmarkEnd w:id="215"/>
      <w:r>
        <w:t xml:space="preserve">Field Operators</w:t>
      </w:r>
    </w:p>
    <w:p w14:paraId="6FF30606" w14:textId="77777777" w:rsidR="00476BFE" w:rsidRPr="00F95833" w:rsidRDefault="006702AA" w:rsidP="006C486C">
      <w:pPr>
        <w:ind w:firstLine="480"/>
      </w:pPr>
      <w:r>
        <w:t xml:space="preserve">In the Coulomb gauge, the quantized electric and magnetic field operators read:</w:t>
      </w:r>
    </w:p>
    <w:p w14:paraId="593AFD3A" w14:textId="3EC12315" w:rsidR="006C486C" w:rsidRPr="00F95833" w:rsidRDefault="006C486C" w:rsidP="006C486C">
      <w:pPr>
        <w:pStyle w:val="af2"/>
        <w:ind w:firstLine="480"/>
        <w:rPr>
          <w:i/>
          <w:iCs/>
          <w:vanish/>
          <w:specVanish/>
        </w:rPr>
      </w:pPr>
      <w:r w:rsidRPr="00F95833">
        <w:rPr>
          <w:rFonts w:ascii="Times New Roman" w:hAnsi="Times New Roman"/>
          <w:i/>
        </w:rPr>
        <w:lastRenderedPageBreak/>
        <w:tab/>
      </w:r>
      <m:oMath>
        <m:acc>
          <m:accPr>
            <m:ctrlPr/>
          </m:accPr>
          <m:e>
            <m:r>
              <m:rPr>
                <m:sty m:val="bi"/>
              </m:rPr>
              <m:t>E</m:t>
            </m:r>
          </m:e>
        </m:acc>
        <m:d>
          <m:dPr>
            <m:ctrlPr/>
          </m:dPr>
          <m:e>
            <m:r>
              <m:rPr>
                <m:sty m:val="bi"/>
              </m:rPr>
              <m:t>r</m:t>
            </m:r>
            <m:r>
              <m:rPr>
                <m:sty m:val="p"/>
              </m:rPr>
              <m:t>,</m:t>
            </m:r>
            <m:r>
              <m:t>t</m:t>
            </m:r>
          </m:e>
        </m:d>
        <m:r>
          <m:rPr>
            <m:sty m:val="p"/>
          </m:rPr>
          <m:t>=-</m:t>
        </m:r>
        <m:f>
          <m:fPr>
            <m:ctrlPr/>
          </m:fPr>
          <m:num>
            <m:r>
              <m:rPr>
                <m:sty m:val="p"/>
              </m:rPr>
              <m:t>∂</m:t>
            </m:r>
            <m:acc>
              <m:accPr>
                <m:ctrlPr>
                  <w:rPr>
                    <w:i/>
                    <w:iCs/>
                  </w:rPr>
                </m:ctrlPr>
              </m:accPr>
              <m:e>
                <m:r>
                  <m:rPr>
                    <m:sty m:val="bi"/>
                  </m:rPr>
                  <m:t>A</m:t>
                </m:r>
              </m:e>
            </m:acc>
          </m:num>
          <m:den>
            <m:r>
              <m:rPr>
                <m:sty m:val="p"/>
              </m:rPr>
              <m:t>∂</m:t>
            </m:r>
            <m:r>
              <m:t>t</m:t>
            </m:r>
          </m:den>
        </m:f>
        <m:r>
          <m:rPr>
            <m:sty m:val="p"/>
          </m:rPr>
          <m:t>=</m:t>
        </m:r>
        <m:r>
          <m:t>i</m:t>
        </m:r>
        <m:r>
          <m:rPr>
            <m:sty m:val="p"/>
          </m:rPr>
          <m:t>∫</m:t>
        </m:r>
        <m:sSup>
          <m:sSupPr>
            <m:ctrlPr/>
          </m:sSupPr>
          <m:e>
            <m:r>
              <m:t>d</m:t>
            </m:r>
          </m:e>
          <m:sup>
            <m:r>
              <m:t>3</m:t>
            </m:r>
          </m:sup>
        </m:sSup>
        <m:r>
          <m:t>k</m:t>
        </m:r>
        <m:nary>
          <m:naryPr>
            <m:chr m:val="∑"/>
            <m:limLoc m:val="undOvr"/>
            <m:supHide m:val="1"/>
            <m:ctrlPr>
              <w:rPr>
                <w:i/>
              </w:rPr>
            </m:ctrlPr>
          </m:naryPr>
          <m:sub>
            <m:r>
              <m:t>λ</m:t>
            </m:r>
          </m:sub>
          <m:sup/>
          <m:e>
            <m:sSub>
              <m:sSubPr>
                <m:ctrlPr>
                  <w:rPr>
                    <w:i/>
                  </w:rPr>
                </m:ctrlPr>
              </m:sSubPr>
              <m:e>
                <m:r>
                  <m:t>ω</m:t>
                </m:r>
              </m:e>
              <m:sub>
                <m:r>
                  <m:rPr>
                    <m:sty m:val="p"/>
                  </m:rPr>
                  <m:t>k</m:t>
                </m:r>
              </m:sub>
            </m:sSub>
            <m:sSub>
              <m:sSubPr>
                <m:ctrlPr/>
              </m:sSubPr>
              <m:e>
                <m:r>
                  <m:t>N</m:t>
                </m:r>
              </m:e>
              <m:sub>
                <m:r>
                  <m:rPr>
                    <m:sty m:val="b"/>
                  </m:rPr>
                  <m:t>k</m:t>
                </m:r>
              </m:sub>
            </m:sSub>
            <m:d>
              <m:dPr>
                <m:begChr m:val="["/>
                <m:endChr m:val="]"/>
                <m:ctrlPr/>
              </m:dPr>
              <m:e>
                <m:sSub>
                  <m:sSubPr>
                    <m:ctrlPr/>
                  </m:sSubPr>
                  <m:e>
                    <m:acc>
                      <m:accPr>
                        <m:ctrlPr/>
                      </m:accPr>
                      <m:e>
                        <m:r>
                          <m:t>a</m:t>
                        </m:r>
                      </m:e>
                    </m:acc>
                  </m:e>
                  <m:sub>
                    <m:r>
                      <m:rPr>
                        <m:sty m:val="b"/>
                      </m:rPr>
                      <m:t>k</m:t>
                    </m:r>
                    <m:r>
                      <m:rPr>
                        <m:sty m:val="p"/>
                      </m:rPr>
                      <m:t>λ</m:t>
                    </m:r>
                  </m:sub>
                </m:sSub>
                <m:sSub>
                  <m:sSubPr>
                    <m:ctrlPr/>
                  </m:sSubPr>
                  <m:e>
                    <m:r>
                      <m:rPr>
                        <m:sty m:val="bi"/>
                      </m:rPr>
                      <m:t>ε</m:t>
                    </m:r>
                  </m:e>
                  <m:sub>
                    <m:r>
                      <m:rPr>
                        <m:sty m:val="b"/>
                      </m:rPr>
                      <m:t>k</m:t>
                    </m:r>
                    <m:r>
                      <m:t>λ</m:t>
                    </m:r>
                  </m:sub>
                </m:sSub>
                <m:sSup>
                  <m:sSupPr>
                    <m:ctrlPr/>
                  </m:sSupPr>
                  <m:e>
                    <m:r>
                      <m:t>e</m:t>
                    </m:r>
                  </m:e>
                  <m:sup>
                    <m:r>
                      <m:rPr>
                        <m:sty m:val="p"/>
                      </m:rPr>
                      <m:t>-</m:t>
                    </m:r>
                    <m:r>
                      <m:t>i</m:t>
                    </m:r>
                    <m:d>
                      <m:dPr>
                        <m:ctrlPr/>
                      </m:dPr>
                      <m:e>
                        <m:sSub>
                          <m:sSubPr>
                            <m:ctrlPr/>
                          </m:sSubPr>
                          <m:e>
                            <m:r>
                              <m:t>ω</m:t>
                            </m:r>
                          </m:e>
                          <m:sub>
                            <m:r>
                              <m:rPr>
                                <m:sty m:val="p"/>
                              </m:rPr>
                              <m:t>k</m:t>
                            </m:r>
                          </m:sub>
                        </m:sSub>
                        <m:r>
                          <m:t>t</m:t>
                        </m:r>
                        <m:r>
                          <m:rPr>
                            <m:sty m:val="p"/>
                          </m:rPr>
                          <m:t>-</m:t>
                        </m:r>
                        <m:r>
                          <m:rPr>
                            <m:sty m:val="bi"/>
                          </m:rPr>
                          <m:t>k</m:t>
                        </m:r>
                        <m:r>
                          <m:t>⋅</m:t>
                        </m:r>
                        <m:r>
                          <m:rPr>
                            <m:sty m:val="bi"/>
                          </m:rPr>
                          <m:t>r</m:t>
                        </m:r>
                      </m:e>
                    </m:d>
                  </m:sup>
                </m:sSup>
                <m:r>
                  <m:rPr>
                    <m:sty m:val="p"/>
                  </m:rPr>
                  <m:t>-h.c.</m:t>
                </m:r>
              </m:e>
            </m:d>
          </m:e>
        </m:nary>
        <m:r>
          <m:t>,</m:t>
        </m:r>
      </m:oMath>
      <w:r w:rsidRPr="00F95833">
        <w:tab/>
      </w:r>
    </w:p>
    <w:p w14:paraId="47118D63" w14:textId="69482A8A" w:rsidR="006C486C"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13</w:t>
      </w:r>
      <w:r w:rsidRPr="00F95833">
        <w:fldChar w:fldCharType="end"/>
      </w:r>
      <w:r w:rsidRPr="00F95833">
        <w:rPr>
          <w:rFonts w:hint="eastAsia"/>
        </w:rPr>
        <w:t>)</w:t>
      </w:r>
    </w:p>
    <w:p w14:paraId="0769D759" w14:textId="78A7BD31" w:rsidR="006C486C" w:rsidRPr="00F95833" w:rsidRDefault="006C486C" w:rsidP="006C486C">
      <w:pPr>
        <w:pStyle w:val="af2"/>
        <w:ind w:firstLine="480"/>
        <w:rPr>
          <w:i/>
          <w:iCs/>
          <w:vanish/>
          <w:specVanish/>
        </w:rPr>
      </w:pPr>
      <w:r w:rsidRPr="00F95833">
        <w:rPr>
          <w:rFonts w:ascii="Times New Roman" w:hAnsi="Times New Roman"/>
          <w:i/>
        </w:rPr>
        <w:tab/>
      </w:r>
      <m:oMath>
        <m:acc>
          <m:accPr>
            <m:ctrlPr/>
          </m:accPr>
          <m:e>
            <m:r>
              <m:rPr>
                <m:sty m:val="bi"/>
              </m:rPr>
              <m:t>B</m:t>
            </m:r>
          </m:e>
        </m:acc>
        <m:r>
          <m:rPr>
            <m:sty m:val="p"/>
          </m:rPr>
          <m:t>(</m:t>
        </m:r>
        <m:r>
          <m:rPr>
            <m:sty m:val="bi"/>
          </m:rPr>
          <m:t>r</m:t>
        </m:r>
        <m:r>
          <m:rPr>
            <m:sty m:val="p"/>
          </m:rPr>
          <m:t>,t)=∇×</m:t>
        </m:r>
        <m:acc>
          <m:accPr>
            <m:ctrlPr>
              <w:rPr>
                <w:i/>
                <w:iCs/>
              </w:rPr>
            </m:ctrlPr>
          </m:accPr>
          <m:e>
            <m:r>
              <m:rPr>
                <m:sty m:val="bi"/>
              </m:rPr>
              <m:t>A</m:t>
            </m:r>
          </m:e>
        </m:acc>
        <m:r>
          <m:rPr>
            <m:sty m:val="p"/>
          </m:rPr>
          <m:t>=</m:t>
        </m:r>
        <m:r>
          <m:t>i</m:t>
        </m:r>
        <m:r>
          <m:rPr>
            <m:sty m:val="p"/>
          </m:rPr>
          <m:t>∫</m:t>
        </m:r>
        <m:sSup>
          <m:sSupPr>
            <m:ctrlPr/>
          </m:sSupPr>
          <m:e>
            <m:r>
              <m:rPr>
                <m:sty m:val="p"/>
              </m:rPr>
              <m:t>d</m:t>
            </m:r>
          </m:e>
          <m:sup>
            <m:r>
              <m:rPr>
                <m:sty m:val="p"/>
              </m:rPr>
              <m:t>3</m:t>
            </m:r>
          </m:sup>
        </m:sSup>
        <m:r>
          <m:t>k</m:t>
        </m:r>
        <m:nary>
          <m:naryPr>
            <m:chr m:val="∑"/>
            <m:limLoc m:val="undOvr"/>
            <m:supHide m:val="1"/>
            <m:ctrlPr/>
          </m:naryPr>
          <m:sub>
            <m:r>
              <m:t>λ</m:t>
            </m:r>
          </m:sub>
          <m:sup/>
          <m:e>
            <m:sSub>
              <m:sSubPr>
                <m:ctrlPr/>
              </m:sSubPr>
              <m:e>
                <m:r>
                  <m:t>N</m:t>
                </m:r>
              </m:e>
              <m:sub>
                <m:r>
                  <m:rPr>
                    <m:sty m:val="b"/>
                  </m:rPr>
                  <m:t>k</m:t>
                </m:r>
              </m:sub>
            </m:sSub>
            <m:d>
              <m:dPr>
                <m:begChr m:val="["/>
                <m:endChr m:val="]"/>
                <m:ctrlPr/>
              </m:dPr>
              <m:e>
                <m:sSub>
                  <m:sSubPr>
                    <m:ctrlPr/>
                  </m:sSubPr>
                  <m:e>
                    <m:acc>
                      <m:accPr>
                        <m:ctrlPr/>
                      </m:accPr>
                      <m:e>
                        <m:r>
                          <m:t>a</m:t>
                        </m:r>
                      </m:e>
                    </m:acc>
                  </m:e>
                  <m:sub>
                    <m:r>
                      <m:rPr>
                        <m:sty m:val="b"/>
                      </m:rPr>
                      <m:t>k</m:t>
                    </m:r>
                    <m:r>
                      <m:rPr>
                        <m:sty m:val="p"/>
                      </m:rPr>
                      <m:t>λ</m:t>
                    </m:r>
                  </m:sub>
                </m:sSub>
                <m:d>
                  <m:dPr>
                    <m:ctrlPr/>
                  </m:dPr>
                  <m:e>
                    <m:r>
                      <m:rPr>
                        <m:sty m:val="b"/>
                      </m:rPr>
                      <m:t>k</m:t>
                    </m:r>
                    <m:r>
                      <m:rPr>
                        <m:sty m:val="p"/>
                      </m:rPr>
                      <m:t>×</m:t>
                    </m:r>
                    <m:sSub>
                      <m:sSubPr>
                        <m:ctrlPr/>
                      </m:sSubPr>
                      <m:e>
                        <m:r>
                          <m:rPr>
                            <m:sty m:val="bi"/>
                          </m:rPr>
                          <m:t>ε</m:t>
                        </m:r>
                      </m:e>
                      <m:sub>
                        <m:r>
                          <m:rPr>
                            <m:sty m:val="b"/>
                          </m:rPr>
                          <m:t>k</m:t>
                        </m:r>
                        <m:r>
                          <m:rPr>
                            <m:sty m:val="p"/>
                          </m:rPr>
                          <m:t>λ</m:t>
                        </m:r>
                      </m:sub>
                    </m:sSub>
                  </m:e>
                </m:d>
                <m:sSup>
                  <m:sSupPr>
                    <m:ctrlPr/>
                  </m:sSupPr>
                  <m:e>
                    <m:r>
                      <m:rPr>
                        <m:sty m:val="p"/>
                      </m:rPr>
                      <m:t>e</m:t>
                    </m:r>
                  </m:e>
                  <m:sup>
                    <m:r>
                      <m:rPr>
                        <m:sty m:val="p"/>
                      </m:rPr>
                      <m:t>-i</m:t>
                    </m:r>
                    <m:d>
                      <m:dPr>
                        <m:ctrlPr/>
                      </m:dPr>
                      <m:e>
                        <m:sSub>
                          <m:sSubPr>
                            <m:ctrlPr/>
                          </m:sSubPr>
                          <m:e>
                            <m:r>
                              <m:t>ω</m:t>
                            </m:r>
                          </m:e>
                          <m:sub>
                            <m:r>
                              <m:rPr>
                                <m:sty m:val="p"/>
                              </m:rPr>
                              <m:t>k</m:t>
                            </m:r>
                          </m:sub>
                        </m:sSub>
                        <m:r>
                          <m:rPr>
                            <m:sty m:val="p"/>
                          </m:rPr>
                          <m:t>t-</m:t>
                        </m:r>
                        <m:r>
                          <m:rPr>
                            <m:sty m:val="bi"/>
                          </m:rPr>
                          <m:t>k</m:t>
                        </m:r>
                        <m:r>
                          <m:t>⋅</m:t>
                        </m:r>
                        <m:r>
                          <m:rPr>
                            <m:sty m:val="bi"/>
                          </m:rPr>
                          <m:t>r</m:t>
                        </m:r>
                      </m:e>
                    </m:d>
                  </m:sup>
                </m:sSup>
                <m:r>
                  <m:rPr>
                    <m:sty m:val="p"/>
                  </m:rPr>
                  <m:t>-h.c.</m:t>
                </m:r>
              </m:e>
            </m:d>
          </m:e>
        </m:nary>
      </m:oMath>
      <w:r w:rsidRPr="00F95833">
        <w:tab/>
      </w:r>
    </w:p>
    <w:p w14:paraId="027736A5" w14:textId="1A2C9E00" w:rsidR="006C486C"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14</w:t>
      </w:r>
      <w:r w:rsidRPr="00F95833">
        <w:fldChar w:fldCharType="end"/>
      </w:r>
      <w:r w:rsidRPr="00F95833">
        <w:rPr>
          <w:rFonts w:hint="eastAsia"/>
        </w:rPr>
        <w:t>)</w:t>
      </w:r>
    </w:p>
    <w:p w14:paraId="32780C18" w14:textId="77777777" w:rsidR="00476BFE" w:rsidRPr="00F95833" w:rsidRDefault="00B81AEB" w:rsidP="001C6692">
      <w:pPr>
        <w:pStyle w:val="TOC"/>
        <w:ind w:firstLine="301"/>
      </w:pPr>
      <w:bookmarkStart w:id="246" w:name="自由场哈密顿量"/>
      <w:bookmarkEnd w:id="245"/>
      <w:r>
        <w:t xml:space="preserve">Free-Field Hamiltonian</w:t>
      </w:r>
    </w:p>
    <w:p w14:paraId="4274B862" w14:textId="77777777" w:rsidR="00476BFE" w:rsidRPr="00F95833" w:rsidRDefault="001F2B72" w:rsidP="001C6692">
      <w:pPr>
        <w:ind w:firstLine="480"/>
      </w:pPr>
      <w:r>
        <w:t xml:space="preserve">From the field operators one obtains the free-field Hamiltonian:</w:t>
      </w:r>
    </w:p>
    <w:p w14:paraId="12D252E8" w14:textId="2E6CB190" w:rsidR="008F34BF" w:rsidRPr="00F95833" w:rsidRDefault="008F34BF" w:rsidP="008F34BF">
      <w:pPr>
        <w:pStyle w:val="af2"/>
        <w:ind w:firstLine="480"/>
        <w:rPr>
          <w:i/>
          <w:iCs/>
          <w:vanish/>
          <w:specVanish/>
        </w:rPr>
      </w:pPr>
      <w:r w:rsidRPr="00F95833">
        <w:rPr>
          <w:rFonts w:ascii="Times New Roman" w:hAnsi="Times New Roman"/>
          <w:i/>
        </w:rPr>
        <w:tab/>
      </w:r>
      <m:oMath>
        <m:sSub>
          <m:sSubPr>
            <m:ctrlPr/>
          </m:sSubPr>
          <m:e>
            <m:acc>
              <m:accPr>
                <m:ctrlPr/>
              </m:accPr>
              <m:e>
                <m:r>
                  <m:t>H</m:t>
                </m:r>
              </m:e>
            </m:acc>
          </m:e>
          <m:sub>
            <m:r>
              <m:t>0</m:t>
            </m:r>
          </m:sub>
        </m:sSub>
        <m:r>
          <m:rPr>
            <m:sty m:val="p"/>
          </m:rPr>
          <m:t>=∫</m:t>
        </m:r>
        <m:sSup>
          <m:sSupPr>
            <m:ctrlPr/>
          </m:sSupPr>
          <m:e>
            <m:r>
              <m:t>d</m:t>
            </m:r>
          </m:e>
          <m:sup>
            <m:r>
              <m:t>3</m:t>
            </m:r>
          </m:sup>
        </m:sSup>
        <m:r>
          <m:t>k</m:t>
        </m:r>
        <m:nary>
          <m:naryPr>
            <m:chr m:val="∑"/>
            <m:limLoc m:val="undOvr"/>
            <m:supHide m:val="1"/>
            <m:ctrlPr>
              <w:rPr>
                <w:i/>
              </w:rPr>
            </m:ctrlPr>
          </m:naryPr>
          <m:sub>
            <m:r>
              <m:t>λ</m:t>
            </m:r>
          </m:sub>
          <m:sup/>
          <m:e>
            <m:r>
              <m:t>ℏ</m:t>
            </m:r>
            <m:sSub>
              <m:sSubPr>
                <m:ctrlPr/>
              </m:sSubPr>
              <m:e>
                <m:r>
                  <m:t>ω</m:t>
                </m:r>
              </m:e>
              <m:sub>
                <m:r>
                  <m:rPr>
                    <m:sty m:val="p"/>
                  </m:rPr>
                  <m:t>k</m:t>
                </m:r>
              </m:sub>
            </m:sSub>
            <m:d>
              <m:dPr>
                <m:ctrlPr/>
              </m:dPr>
              <m:e>
                <m:sSubSup>
                  <m:sSubSupPr>
                    <m:ctrlPr/>
                  </m:sSubSupPr>
                  <m:e>
                    <m:acc>
                      <m:accPr>
                        <m:ctrlPr/>
                      </m:accPr>
                      <m:e>
                        <m:r>
                          <m:t>a</m:t>
                        </m:r>
                      </m:e>
                    </m:acc>
                  </m:e>
                  <m:sub>
                    <m:r>
                      <m:rPr>
                        <m:sty m:val="b"/>
                      </m:rPr>
                      <m:t>k</m:t>
                    </m:r>
                    <m:r>
                      <m:rPr>
                        <m:sty m:val="p"/>
                      </m:rPr>
                      <m:t>λ</m:t>
                    </m:r>
                  </m:sub>
                  <m:sup>
                    <m:r>
                      <m:rPr>
                        <m:sty m:val="p"/>
                      </m:rPr>
                      <m:t>†</m:t>
                    </m:r>
                  </m:sup>
                </m:sSubSup>
                <m:sSub>
                  <m:sSubPr>
                    <m:ctrlPr/>
                  </m:sSubPr>
                  <m:e>
                    <m:acc>
                      <m:accPr>
                        <m:ctrlPr/>
                      </m:accPr>
                      <m:e>
                        <m:r>
                          <m:t>a</m:t>
                        </m:r>
                      </m:e>
                    </m:acc>
                  </m:e>
                  <m:sub>
                    <m:r>
                      <m:rPr>
                        <m:sty m:val="b"/>
                      </m:rPr>
                      <m:t>k</m:t>
                    </m:r>
                    <m:r>
                      <m:rPr>
                        <m:sty m:val="p"/>
                      </m:rPr>
                      <m:t>λ</m:t>
                    </m:r>
                  </m:sub>
                </m:sSub>
                <m:r>
                  <m:rPr>
                    <m:sty m:val="p"/>
                  </m:rPr>
                  <m:t>+</m:t>
                </m:r>
                <m:f>
                  <m:fPr>
                    <m:ctrlPr/>
                  </m:fPr>
                  <m:num>
                    <m:r>
                      <m:t>1</m:t>
                    </m:r>
                  </m:num>
                  <m:den>
                    <m:r>
                      <m:t>2</m:t>
                    </m:r>
                  </m:den>
                </m:f>
              </m:e>
            </m:d>
            <m:r>
              <m:t> </m:t>
            </m:r>
          </m:e>
        </m:nary>
        <m:r>
          <m:rPr>
            <m:sty m:val="p"/>
          </m:rPr>
          <m:t>.</m:t>
        </m:r>
      </m:oMath>
      <w:r w:rsidRPr="00F95833">
        <w:tab/>
      </w:r>
    </w:p>
    <w:p w14:paraId="29C356D0" w14:textId="78615186" w:rsidR="001F2B72" w:rsidRDefault="00EF0FFF" w:rsidP="00EF0FFF">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15</w:t>
      </w:r>
      <w:r w:rsidRPr="00F95833">
        <w:fldChar w:fldCharType="end"/>
      </w:r>
      <w:r w:rsidRPr="00F95833">
        <w:rPr>
          <w:rFonts w:hint="eastAsia"/>
        </w:rPr>
        <w:t>)</w:t>
      </w:r>
    </w:p>
    <w:p w14:paraId="45E63CCF" w14:textId="77777777" w:rsidR="00076EF7" w:rsidRPr="00F95833" w:rsidRDefault="00076EF7" w:rsidP="00EF0FFF">
      <w:pPr>
        <w:ind w:firstLine="480"/>
      </w:pPr>
      <w:r>
        <w:t xml:space="preserve">The zero-point energy plays no role in the dynamics and is omitted hereafter.</w:t>
      </w:r>
    </w:p>
    <w:p w14:paraId="2CB7A379" w14:textId="2AFFB424" w:rsidR="00E34494" w:rsidRDefault="00D659A7">
      <w:pPr>
        <w:pStyle w:val="1"/>
      </w:pPr>
      <w:r>
        <w:t xml:space="preserve">IV.  QUANTIZATION IN THE LORENZ GAUGE</w:t>
      </w:r>
    </w:p>
    <w:p w14:paraId="1C071D5E" w14:textId="77777777" w:rsidR="00E34494" w:rsidRDefault="00B81AEB">
      <w:pPr>
        <w:pStyle w:val="TOC"/>
        <w:ind w:firstLine="301"/>
      </w:pPr>
      <w:r>
        <w:t xml:space="preserve">Lorenz Gauge Condition and Covariant Wave Equation</w:t>
      </w:r>
    </w:p>
    <w:p w14:paraId="57FE72C4" w14:textId="77777777" w:rsidR="00E34494" w:rsidRDefault="00B81AEB">
      <w:pPr>
        <w:pStyle w:val="a0"/>
        <w:ind w:firstLine="480"/>
      </w:pPr>
      <w:r>
        <w:t xml:space="preserve">The Coulomb gauge imposes div A = 0, restricting the vector potential to transverse degrees of freedom but sacrificing manifest Lorentz covariance. The Lorenz gauge remedies this by introducing a covariant scalar condition, which reads:</w:t>
      </w:r>
    </w:p>
    <w:p w14:paraId="59E32164" w14:textId="27E749FA" w:rsidR="008C11D1" w:rsidRPr="00F95833" w:rsidRDefault="008C11D1" w:rsidP="008C11D1">
      <w:pPr>
        <w:pStyle w:val="af2"/>
        <w:ind w:firstLine="480"/>
        <w:rPr>
          <w:i/>
          <w:iCs/>
          <w:vanish/>
          <w:specVanish/>
        </w:rPr>
      </w:pPr>
      <w:r>
        <w:rPr>
          <w:rFonts w:ascii="Times New Roman" w:hAnsi="Times New Roman"/>
        </w:rPr>
        <w:tab/>
      </w:r>
      <m:oMath>
        <m:sSub>
          <m:sSubPr>
            <m:ctrlPr/>
          </m:sSubPr>
          <m:e>
            <m:r>
              <m:rPr>
                <m:sty m:val="p"/>
              </m:rPr>
              <m:t>∂</m:t>
            </m:r>
          </m:e>
          <m:sub>
            <m:r>
              <m:t>μ</m:t>
            </m:r>
          </m:sub>
        </m:sSub>
        <m:sSup>
          <m:sSupPr>
            <m:ctrlPr/>
          </m:sSupPr>
          <m:e>
            <m:r>
              <m:t>A</m:t>
            </m:r>
          </m:e>
          <m:sup>
            <m:r>
              <m:t>μ</m:t>
            </m:r>
          </m:sup>
        </m:sSup>
        <m:r>
          <m:rPr>
            <m:sty m:val="p"/>
          </m:rPr>
          <m:t>≡</m:t>
        </m:r>
        <m:f>
          <m:fPr>
            <m:ctrlPr/>
          </m:fPr>
          <m:num>
            <m:r>
              <m:rPr>
                <m:sty m:val="p"/>
              </m:rPr>
              <m:t>1</m:t>
            </m:r>
          </m:num>
          <m:den>
            <m:sSup>
              <m:sSupPr>
                <m:ctrlPr>
                  <w:rPr>
                    <w:i/>
                    <w:iCs/>
                  </w:rPr>
                </m:ctrlPr>
              </m:sSupPr>
              <m:e>
                <m:r>
                  <m:t>c</m:t>
                </m:r>
              </m:e>
              <m:sup>
                <m:r>
                  <m:t>2</m:t>
                </m:r>
              </m:sup>
            </m:sSup>
          </m:den>
        </m:f>
        <m:f>
          <m:fPr>
            <m:ctrlPr/>
          </m:fPr>
          <m:num>
            <m:r>
              <m:rPr>
                <m:sty m:val="p"/>
              </m:rPr>
              <m:t>∂</m:t>
            </m:r>
            <m:r>
              <m:t>ϕ</m:t>
            </m:r>
          </m:num>
          <m:den>
            <m:r>
              <m:rPr>
                <m:sty m:val="p"/>
              </m:rPr>
              <m:t>∂</m:t>
            </m:r>
            <m:r>
              <m:t>t</m:t>
            </m:r>
          </m:den>
        </m:f>
        <m:r>
          <m:rPr>
            <m:sty m:val="p"/>
          </m:rPr>
          <m:t>+∇⋅</m:t>
        </m:r>
        <m:r>
          <m:rPr>
            <m:sty m:val="bi"/>
          </m:rPr>
          <m:t>A</m:t>
        </m:r>
        <m:r>
          <m:rPr>
            <m:sty m:val="p"/>
          </m:rPr>
          <m:t>=0</m:t>
        </m:r>
      </m:oMath>
      <w:r>
        <w:tab/>
      </w:r>
    </w:p>
    <w:p w14:paraId="4A1AFD4E" w14:textId="2D359EBB" w:rsidR="008C11D1" w:rsidRPr="008C11D1" w:rsidRDefault="008C11D1" w:rsidP="008C11D1">
      <w:pPr>
        <w:ind w:firstLine="480"/>
      </w:pPr>
      <w:r w:rsidRPr="008C11D1">
        <w:rPr>
          <w:rFonts w:hint="eastAsia"/>
        </w:rPr>
        <w:t>(</w:t>
      </w:r>
      <w:bookmarkStart w:id="247" w:name="Eq_16"/>
      <w:r w:rsidRPr="008C11D1">
        <w:fldChar w:fldCharType="begin"/>
      </w:r>
      <w:r w:rsidRPr="008C11D1">
        <w:instrText xml:space="preserve"> </w:instrText>
      </w:r>
      <w:r w:rsidRPr="008C11D1">
        <w:rPr>
          <w:rFonts w:hint="eastAsia"/>
        </w:rPr>
        <w:instrText xml:space="preserve">SEQ </w:instrText>
      </w:r>
      <w:r w:rsidRPr="008C11D1">
        <w:rPr>
          <w:rFonts w:hint="eastAsia"/>
        </w:rPr>
        <w:instrText>公式</w:instrText>
      </w:r>
      <w:r w:rsidRPr="008C11D1">
        <w:rPr>
          <w:rFonts w:hint="eastAsia"/>
        </w:rPr>
        <w:instrText xml:space="preserve"> \* ARABIC</w:instrText>
      </w:r>
      <w:r w:rsidRPr="008C11D1">
        <w:instrText xml:space="preserve"> </w:instrText>
      </w:r>
      <w:r w:rsidRPr="008C11D1">
        <w:fldChar w:fldCharType="separate"/>
      </w:r>
      <w:r w:rsidR="00D4412F">
        <w:rPr>
          <w:noProof/>
        </w:rPr>
        <w:t>16</w:t>
      </w:r>
      <w:r w:rsidRPr="008C11D1">
        <w:fldChar w:fldCharType="end"/>
      </w:r>
      <w:bookmarkEnd w:id="247"/>
      <w:r w:rsidRPr="008C11D1">
        <w:rPr>
          <w:rFonts w:hint="eastAsia"/>
        </w:rPr>
        <w:t>)</w:t>
      </w:r>
    </w:p>
    <w:p w14:paraId="5F743FB6" w14:textId="4D0E7677" w:rsidR="00E34494" w:rsidRDefault="00B81AEB" w:rsidP="009C49D6">
      <w:pPr>
        <w:pStyle w:val="a0"/>
        <w:ind w:firstLine="480"/>
      </w:pPr>
      <w:r>
        <w:rPr>
          <w:rFonts w:hint="eastAsia"/>
        </w:rPr>
        <w:t xml:space="preserve">This condition is invariant under Lorentz transformations---it is a covariant scalar equation. Introducing the four-vector potential </w:t>
      </w:r>
      <m:oMath>
        <m:sSup>
          <m:sSupPr>
            <m:ctrlPr>
              <w:rPr>
                <w:rFonts w:ascii="Cambria Math" w:hAnsi="Cambria Math"/>
              </w:rPr>
            </m:ctrlPr>
          </m:sSupPr>
          <m:e>
            <m:r>
              <w:rPr>
                <w:rFonts w:ascii="Cambria Math" w:hAnsi="Cambria Math"/>
              </w:rPr>
              <m:t>A</m:t>
            </m:r>
          </m:e>
          <m:sup>
            <m:r>
              <w:rPr>
                <w:rFonts w:ascii="Cambria Math" w:hAnsi="Cambria Math"/>
              </w:rPr>
              <m:t>μ</m:t>
            </m:r>
          </m:sup>
        </m:sSup>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c</m:t>
        </m:r>
        <m:r>
          <m:rPr>
            <m:sty m:val="p"/>
          </m:rPr>
          <w:rPr>
            <w:rFonts w:ascii="Cambria Math" w:hAnsi="Cambria Math"/>
          </w:rPr>
          <m:t>,</m:t>
        </m:r>
        <m:r>
          <m:rPr>
            <m:sty m:val="bi"/>
          </m:rPr>
          <w:rPr>
            <w:rFonts w:ascii="Cambria Math" w:hAnsi="Cambria Math"/>
          </w:rPr>
          <m:t>A</m:t>
        </m:r>
        <m:r>
          <m:rPr>
            <m:sty m:val="p"/>
          </m:rPr>
          <w:rPr>
            <w:rFonts w:ascii="Cambria Math" w:hAnsi="Cambria Math"/>
          </w:rPr>
          <m:t>)</m:t>
        </m:r>
      </m:oMath>
      <w:r>
        <w:rPr>
          <w:rFonts w:hint="eastAsia"/>
        </w:rPr>
        <w:t xml:space="preserve">, with the Minkowski metric convention </w:t>
      </w:r>
      <w:r w:rsidR="007844D1">
        <w:rPr>
          <w:rFonts w:hint="eastAsia"/>
        </w:rPr>
        <w:t xml:space="preserve"> and the Maxwell tensor </w:t>
      </w:r>
      <w:r>
        <w:rPr>
          <w:rFonts w:hint="eastAsia"/>
        </w:rPr>
        <w:t xml:space="preserve">, the four components of A^mu satisfy the unified covariant d'Alembert equation:</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w:r>
      <w:r>
        <w:rPr>
          <w:rFonts w:hint="eastAsia"/>
        </w:rPr>
        <w:t/>
      </w:r>
      <w:r>
        <w:rPr>
          <w:rFonts w:hint="eastAsia"/>
        </w:rPr>
        <w:t xml:space="preserve"/>
      </w:r>
      <w:r>
        <w:rPr>
          <w:rFonts w:hint="eastAsia"/>
        </w:rPr>
        <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rPr>
          <w:rFonts w:hint="eastAsia"/>
        </w:rPr>
        <w:t/>
      </w:r>
      <m:oMath>
        <m:sSup>
          <m:sSupPr>
            <m:ctrlPr>
              <w:rPr>
                <w:rFonts w:ascii="Cambria Math" w:hAnsi="Cambria Math"/>
              </w:rPr>
            </m:ctrlPr>
          </m:sSupPr>
          <m:e>
            <m:r>
              <w:rPr>
                <w:rFonts w:ascii="Cambria Math" w:hAnsi="Cambria Math"/>
              </w:rPr>
              <m:t>A</m:t>
            </m:r>
          </m:e>
          <m:sup>
            <m:r>
              <w:rPr>
                <w:rFonts w:ascii="Cambria Math" w:hAnsi="Cambria Math"/>
              </w:rPr>
              <m:t>μ</m:t>
            </m:r>
          </m:sup>
        </m:sSup>
      </m:oMath>
      <w:r w:rsidR="00D407A1">
        <w:rPr>
          <w:rFonts w:hint="eastAsia"/>
        </w:rPr>
        <w:t/>
      </w:r>
      <w:r>
        <w:rPr>
          <w:rFonts w:hint="eastAsia"/>
        </w:rPr>
        <w:t/>
      </w:r>
    </w:p>
    <w:p w14:paraId="4F611B84" w14:textId="77777777" w:rsidR="002D2CB0" w:rsidRPr="00F95833" w:rsidRDefault="002D2CB0" w:rsidP="002D2CB0">
      <w:pPr>
        <w:pStyle w:val="af2"/>
        <w:ind w:firstLine="480"/>
        <w:rPr>
          <w:i/>
          <w:iCs/>
          <w:vanish/>
          <w:specVanish/>
        </w:rPr>
      </w:pPr>
      <w:r>
        <w:rPr>
          <w:rFonts w:ascii="Times New Roman" w:hAnsi="Times New Roman"/>
        </w:rPr>
        <w:tab/>
      </w:r>
      <m:oMath>
        <m:r>
          <m:rPr>
            <m:sty m:val="p"/>
          </m:rPr>
          <m:t>□</m:t>
        </m:r>
        <m:sSup>
          <m:sSupPr>
            <m:ctrlPr/>
          </m:sSupPr>
          <m:e>
            <m:r>
              <m:t>A</m:t>
            </m:r>
          </m:e>
          <m:sup>
            <m:r>
              <m:t>μ</m:t>
            </m:r>
          </m:sup>
        </m:sSup>
        <m:r>
          <m:rPr>
            <m:sty m:val="p"/>
          </m:rPr>
          <m:t>≡</m:t>
        </m:r>
        <m:d>
          <m:dPr>
            <m:ctrlPr/>
          </m:dPr>
          <m:e>
            <m:f>
              <m:fPr>
                <m:ctrlPr/>
              </m:fPr>
              <m:num>
                <m:r>
                  <m:t>1</m:t>
                </m:r>
              </m:num>
              <m:den>
                <m:sSup>
                  <m:sSupPr>
                    <m:ctrlPr/>
                  </m:sSupPr>
                  <m:e>
                    <m:r>
                      <m:t>c</m:t>
                    </m:r>
                  </m:e>
                  <m:sup>
                    <m:r>
                      <m:t>2</m:t>
                    </m:r>
                  </m:sup>
                </m:sSup>
              </m:den>
            </m:f>
            <m:f>
              <m:fPr>
                <m:ctrlPr/>
              </m:fPr>
              <m:num>
                <m:sSup>
                  <m:sSupPr>
                    <m:ctrlPr/>
                  </m:sSupPr>
                  <m:e>
                    <m:r>
                      <m:rPr>
                        <m:sty m:val="p"/>
                      </m:rPr>
                      <m:t>∂</m:t>
                    </m:r>
                  </m:e>
                  <m:sup>
                    <m:r>
                      <m:t>2</m:t>
                    </m:r>
                  </m:sup>
                </m:sSup>
              </m:num>
              <m:den>
                <m:r>
                  <m:rPr>
                    <m:sty m:val="p"/>
                  </m:rPr>
                  <m:t>∂</m:t>
                </m:r>
                <m:sSup>
                  <m:sSupPr>
                    <m:ctrlPr/>
                  </m:sSupPr>
                  <m:e>
                    <m:r>
                      <m:t>t</m:t>
                    </m:r>
                  </m:e>
                  <m:sup>
                    <m:r>
                      <m:t>2</m:t>
                    </m:r>
                  </m:sup>
                </m:sSup>
              </m:den>
            </m:f>
            <m:r>
              <m:rPr>
                <m:sty m:val="p"/>
              </m:rPr>
              <m:t>-</m:t>
            </m:r>
            <m:sSup>
              <m:sSupPr>
                <m:ctrlPr/>
              </m:sSupPr>
              <m:e>
                <m:r>
                  <m:rPr>
                    <m:sty m:val="p"/>
                  </m:rPr>
                  <m:t>∇</m:t>
                </m:r>
              </m:e>
              <m:sup>
                <m:r>
                  <m:t>2</m:t>
                </m:r>
              </m:sup>
            </m:sSup>
          </m:e>
        </m:d>
        <m:sSup>
          <m:sSupPr>
            <m:ctrlPr/>
          </m:sSupPr>
          <m:e>
            <m:r>
              <m:t>A</m:t>
            </m:r>
          </m:e>
          <m:sup>
            <m:r>
              <m:t>μ</m:t>
            </m:r>
          </m:sup>
        </m:sSup>
        <m:r>
          <m:rPr>
            <m:sty m:val="p"/>
          </m:rPr>
          <m:t>=</m:t>
        </m:r>
        <m:sSub>
          <m:sSubPr>
            <m:ctrlPr/>
          </m:sSubPr>
          <m:e>
            <m:r>
              <m:t>μ</m:t>
            </m:r>
          </m:e>
          <m:sub>
            <m:r>
              <m:t>0</m:t>
            </m:r>
          </m:sub>
        </m:sSub>
        <m:sSup>
          <m:sSupPr>
            <m:ctrlPr/>
          </m:sSupPr>
          <m:e>
            <m:r>
              <m:t>J</m:t>
            </m:r>
          </m:e>
          <m:sup>
            <m:r>
              <m:t>μ</m:t>
            </m:r>
          </m:sup>
        </m:sSup>
      </m:oMath>
      <w:r>
        <w:tab/>
      </w:r>
    </w:p>
    <w:p w14:paraId="54B5DA9C" w14:textId="4FC18246" w:rsidR="002D2CB0" w:rsidRDefault="002D2CB0" w:rsidP="002D2CB0">
      <w:pPr>
        <w:ind w:firstLine="480"/>
      </w:pPr>
      <w:r>
        <w:rPr>
          <w:rFonts w:hint="eastAsia"/>
        </w:rPr>
        <w:t>(</w:t>
      </w:r>
      <w:bookmarkStart w:id="248" w:name="Eq_17"/>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17</w:t>
      </w:r>
      <w:r>
        <w:fldChar w:fldCharType="end"/>
      </w:r>
      <w:bookmarkEnd w:id="248"/>
      <w:r>
        <w:rPr>
          <w:rFonts w:hint="eastAsia"/>
        </w:rPr>
        <w:t>)</w:t>
      </w:r>
    </w:p>
    <w:p w14:paraId="15B11C23" w14:textId="0F9A8E3E" w:rsidR="00E34494" w:rsidRDefault="00D407A1" w:rsidP="00F5600B">
      <w:pPr>
        <w:ind w:firstLine="480"/>
      </w:pPr>
      <w:r>
        <w:rPr>
          <w:rFonts w:hint="eastAsia"/>
        </w:rPr>
        <w:t xml:space="preserve">where </w:t>
      </w:r>
      <m:oMath>
        <m:sSup>
          <m:sSupPr>
            <m:ctrlPr>
              <w:rPr>
                <w:rFonts w:ascii="Cambria Math" w:hAnsi="Cambria Math"/>
                <w:i/>
              </w:rPr>
            </m:ctrlPr>
          </m:sSupPr>
          <m:e>
            <m:r>
              <w:rPr>
                <w:rFonts w:ascii="Cambria Math" w:hAnsi="Cambria Math"/>
              </w:rPr>
              <m:t>J</m:t>
            </m:r>
          </m:e>
          <m:sup>
            <m:r>
              <w:rPr>
                <w:rFonts w:ascii="Cambria Math" w:hAnsi="Cambria Math"/>
              </w:rPr>
              <m:t>μ</m:t>
            </m:r>
          </m:sup>
        </m:sSup>
        <m:r>
          <w:rPr>
            <w:rFonts w:ascii="Cambria Math" w:hAnsi="Cambria Math"/>
          </w:rPr>
          <m:t>=(cρ,</m:t>
        </m:r>
        <m:sSub>
          <m:sSubPr>
            <m:ctrlPr>
              <w:rPr>
                <w:rFonts w:ascii="Cambria Math" w:hAnsi="Cambria Math"/>
                <w:i/>
              </w:rPr>
            </m:ctrlPr>
          </m:sSubPr>
          <m:e>
            <m:r>
              <w:rPr>
                <w:rFonts w:ascii="Cambria Math" w:hAnsi="Cambria Math"/>
              </w:rPr>
              <m:t>J</m:t>
            </m:r>
          </m:e>
          <m:sub>
            <m:r>
              <m:rPr>
                <m:sty m:val="p"/>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m:rPr>
                <m:sty m:val="p"/>
              </m:rP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m:rPr>
                <m:sty m:val="p"/>
              </m:rPr>
              <w:rPr>
                <w:rFonts w:ascii="Cambria Math" w:hAnsi="Cambria Math"/>
              </w:rPr>
              <m:t>3</m:t>
            </m:r>
          </m:sub>
        </m:sSub>
        <m:r>
          <w:rPr>
            <w:rFonts w:ascii="Cambria Math" w:hAnsi="Cambria Math"/>
          </w:rPr>
          <m:t>)</m:t>
        </m:r>
      </m:oMath>
      <w:r>
        <w:rPr>
          <w:rFonts w:hint="eastAsia"/>
        </w:rPr>
        <w:t xml:space="preserve"> is the four-current density, with </w:t>
      </w:r>
      <m:oMath>
        <m:r>
          <w:rPr>
            <w:rFonts w:ascii="Cambria Math" w:hAnsi="Cambria Math"/>
          </w:rPr>
          <m:t>ρ</m:t>
        </m:r>
      </m:oMath>
      <w:r>
        <w:rPr>
          <w:rFonts w:hint="eastAsia"/>
        </w:rPr>
        <w:t xml:space="preserve"> the free charge density and J the free current density.</w:t>
      </w:r>
    </w:p>
    <w:p w14:paraId="46911C8B" w14:textId="77777777" w:rsidR="00E34494" w:rsidRDefault="00B81AEB">
      <w:pPr>
        <w:pStyle w:val="TOC"/>
        <w:ind w:firstLine="301"/>
      </w:pPr>
      <w:r>
        <w:t xml:space="preserve">Fermi Lagrangian and Canonical Quantization</w:t>
      </w:r>
    </w:p>
    <w:p w14:paraId="4800D251" w14:textId="2870A9CA" w:rsidR="00E34494" w:rsidRDefault="00166A0A">
      <w:pPr>
        <w:pStyle w:val="a0"/>
        <w:ind w:firstLine="480"/>
      </w:pPr>
      <w:r>
        <w:t xml:space="preserve">In the Lorenz gauge the Fermi Lagrangian density of the electromagnetic field is [13,14]:</w:t>
      </w:r>
    </w:p>
    <w:p w14:paraId="7BF3B19F" w14:textId="26D3EE0F" w:rsidR="00166A0A" w:rsidRPr="00F95833" w:rsidRDefault="00166A0A" w:rsidP="00166A0A">
      <w:pPr>
        <w:pStyle w:val="af2"/>
        <w:ind w:firstLine="480"/>
        <w:rPr>
          <w:i/>
          <w:iCs/>
          <w:vanish/>
          <w:specVanish/>
        </w:rPr>
      </w:pPr>
      <w:r>
        <w:rPr>
          <w:rFonts w:ascii="Times New Roman" w:hAnsi="Times New Roman"/>
        </w:rPr>
        <w:tab/>
      </w:r>
      <m:oMath>
        <m:sSub>
          <m:sSubPr>
            <m:ctrlPr/>
          </m:sSubPr>
          <m:e>
            <m:r>
              <m:rPr>
                <m:scr m:val="script"/>
                <m:sty m:val="p"/>
              </m:rPr>
              <m:t>L</m:t>
            </m:r>
          </m:e>
          <m:sub>
            <m:r>
              <m:rPr>
                <m:sty m:val="p"/>
              </m:rPr>
              <m:t>F</m:t>
            </m:r>
          </m:sub>
        </m:sSub>
        <m:r>
          <m:rPr>
            <m:sty m:val="p"/>
          </m:rPr>
          <m:t>=-</m:t>
        </m:r>
        <m:f>
          <m:fPr>
            <m:ctrlPr/>
          </m:fPr>
          <m:num>
            <m:r>
              <m:t>1</m:t>
            </m:r>
          </m:num>
          <m:den>
            <m:r>
              <m:t>4</m:t>
            </m:r>
            <m:sSub>
              <m:sSubPr>
                <m:ctrlPr/>
              </m:sSubPr>
              <m:e>
                <m:r>
                  <m:t>μ</m:t>
                </m:r>
              </m:e>
              <m:sub>
                <m:r>
                  <m:t>0</m:t>
                </m:r>
              </m:sub>
            </m:sSub>
          </m:den>
        </m:f>
        <m:sSub>
          <m:sSubPr>
            <m:ctrlPr/>
          </m:sSubPr>
          <m:e>
            <m:r>
              <m:t>F</m:t>
            </m:r>
          </m:e>
          <m:sub>
            <m:r>
              <m:t>μν</m:t>
            </m:r>
          </m:sub>
        </m:sSub>
        <m:sSup>
          <m:sSupPr>
            <m:ctrlPr/>
          </m:sSupPr>
          <m:e>
            <m:r>
              <m:t>F</m:t>
            </m:r>
          </m:e>
          <m:sup>
            <m:r>
              <m:t>μν</m:t>
            </m:r>
          </m:sup>
        </m:sSup>
        <m:r>
          <m:rPr>
            <m:sty m:val="p"/>
          </m:rPr>
          <m:t>-</m:t>
        </m:r>
        <m:f>
          <m:fPr>
            <m:ctrlPr/>
          </m:fPr>
          <m:num>
            <m:r>
              <m:t>1</m:t>
            </m:r>
          </m:num>
          <m:den>
            <m:r>
              <m:t>2</m:t>
            </m:r>
            <m:sSub>
              <m:sSubPr>
                <m:ctrlPr/>
              </m:sSubPr>
              <m:e>
                <m:r>
                  <m:t>μ</m:t>
                </m:r>
              </m:e>
              <m:sub>
                <m:r>
                  <m:t>0</m:t>
                </m:r>
              </m:sub>
            </m:sSub>
          </m:den>
        </m:f>
        <m:r>
          <m:rPr>
            <m:sty m:val="p"/>
          </m:rPr>
          <m:t>(</m:t>
        </m:r>
        <m:sSub>
          <m:sSubPr>
            <m:ctrlPr/>
          </m:sSubPr>
          <m:e>
            <m:r>
              <m:rPr>
                <m:sty m:val="p"/>
              </m:rPr>
              <m:t>∂</m:t>
            </m:r>
          </m:e>
          <m:sub>
            <m:r>
              <m:t>μ</m:t>
            </m:r>
          </m:sub>
        </m:sSub>
        <m:sSup>
          <m:sSupPr>
            <m:ctrlPr/>
          </m:sSupPr>
          <m:e>
            <m:r>
              <m:t>A</m:t>
            </m:r>
          </m:e>
          <m:sup>
            <m:r>
              <m:t>μ</m:t>
            </m:r>
          </m:sup>
        </m:sSup>
        <m:sSup>
          <m:sSupPr>
            <m:ctrlPr/>
          </m:sSupPr>
          <m:e>
            <m:r>
              <m:rPr>
                <m:sty m:val="p"/>
              </m:rPr>
              <m:t>)</m:t>
            </m:r>
          </m:e>
          <m:sup>
            <m:r>
              <m:t>2</m:t>
            </m:r>
          </m:sup>
        </m:sSup>
      </m:oMath>
      <w:r>
        <w:tab/>
      </w:r>
    </w:p>
    <w:p w14:paraId="38705300" w14:textId="3E84270B" w:rsidR="00166A0A" w:rsidRPr="00166A0A" w:rsidRDefault="00166A0A" w:rsidP="00166A0A">
      <w:pPr>
        <w:pStyle w:val="ad"/>
        <w:ind w:firstLine="480"/>
        <w:rPr>
          <w:i w:val="0"/>
          <w:iCs/>
        </w:rPr>
      </w:pPr>
      <w:r w:rsidRPr="00166A0A">
        <w:rPr>
          <w:rFonts w:hint="eastAsia"/>
          <w:i w:val="0"/>
          <w:iCs/>
        </w:rPr>
        <w:t>(</w:t>
      </w:r>
      <w:r w:rsidRPr="00166A0A">
        <w:rPr>
          <w:i w:val="0"/>
          <w:iCs/>
        </w:rPr>
        <w:fldChar w:fldCharType="begin"/>
      </w:r>
      <w:r w:rsidRPr="00166A0A">
        <w:rPr>
          <w:i w:val="0"/>
          <w:iCs/>
        </w:rPr>
        <w:instrText xml:space="preserve"> </w:instrText>
      </w:r>
      <w:r w:rsidRPr="00166A0A">
        <w:rPr>
          <w:rFonts w:hint="eastAsia"/>
          <w:i w:val="0"/>
          <w:iCs/>
        </w:rPr>
        <w:instrText xml:space="preserve">SEQ </w:instrText>
      </w:r>
      <w:r w:rsidRPr="00166A0A">
        <w:rPr>
          <w:rFonts w:hint="eastAsia"/>
          <w:i w:val="0"/>
          <w:iCs/>
        </w:rPr>
        <w:instrText>公式</w:instrText>
      </w:r>
      <w:r w:rsidRPr="00166A0A">
        <w:rPr>
          <w:rFonts w:hint="eastAsia"/>
          <w:i w:val="0"/>
          <w:iCs/>
        </w:rPr>
        <w:instrText xml:space="preserve"> \* ARABIC</w:instrText>
      </w:r>
      <w:r w:rsidRPr="00166A0A">
        <w:rPr>
          <w:i w:val="0"/>
          <w:iCs/>
        </w:rPr>
        <w:instrText xml:space="preserve"> </w:instrText>
      </w:r>
      <w:r w:rsidRPr="00166A0A">
        <w:rPr>
          <w:i w:val="0"/>
          <w:iCs/>
        </w:rPr>
        <w:fldChar w:fldCharType="separate"/>
      </w:r>
      <w:r w:rsidR="00D4412F">
        <w:rPr>
          <w:i w:val="0"/>
          <w:iCs/>
          <w:noProof/>
        </w:rPr>
        <w:t>18</w:t>
      </w:r>
      <w:r w:rsidRPr="00166A0A">
        <w:rPr>
          <w:i w:val="0"/>
          <w:iCs/>
        </w:rPr>
        <w:fldChar w:fldCharType="end"/>
      </w:r>
      <w:r w:rsidRPr="00166A0A">
        <w:rPr>
          <w:rFonts w:hint="eastAsia"/>
          <w:i w:val="0"/>
          <w:iCs/>
        </w:rPr>
        <w:t>)</w:t>
      </w:r>
    </w:p>
    <w:p w14:paraId="04C12996" w14:textId="576B9BF7" w:rsidR="00E34494" w:rsidRDefault="00B81AEB" w:rsidP="004908F2">
      <w:pPr>
        <w:pStyle w:val="a0"/>
        <w:ind w:firstLine="480"/>
      </w:pPr>
      <w:r>
        <w:rPr>
          <w:rFonts w:hint="eastAsia"/>
        </w:rPr>
        <w:t xml:space="preserve">Applying the Euler-Lagrange equations to Eq. 18 directly yields Eq. 17. Computing the canonical conjugate momenta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F</m:t>
            </m:r>
          </m:sub>
        </m:sSub>
      </m:oMath>
      <w:r>
        <w:rPr>
          <w:rFonts w:hint="eastAsia"/>
        </w:rPr>
        <w:t xml:space="preserve"> gives the time component:</w:t>
      </w:r>
      <w:r>
        <w:rPr>
          <w:rFonts w:hint="eastAsia"/>
        </w:rPr>
        <w:t xml:space="preserve"/>
      </w:r>
      <w:r>
        <w:rPr>
          <w:rFonts w:hint="eastAsia"/>
        </w:rPr>
        <w:t xml:space="preserve"/>
      </w:r>
      <w:r>
        <w:rPr>
          <w:rFonts w:hint="eastAsia"/>
        </w:rPr>
        <w:t xml:space="preserve"/>
      </w:r>
      <w:r>
        <w:rPr>
          <w:rFonts w:hint="eastAsia"/>
        </w:rPr>
        <w:t xml:space="preserve"/>
      </w:r>
      <w:r>
        <w:rPr>
          <w:rFonts w:hint="eastAsia"/>
        </w:rPr>
        <w:t xml:space="preserve"/>
      </w:r>
      <w:r w:rsidR="00166A0A">
        <w:rPr>
          <w:rFonts w:hint="eastAsia"/>
        </w:rPr>
        <w:t xml:space="preserve"/>
      </w:r>
      <w:r w:rsidR="00166A0A">
        <w:rPr>
          <w:rFonts w:hint="eastAsia"/>
        </w:rPr>
        <w:fldChar w:fldCharType="begin"/>
      </w:r>
      <w:r w:rsidR="00166A0A">
        <w:rPr>
          <w:rFonts w:hint="eastAsia"/>
        </w:rPr>
        <w:instrText xml:space="preserve"> REF Eq_17 \h </w:instrText>
      </w:r>
      <w:r w:rsidR="00166A0A">
        <w:rPr>
          <w:rFonts w:hint="eastAsia"/>
        </w:rPr>
      </w:r>
      <w:r w:rsidR="00166A0A">
        <w:rPr>
          <w:rFonts w:hint="eastAsia"/>
        </w:rPr>
        <w:fldChar w:fldCharType="separate"/>
      </w:r>
      <w:r w:rsidR="00D4412F">
        <w:rPr>
          <w:noProof/>
        </w:rPr>
        <w:t/>
      </w:r>
      <w:r w:rsidR="00166A0A">
        <w:rPr>
          <w:rFonts w:hint="eastAsia"/>
        </w:rPr>
        <w:fldChar w:fldCharType="end"/>
      </w:r>
      <w:r>
        <w:rPr>
          <w:rFonts w:hint="eastAsia"/>
        </w:rPr>
        <w:t/>
      </w:r>
      <m:oMath>
        <m:sSup>
          <m:sSupPr>
            <m:ctrlPr>
              <w:rPr>
                <w:rFonts w:ascii="Cambria Math" w:hAnsi="Cambria Math"/>
              </w:rPr>
            </m:ctrlPr>
          </m:sSupPr>
          <m:e>
            <m:r>
              <w:rPr>
                <w:rFonts w:ascii="Cambria Math" w:hAnsi="Cambria Math"/>
              </w:rPr>
              <m:t>Π</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F</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den>
        </m:f>
      </m:oMath>
      <w:r>
        <w:rPr>
          <w:rFonts w:hint="eastAsia"/>
        </w:rPr>
        <w:t/>
      </w:r>
      <w:r w:rsidR="004908F2">
        <w:rPr>
          <w:rFonts w:hint="eastAsia"/>
        </w:rPr>
        <w:t/>
      </w:r>
      <w:r>
        <w:rPr>
          <w:rFonts w:hint="eastAsia"/>
        </w:rPr>
        <w:t/>
      </w:r>
    </w:p>
    <w:p w14:paraId="6436FFC4" w14:textId="04D55549" w:rsidR="00BF4799" w:rsidRPr="00F95833" w:rsidRDefault="00BF4799" w:rsidP="00BF4799">
      <w:pPr>
        <w:pStyle w:val="af2"/>
        <w:ind w:firstLine="480"/>
        <w:rPr>
          <w:i/>
          <w:iCs/>
          <w:vanish/>
          <w:specVanish/>
        </w:rPr>
      </w:pPr>
      <w:r>
        <w:rPr>
          <w:rFonts w:ascii="Times New Roman" w:hAnsi="Times New Roman"/>
        </w:rPr>
        <w:lastRenderedPageBreak/>
        <w:tab/>
      </w:r>
      <m:oMath>
        <m:sSup>
          <m:sSupPr>
            <m:ctrlPr/>
          </m:sSupPr>
          <m:e>
            <m:r>
              <m:t>Π</m:t>
            </m:r>
          </m:e>
          <m:sup>
            <m:r>
              <m:t>0</m:t>
            </m:r>
          </m:sup>
        </m:sSup>
        <m:r>
          <m:rPr>
            <m:sty m:val="p"/>
          </m:rPr>
          <m:t>=</m:t>
        </m:r>
        <m:f>
          <m:fPr>
            <m:ctrlPr/>
          </m:fPr>
          <m:num>
            <m:r>
              <m:rPr>
                <m:sty m:val="p"/>
              </m:rPr>
              <m:t>∂</m:t>
            </m:r>
            <m:sSub>
              <m:sSubPr>
                <m:ctrlPr/>
              </m:sSubPr>
              <m:e>
                <m:r>
                  <m:rPr>
                    <m:scr m:val="script"/>
                    <m:sty m:val="p"/>
                  </m:rPr>
                  <m:t>L</m:t>
                </m:r>
              </m:e>
              <m:sub>
                <m:r>
                  <m:rPr>
                    <m:sty m:val="p"/>
                  </m:rPr>
                  <m:t>F</m:t>
                </m:r>
              </m:sub>
            </m:sSub>
          </m:num>
          <m:den>
            <m:r>
              <m:rPr>
                <m:sty m:val="p"/>
              </m:rPr>
              <m:t>∂(</m:t>
            </m:r>
            <m:sSub>
              <m:sSubPr>
                <m:ctrlPr/>
              </m:sSubPr>
              <m:e>
                <m:r>
                  <m:rPr>
                    <m:sty m:val="p"/>
                  </m:rPr>
                  <m:t>∂</m:t>
                </m:r>
              </m:e>
              <m:sub>
                <m:r>
                  <m:t>0</m:t>
                </m:r>
              </m:sub>
            </m:sSub>
            <m:sSub>
              <m:sSubPr>
                <m:ctrlPr/>
              </m:sSubPr>
              <m:e>
                <m:r>
                  <m:t>A</m:t>
                </m:r>
              </m:e>
              <m:sub>
                <m:r>
                  <m:t>0</m:t>
                </m:r>
              </m:sub>
            </m:sSub>
            <m:r>
              <m:rPr>
                <m:sty m:val="p"/>
              </m:rPr>
              <m:t>)</m:t>
            </m:r>
          </m:den>
        </m:f>
        <m:r>
          <m:rPr>
            <m:sty m:val="p"/>
          </m:rPr>
          <m:t>=-</m:t>
        </m:r>
        <m:sSub>
          <m:sSubPr>
            <m:ctrlPr/>
          </m:sSubPr>
          <m:e>
            <m:r>
              <m:t>ϵ</m:t>
            </m:r>
          </m:e>
          <m:sub>
            <m:r>
              <m:t>0</m:t>
            </m:r>
          </m:sub>
        </m:sSub>
        <m:sSub>
          <m:sSubPr>
            <m:ctrlPr/>
          </m:sSubPr>
          <m:e>
            <m:r>
              <m:rPr>
                <m:sty m:val="p"/>
              </m:rPr>
              <m:t>∂</m:t>
            </m:r>
          </m:e>
          <m:sub>
            <m:r>
              <m:t>0</m:t>
            </m:r>
          </m:sub>
        </m:sSub>
        <m:sSup>
          <m:sSupPr>
            <m:ctrlPr/>
          </m:sSupPr>
          <m:e>
            <m:r>
              <m:t>A</m:t>
            </m:r>
          </m:e>
          <m:sup>
            <m:r>
              <m:t>0</m:t>
            </m:r>
          </m:sup>
        </m:sSup>
      </m:oMath>
      <w:r>
        <w:tab/>
      </w:r>
    </w:p>
    <w:p w14:paraId="477CE048" w14:textId="731C342F" w:rsidR="004908F2" w:rsidRPr="00497C5C" w:rsidRDefault="00BF4799" w:rsidP="00497C5C">
      <w:pPr>
        <w:ind w:firstLine="480"/>
      </w:pPr>
      <w:r w:rsidRPr="00497C5C">
        <w:rPr>
          <w:rFonts w:hint="eastAsia"/>
        </w:rPr>
        <w:t>(</w:t>
      </w:r>
      <w:r w:rsidR="00497C5C" w:rsidRPr="00497C5C">
        <w:fldChar w:fldCharType="begin"/>
      </w:r>
      <w:r w:rsidR="00497C5C" w:rsidRPr="00497C5C">
        <w:instrText xml:space="preserve"> </w:instrText>
      </w:r>
      <w:r w:rsidR="00497C5C" w:rsidRPr="00497C5C">
        <w:rPr>
          <w:rFonts w:hint="eastAsia"/>
        </w:rPr>
        <w:instrText xml:space="preserve">SEQ </w:instrText>
      </w:r>
      <w:r w:rsidR="00497C5C" w:rsidRPr="00497C5C">
        <w:rPr>
          <w:rFonts w:hint="eastAsia"/>
        </w:rPr>
        <w:instrText>公式</w:instrText>
      </w:r>
      <w:r w:rsidR="00497C5C" w:rsidRPr="00497C5C">
        <w:rPr>
          <w:rFonts w:hint="eastAsia"/>
        </w:rPr>
        <w:instrText xml:space="preserve"> \* ARABIC</w:instrText>
      </w:r>
      <w:r w:rsidR="00497C5C" w:rsidRPr="00497C5C">
        <w:instrText xml:space="preserve"> </w:instrText>
      </w:r>
      <w:r w:rsidR="00497C5C" w:rsidRPr="00497C5C">
        <w:fldChar w:fldCharType="separate"/>
      </w:r>
      <w:r w:rsidR="00D4412F">
        <w:rPr>
          <w:noProof/>
        </w:rPr>
        <w:t>19</w:t>
      </w:r>
      <w:r w:rsidR="00497C5C" w:rsidRPr="00497C5C">
        <w:fldChar w:fldCharType="end"/>
      </w:r>
      <w:r w:rsidRPr="00497C5C">
        <w:rPr>
          <w:rFonts w:hint="eastAsia"/>
        </w:rPr>
        <w:t>)</w:t>
      </w:r>
    </w:p>
    <w:p w14:paraId="23221AC1" w14:textId="77777777" w:rsidR="001E5EFE" w:rsidRDefault="00BF4799">
      <w:pPr>
        <w:pStyle w:val="a0"/>
        <w:ind w:firstLine="480"/>
        <w:rPr>
          <w:bCs/>
        </w:rPr>
      </w:pPr>
      <w:r>
        <w:t xml:space="preserve">and the spatial component:</w:t>
      </w:r>
    </w:p>
    <w:p w14:paraId="61777A11" w14:textId="371D2E6B" w:rsidR="001E5EFE" w:rsidRPr="00F95833" w:rsidRDefault="001E5EFE" w:rsidP="001E5EFE">
      <w:pPr>
        <w:pStyle w:val="af2"/>
        <w:ind w:firstLine="480"/>
        <w:rPr>
          <w:i/>
          <w:iCs/>
          <w:vanish/>
          <w:specVanish/>
        </w:rPr>
      </w:pPr>
      <w:r>
        <w:rPr>
          <w:rFonts w:ascii="Times New Roman" w:hAnsi="Times New Roman"/>
        </w:rPr>
        <w:tab/>
      </w:r>
      <m:oMath>
        <m:sSup>
          <m:sSupPr>
            <m:ctrlPr/>
          </m:sSupPr>
          <m:e>
            <m:r>
              <m:t>Π</m:t>
            </m:r>
          </m:e>
          <m:sup>
            <m:r>
              <m:t>i</m:t>
            </m:r>
          </m:sup>
        </m:sSup>
        <m:r>
          <m:rPr>
            <m:sty m:val="p"/>
          </m:rPr>
          <m:t>=</m:t>
        </m:r>
        <m:sSub>
          <m:sSubPr>
            <m:ctrlPr/>
          </m:sSubPr>
          <m:e>
            <m:r>
              <m:t>ϵ</m:t>
            </m:r>
          </m:e>
          <m:sub>
            <m:r>
              <m:t>0</m:t>
            </m:r>
          </m:sub>
        </m:sSub>
        <m:r>
          <m:rPr>
            <m:sty m:val="p"/>
          </m:rPr>
          <m:t>(</m:t>
        </m:r>
        <m:sSup>
          <m:sSupPr>
            <m:ctrlPr/>
          </m:sSupPr>
          <m:e>
            <m:r>
              <m:rPr>
                <m:sty m:val="p"/>
              </m:rPr>
              <m:t>∂</m:t>
            </m:r>
          </m:e>
          <m:sup>
            <m:r>
              <m:t>i</m:t>
            </m:r>
          </m:sup>
        </m:sSup>
        <m:sSup>
          <m:sSupPr>
            <m:ctrlPr/>
          </m:sSupPr>
          <m:e>
            <m:r>
              <m:t>A</m:t>
            </m:r>
          </m:e>
          <m:sup>
            <m:r>
              <m:t>0</m:t>
            </m:r>
          </m:sup>
        </m:sSup>
        <m:r>
          <m:rPr>
            <m:sty m:val="p"/>
          </m:rPr>
          <m:t>-</m:t>
        </m:r>
        <m:sSup>
          <m:sSupPr>
            <m:ctrlPr/>
          </m:sSupPr>
          <m:e>
            <m:r>
              <m:rPr>
                <m:sty m:val="p"/>
              </m:rPr>
              <m:t>∂</m:t>
            </m:r>
          </m:e>
          <m:sup>
            <m:r>
              <m:t>0</m:t>
            </m:r>
          </m:sup>
        </m:sSup>
        <m:sSup>
          <m:sSupPr>
            <m:ctrlPr/>
          </m:sSupPr>
          <m:e>
            <m:r>
              <m:t>A</m:t>
            </m:r>
          </m:e>
          <m:sup>
            <m:r>
              <m:t>i</m:t>
            </m:r>
          </m:sup>
        </m:sSup>
        <m:r>
          <m:rPr>
            <m:sty m:val="p"/>
          </m:rPr>
          <m:t>)=</m:t>
        </m:r>
        <m:sSub>
          <m:sSubPr>
            <m:ctrlPr/>
          </m:sSubPr>
          <m:e>
            <m:r>
              <m:t>ϵ</m:t>
            </m:r>
          </m:e>
          <m:sub>
            <m:r>
              <m:t>0</m:t>
            </m:r>
          </m:sub>
        </m:sSub>
        <m:sSup>
          <m:sSupPr>
            <m:ctrlPr/>
          </m:sSupPr>
          <m:e>
            <m:r>
              <m:t>E</m:t>
            </m:r>
          </m:e>
          <m:sup>
            <m:r>
              <m:t>i</m:t>
            </m:r>
          </m:sup>
        </m:sSup>
      </m:oMath>
      <w:r>
        <w:tab/>
      </w:r>
    </w:p>
    <w:p w14:paraId="67C3F8DB" w14:textId="4D12B995" w:rsidR="001E5EFE" w:rsidRPr="00497C5C" w:rsidRDefault="001E5EFE" w:rsidP="00497C5C">
      <w:pPr>
        <w:ind w:firstLine="480"/>
      </w:pPr>
      <w:r w:rsidRPr="00497C5C">
        <w:rPr>
          <w:rFonts w:hint="eastAsia"/>
        </w:rPr>
        <w:t>(</w:t>
      </w:r>
      <w:r w:rsidR="00497C5C" w:rsidRPr="00497C5C">
        <w:fldChar w:fldCharType="begin"/>
      </w:r>
      <w:r w:rsidR="00497C5C" w:rsidRPr="00497C5C">
        <w:instrText xml:space="preserve"> </w:instrText>
      </w:r>
      <w:r w:rsidR="00497C5C" w:rsidRPr="00497C5C">
        <w:rPr>
          <w:rFonts w:hint="eastAsia"/>
        </w:rPr>
        <w:instrText xml:space="preserve">SEQ </w:instrText>
      </w:r>
      <w:r w:rsidR="00497C5C" w:rsidRPr="00497C5C">
        <w:rPr>
          <w:rFonts w:hint="eastAsia"/>
        </w:rPr>
        <w:instrText>公式</w:instrText>
      </w:r>
      <w:r w:rsidR="00497C5C" w:rsidRPr="00497C5C">
        <w:rPr>
          <w:rFonts w:hint="eastAsia"/>
        </w:rPr>
        <w:instrText xml:space="preserve"> \* ARABIC</w:instrText>
      </w:r>
      <w:r w:rsidR="00497C5C" w:rsidRPr="00497C5C">
        <w:instrText xml:space="preserve"> </w:instrText>
      </w:r>
      <w:r w:rsidR="00497C5C" w:rsidRPr="00497C5C">
        <w:fldChar w:fldCharType="separate"/>
      </w:r>
      <w:r w:rsidR="00D4412F">
        <w:rPr>
          <w:noProof/>
        </w:rPr>
        <w:t>20</w:t>
      </w:r>
      <w:r w:rsidR="00497C5C" w:rsidRPr="00497C5C">
        <w:fldChar w:fldCharType="end"/>
      </w:r>
      <w:r w:rsidRPr="00497C5C">
        <w:rPr>
          <w:rFonts w:hint="eastAsia"/>
        </w:rPr>
        <w:t>)</w:t>
      </w:r>
    </w:p>
    <w:p w14:paraId="58965402" w14:textId="44C019A1" w:rsidR="00E34494" w:rsidRDefault="00B81AEB" w:rsidP="009170C7">
      <w:pPr>
        <w:pStyle w:val="a0"/>
        <w:ind w:firstLine="480"/>
      </w:pPr>
      <w:r>
        <w:rPr>
          <w:rFonts w:hint="eastAsia"/>
        </w:rPr>
        <w:t xml:space="preserve">The crucial distinction from the Coulomb gauge is this: in the Coulomb gauge the time-component momentum vanishes, </w:t>
      </w:r>
      <m:oMath>
        <m:sSup>
          <m:sSupPr>
            <m:ctrlPr>
              <w:rPr>
                <w:rFonts w:ascii="Cambria Math" w:hAnsi="Cambria Math"/>
              </w:rPr>
            </m:ctrlPr>
          </m:sSupPr>
          <m:e>
            <m:r>
              <w:rPr>
                <w:rFonts w:ascii="Cambria Math" w:hAnsi="Cambria Math"/>
              </w:rPr>
              <m:t>Π</m:t>
            </m:r>
          </m:e>
          <m:sup>
            <m:r>
              <w:rPr>
                <w:rFonts w:ascii="Cambria Math" w:hAnsi="Cambria Math"/>
              </w:rPr>
              <m:t>0</m:t>
            </m:r>
          </m:sup>
        </m:sSup>
        <m:r>
          <m:rPr>
            <m:sty m:val="p"/>
          </m:rPr>
          <w:rPr>
            <w:rFonts w:ascii="Cambria Math" w:hAnsi="Cambria Math"/>
          </w:rPr>
          <m:t>=</m:t>
        </m:r>
        <m:r>
          <w:rPr>
            <w:rFonts w:ascii="Cambria Math" w:hAnsi="Cambria Math"/>
          </w:rPr>
          <m:t>0</m:t>
        </m:r>
      </m:oMath>
      <w:r>
        <w:rPr>
          <w:rFonts w:hint="eastAsia"/>
        </w:rPr>
        <w:t xml:space="preserve">; whereas in the Lorenz gauge all four components are treated on an equal footing, at the cost of introducing an unphysical polarization degree of freedom. Imposing canonical quantization on </w:t>
      </w:r>
      <m:oMath>
        <m:sSup>
          <m:sSupPr>
            <m:ctrlPr>
              <w:rPr>
                <w:rFonts w:ascii="Cambria Math" w:hAnsi="Cambria Math"/>
              </w:rPr>
            </m:ctrlPr>
          </m:sSupPr>
          <m:e>
            <m:r>
              <w:rPr>
                <w:rFonts w:ascii="Cambria Math" w:hAnsi="Cambria Math"/>
              </w:rPr>
              <m:t>Π</m:t>
            </m:r>
          </m:e>
          <m:sup>
            <m:r>
              <w:rPr>
                <w:rFonts w:ascii="Cambria Math" w:hAnsi="Cambria Math"/>
              </w:rPr>
              <m:t>0</m:t>
            </m:r>
          </m:sup>
        </m:sSup>
        <m:r>
          <m:rPr>
            <m:sty m:val="p"/>
          </m:rPr>
          <w:rPr>
            <w:rFonts w:ascii="Cambria Math" w:hAnsi="Cambria Math"/>
          </w:rPr>
          <m:t>≠</m:t>
        </m:r>
        <m:r>
          <w:rPr>
            <w:rFonts w:ascii="Cambria Math" w:hAnsi="Cambria Math"/>
          </w:rPr>
          <m:t>0</m:t>
        </m:r>
      </m:oMath>
      <w:r>
        <w:rPr>
          <w:rFonts w:hint="eastAsia"/>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μ</m:t>
            </m:r>
          </m:sub>
        </m:sSub>
      </m:oMath>
      <w:r>
        <w:rPr>
          <w:rFonts w:hint="eastAsia"/>
        </w:rPr>
        <w:t xml:space="preserve">, the covariant equal-time commutation relations read:</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ν</m:t>
            </m:r>
          </m:sub>
        </m:sSub>
      </m:oMath>
      <w:r>
        <w:rPr>
          <w:rFonts w:hint="eastAsia"/>
        </w:rPr>
        <w:t xml:space="preserve"/>
      </w:r>
    </w:p>
    <w:p w14:paraId="22C3590D" w14:textId="3F7A5159" w:rsidR="009170C7" w:rsidRPr="00F95833" w:rsidRDefault="009170C7" w:rsidP="009170C7">
      <w:pPr>
        <w:pStyle w:val="af2"/>
        <w:ind w:firstLine="480"/>
        <w:rPr>
          <w:i/>
          <w:iCs/>
          <w:vanish/>
          <w:specVanish/>
        </w:rPr>
      </w:pPr>
      <w:r>
        <w:rPr>
          <w:rFonts w:ascii="Times New Roman" w:hAnsi="Times New Roman"/>
        </w:rPr>
        <w:tab/>
      </w:r>
      <m:oMath>
        <m:r>
          <m:rPr>
            <m:sty m:val="p"/>
          </m:rPr>
          <m:t>[</m:t>
        </m:r>
        <m:sSub>
          <m:sSubPr>
            <m:ctrlPr/>
          </m:sSubPr>
          <m:e>
            <m:acc>
              <m:accPr>
                <m:ctrlPr/>
              </m:accPr>
              <m:e>
                <m:r>
                  <m:t>A</m:t>
                </m:r>
              </m:e>
            </m:acc>
          </m:e>
          <m:sub>
            <m:r>
              <m:t>μ</m:t>
            </m:r>
          </m:sub>
        </m:sSub>
        <m:r>
          <m:rPr>
            <m:sty m:val="p"/>
          </m:rPr>
          <m:t>(</m:t>
        </m:r>
        <m:r>
          <m:rPr>
            <m:sty m:val="bi"/>
          </m:rPr>
          <m:t>r</m:t>
        </m:r>
        <m:r>
          <m:rPr>
            <m:sty m:val="p"/>
          </m:rPr>
          <m:t>,</m:t>
        </m:r>
        <m:r>
          <m:t>t</m:t>
        </m:r>
        <m:r>
          <m:rPr>
            <m:sty m:val="p"/>
          </m:rPr>
          <m:t>),</m:t>
        </m:r>
        <m:sSub>
          <m:sSubPr>
            <m:ctrlPr/>
          </m:sSubPr>
          <m:e>
            <m:acc>
              <m:accPr>
                <m:ctrlPr/>
              </m:accPr>
              <m:e>
                <m:r>
                  <m:t>Π</m:t>
                </m:r>
              </m:e>
            </m:acc>
          </m:e>
          <m:sub>
            <m:r>
              <m:t>ν</m:t>
            </m:r>
          </m:sub>
        </m:sSub>
        <m:r>
          <m:rPr>
            <m:sty m:val="p"/>
          </m:rPr>
          <m:t>(</m:t>
        </m:r>
        <m:sSup>
          <m:sSupPr>
            <m:ctrlPr>
              <w:rPr>
                <w:i/>
                <w:iCs/>
              </w:rPr>
            </m:ctrlPr>
          </m:sSupPr>
          <m:e>
            <m:r>
              <m:rPr>
                <m:sty m:val="bi"/>
              </m:rPr>
              <m:t>r</m:t>
            </m:r>
          </m:e>
          <m:sup>
            <m:r>
              <m:t>'</m:t>
            </m:r>
          </m:sup>
        </m:sSup>
        <m:r>
          <m:rPr>
            <m:sty m:val="p"/>
          </m:rPr>
          <m:t>,</m:t>
        </m:r>
        <m:r>
          <m:t>t</m:t>
        </m:r>
        <m:r>
          <m:rPr>
            <m:sty m:val="p"/>
          </m:rPr>
          <m:t>)]=</m:t>
        </m:r>
        <m:r>
          <m:t>i</m:t>
        </m:r>
        <m:r>
          <m:rPr>
            <m:sty m:val="p"/>
          </m:rPr>
          <m:t>ℏ</m:t>
        </m:r>
        <m:sSub>
          <m:sSubPr>
            <m:ctrlPr/>
          </m:sSubPr>
          <m:e>
            <m:r>
              <m:t>g</m:t>
            </m:r>
          </m:e>
          <m:sub>
            <m:r>
              <m:t>μν</m:t>
            </m:r>
          </m:sub>
        </m:sSub>
        <m:sSup>
          <m:sSupPr>
            <m:ctrlPr/>
          </m:sSupPr>
          <m:e>
            <m:r>
              <m:t>δ</m:t>
            </m:r>
          </m:e>
          <m:sup>
            <m:r>
              <m:rPr>
                <m:sty m:val="p"/>
              </m:rPr>
              <m:t>(</m:t>
            </m:r>
            <m:r>
              <m:t>3</m:t>
            </m:r>
            <m:r>
              <m:rPr>
                <m:sty m:val="p"/>
              </m:rPr>
              <m:t>)</m:t>
            </m:r>
          </m:sup>
        </m:sSup>
        <m:r>
          <m:rPr>
            <m:sty m:val="p"/>
          </m:rPr>
          <m:t>(</m:t>
        </m:r>
        <m:r>
          <m:rPr>
            <m:sty m:val="bi"/>
          </m:rPr>
          <m:t>r</m:t>
        </m:r>
        <m:r>
          <m:t>-</m:t>
        </m:r>
        <m:sSup>
          <m:sSupPr>
            <m:ctrlPr>
              <w:rPr>
                <w:i/>
                <w:iCs/>
              </w:rPr>
            </m:ctrlPr>
          </m:sSupPr>
          <m:e>
            <m:r>
              <m:rPr>
                <m:sty m:val="bi"/>
              </m:rPr>
              <m:t>r</m:t>
            </m:r>
          </m:e>
          <m:sup>
            <m:r>
              <m:t>'</m:t>
            </m:r>
          </m:sup>
        </m:sSup>
        <m:r>
          <m:rPr>
            <m:sty m:val="p"/>
          </m:rPr>
          <m:t>)</m:t>
        </m:r>
      </m:oMath>
      <w:r>
        <w:tab/>
      </w:r>
    </w:p>
    <w:p w14:paraId="0B38F076" w14:textId="6801F9D5" w:rsidR="009170C7" w:rsidRDefault="009170C7" w:rsidP="00497C5C">
      <w:pPr>
        <w:ind w:firstLine="480"/>
      </w:pPr>
      <w:r>
        <w:rPr>
          <w:rFonts w:hint="eastAsia"/>
        </w:rPr>
        <w:t>(</w:t>
      </w:r>
      <w:bookmarkStart w:id="249" w:name="Eq_21"/>
      <w:r w:rsidR="00497C5C">
        <w:fldChar w:fldCharType="begin"/>
      </w:r>
      <w:r w:rsidR="00497C5C">
        <w:instrText xml:space="preserve"> </w:instrText>
      </w:r>
      <w:r w:rsidR="00497C5C">
        <w:rPr>
          <w:rFonts w:hint="eastAsia"/>
        </w:rPr>
        <w:instrText xml:space="preserve">SEQ </w:instrText>
      </w:r>
      <w:r w:rsidR="00497C5C">
        <w:rPr>
          <w:rFonts w:hint="eastAsia"/>
        </w:rPr>
        <w:instrText>公式</w:instrText>
      </w:r>
      <w:r w:rsidR="00497C5C">
        <w:rPr>
          <w:rFonts w:hint="eastAsia"/>
        </w:rPr>
        <w:instrText xml:space="preserve"> \* ARABIC</w:instrText>
      </w:r>
      <w:r w:rsidR="00497C5C">
        <w:instrText xml:space="preserve"> </w:instrText>
      </w:r>
      <w:r w:rsidR="00497C5C">
        <w:fldChar w:fldCharType="separate"/>
      </w:r>
      <w:r w:rsidR="00D4412F">
        <w:rPr>
          <w:noProof/>
        </w:rPr>
        <w:t>21</w:t>
      </w:r>
      <w:r w:rsidR="00497C5C">
        <w:fldChar w:fldCharType="end"/>
      </w:r>
      <w:bookmarkEnd w:id="249"/>
      <w:r>
        <w:rPr>
          <w:rFonts w:hint="eastAsia"/>
        </w:rPr>
        <w:t>)</w:t>
      </w:r>
    </w:p>
    <w:p w14:paraId="0B1CDAFE" w14:textId="6B912E1E" w:rsidR="00E34494" w:rsidRDefault="00B81AEB" w:rsidP="009170C7">
      <w:pPr>
        <w:pStyle w:val="a0"/>
        <w:ind w:firstLine="480"/>
      </w:pPr>
      <w:r>
        <w:rPr>
          <w:rFonts w:hint="eastAsia"/>
        </w:rPr>
        <w:t xml:space="preserve">The metric factor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m:rPr>
            <m:nor/>
          </m:rPr>
          <m:t>diag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 xml:space="preserve"> causes the commutator of the scalar photon to carry a positive sign, which leads to negative-norm states,</w:t>
      </w:r>
      <m:oMath>
        <m:r>
          <w:rPr>
            <w:rFonts w:ascii="Cambria Math" w:hAnsi="Cambria Math"/>
          </w:rPr>
          <m:t>μ</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0</m:t>
        </m:r>
      </m:oMath>
      <w:r>
        <w:rPr>
          <w:rFonts w:hint="eastAsia"/>
        </w:rPr>
        <w:t xml:space="preserve"> the central problem that the Gupta-Bleuler formalism is designed to resolve.</w:t>
      </w:r>
      <w:r>
        <w:rPr>
          <w:rFonts w:hint="eastAsia"/>
        </w:rPr>
        <w:t xml:space="preserve"/>
      </w:r>
      <w:r>
        <w:rPr>
          <w:rFonts w:hint="eastAsia"/>
        </w:rPr>
        <w:t/>
      </w:r>
      <w:r>
        <w:rPr>
          <w:rFonts w:hint="eastAsia"/>
        </w:rPr>
        <w:t xml:space="preserve"/>
      </w:r>
      <w:r>
        <w:rPr>
          <w:rFonts w:hint="eastAsia"/>
        </w:rPr>
        <w:t/>
      </w:r>
    </w:p>
    <w:p w14:paraId="6D09E8C9" w14:textId="77777777" w:rsidR="00E34494" w:rsidRDefault="00B81AEB">
      <w:pPr>
        <w:pStyle w:val="TOC"/>
        <w:ind w:firstLine="301"/>
      </w:pPr>
      <w:r>
        <w:t xml:space="preserve">Four-Component Mode Expansion</w:t>
      </w:r>
    </w:p>
    <w:p w14:paraId="1F7E1197" w14:textId="5488A8A3" w:rsidR="00497C5C" w:rsidRDefault="00B81AEB">
      <w:pPr>
        <w:pStyle w:val="a0"/>
        <w:ind w:firstLine="480"/>
      </w:pPr>
      <w:r>
        <w:rPr>
          <w:rFonts w:hint="eastAsia"/>
        </w:rPr>
        <w:t xml:space="preserve">For each wave vector k we define four orthonormal polarization four-vectors: </w:t>
      </w:r>
      <w:r w:rsidRPr="002637B6">
        <w:rPr>
          <w:rFonts w:hint="eastAsia"/>
          <w:i/>
          <w:iCs/>
        </w:rPr>
        <w:t xml:space="preserve"> is the time-like scalar polarization, </w:t>
      </w:r>
      <w:r>
        <w:rPr>
          <w:rFonts w:hint="eastAsia"/>
        </w:rPr>
        <w:t xml:space="preserve"> are the transverse polarizations (physical photons), and </w:t>
      </w:r>
      <m:oMath>
        <m:sSubSup>
          <m:sSubSupPr>
            <m:ctrlPr>
              <w:rPr>
                <w:rFonts w:ascii="Cambria Math" w:hAnsi="Cambria Math"/>
              </w:rPr>
            </m:ctrlPr>
          </m:sSubSupPr>
          <m:e>
            <m:r>
              <w:rPr>
                <w:rFonts w:ascii="Cambria Math" w:hAnsi="Cambria Math"/>
              </w:rPr>
              <m:t>ε</m:t>
            </m:r>
          </m:e>
          <m:sub>
            <m:d>
              <m:dPr>
                <m:ctrlPr>
                  <w:rPr>
                    <w:rFonts w:ascii="Cambria Math" w:hAnsi="Cambria Math"/>
                  </w:rPr>
                </m:ctrlPr>
              </m:dPr>
              <m:e>
                <m:r>
                  <w:rPr>
                    <w:rFonts w:ascii="Cambria Math" w:hAnsi="Cambria Math"/>
                  </w:rPr>
                  <m:t>λ</m:t>
                </m:r>
              </m:e>
            </m:d>
          </m:sub>
          <m:sup>
            <m:r>
              <w:rPr>
                <w:rFonts w:ascii="Cambria Math" w:hAnsi="Cambria Math"/>
              </w:rPr>
              <m:t>μ</m:t>
            </m:r>
          </m:sup>
        </m:sSubSup>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rsidR="006303ED">
        <w:rPr>
          <w:rFonts w:hint="eastAsia"/>
        </w:rPr>
        <w:t xml:space="preserve"> is the longitudinal polarization along the k direction. They satisfy the completeness and orthonormality relations </w:t>
      </w:r>
      <m:oMath>
        <m:r>
          <w:rPr>
            <w:rFonts w:ascii="Cambria Math" w:hAnsi="Cambria Math"/>
          </w:rPr>
          <m:t>λ</m:t>
        </m:r>
        <m:r>
          <m:rPr>
            <m:sty m:val="p"/>
          </m:rPr>
          <w:rPr>
            <w:rFonts w:ascii="Cambria Math" w:hAnsi="Cambria Math"/>
          </w:rPr>
          <m:t>=</m:t>
        </m:r>
        <m:r>
          <w:rPr>
            <w:rFonts w:ascii="Cambria Math" w:hAnsi="Cambria Math"/>
          </w:rPr>
          <m:t>0</m:t>
        </m:r>
      </m:oMath>
      <w:r w:rsidR="006303ED">
        <w:rPr>
          <w:rFonts w:hint="eastAsia"/>
        </w:rPr>
        <w:t xml:space="preserve">. The four-component mode expansion of the free-field operator reads:</w:t>
      </w:r>
      <m:oMath>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rsidR="00497C5C">
        <w:rPr>
          <w:rFonts w:hint="eastAsia"/>
        </w:rPr>
        <w:t xml:space="preserve"/>
      </w:r>
      <m:oMath>
        <m:r>
          <w:rPr>
            <w:rFonts w:ascii="Cambria Math" w:hAnsi="Cambria Math"/>
          </w:rPr>
          <m:t>λ</m:t>
        </m:r>
        <m:r>
          <m:rPr>
            <m:sty m:val="p"/>
          </m:rPr>
          <w:rPr>
            <w:rFonts w:ascii="Cambria Math" w:hAnsi="Cambria Math"/>
          </w:rPr>
          <m:t>=</m:t>
        </m:r>
        <m:r>
          <w:rPr>
            <w:rFonts w:ascii="Cambria Math" w:hAnsi="Cambria Math"/>
          </w:rPr>
          <m:t>3</m:t>
        </m:r>
      </m:oMath>
      <w:r w:rsidR="00497C5C">
        <w:rPr>
          <w:rFonts w:hint="eastAsia"/>
        </w:rPr>
        <w:t xml:space="preserve"/>
      </w:r>
      <m:oMath>
        <m:acc>
          <m:accPr>
            <m:ctrlPr>
              <w:rPr>
                <w:rFonts w:ascii="Cambria Math" w:hAnsi="Cambria Math"/>
              </w:rPr>
            </m:ctrlPr>
          </m:accPr>
          <m:e>
            <m:r>
              <m:rPr>
                <m:sty m:val="bi"/>
              </m:rPr>
              <w:rPr>
                <w:rFonts w:ascii="Cambria Math" w:hAnsi="Cambria Math"/>
              </w:rPr>
              <m:t>k</m:t>
            </m:r>
          </m:e>
        </m:acc>
      </m:oMath>
      <w:r w:rsidR="00497C5C">
        <w:rPr>
          <w:rFonts w:hint="eastAsia"/>
        </w:rPr>
        <w:t/>
      </w:r>
      <m:oMath>
        <m:nary>
          <m:naryPr>
            <m:chr m:val="∑"/>
            <m:limLoc m:val="undOvr"/>
            <m:supHide m:val="1"/>
            <m:ctrlPr>
              <w:rPr>
                <w:rFonts w:ascii="Cambria Math" w:hAnsi="Cambria Math"/>
                <w:i/>
              </w:rPr>
            </m:ctrlPr>
          </m:naryPr>
          <m:sub>
            <m:r>
              <w:rPr>
                <w:rFonts w:ascii="Cambria Math" w:hAnsi="Cambria Math"/>
              </w:rPr>
              <m:t>λ</m:t>
            </m:r>
          </m:sub>
          <m:sup/>
          <m:e>
            <m:sSup>
              <m:sSupPr>
                <m:ctrlPr>
                  <w:rPr>
                    <w:rFonts w:ascii="Cambria Math" w:hAnsi="Cambria Math"/>
                    <w:i/>
                  </w:rPr>
                </m:ctrlPr>
              </m:sSupPr>
              <m:e>
                <m:r>
                  <w:rPr>
                    <w:rFonts w:ascii="Cambria Math" w:hAnsi="Cambria Math"/>
                  </w:rPr>
                  <m:t>g</m:t>
                </m:r>
              </m:e>
              <m:sup>
                <m:r>
                  <w:rPr>
                    <w:rFonts w:ascii="Cambria Math" w:hAnsi="Cambria Math"/>
                  </w:rPr>
                  <m:t>λλ</m:t>
                </m:r>
              </m:sup>
            </m:sSup>
            <m:sSubSup>
              <m:sSubSupPr>
                <m:ctrlPr>
                  <w:rPr>
                    <w:rFonts w:ascii="Cambria Math" w:hAnsi="Cambria Math"/>
                  </w:rPr>
                </m:ctrlPr>
              </m:sSubSupPr>
              <m:e>
                <m:r>
                  <w:rPr>
                    <w:rFonts w:ascii="Cambria Math" w:hAnsi="Cambria Math"/>
                  </w:rPr>
                  <m:t>ε</m:t>
                </m:r>
              </m:e>
              <m:sub>
                <m:r>
                  <m:rPr>
                    <m:sty m:val="p"/>
                  </m:rPr>
                  <w:rPr>
                    <w:rFonts w:ascii="Cambria Math" w:hAnsi="Cambria Math"/>
                  </w:rPr>
                  <m:t>(</m:t>
                </m:r>
                <m:r>
                  <w:rPr>
                    <w:rFonts w:ascii="Cambria Math" w:hAnsi="Cambria Math"/>
                  </w:rPr>
                  <m:t>λ</m:t>
                </m:r>
                <m:r>
                  <m:rPr>
                    <m:sty m:val="p"/>
                  </m:rPr>
                  <w:rPr>
                    <w:rFonts w:ascii="Cambria Math" w:hAnsi="Cambria Math"/>
                  </w:rPr>
                  <m:t>)</m:t>
                </m:r>
              </m:sub>
              <m:sup>
                <m:r>
                  <w:rPr>
                    <w:rFonts w:ascii="Cambria Math" w:hAnsi="Cambria Math"/>
                  </w:rPr>
                  <m:t>μ</m:t>
                </m:r>
              </m:sup>
            </m:sSubSup>
            <m:sSubSup>
              <m:sSubSupPr>
                <m:ctrlPr>
                  <w:rPr>
                    <w:rFonts w:ascii="Cambria Math" w:hAnsi="Cambria Math"/>
                  </w:rPr>
                </m:ctrlPr>
              </m:sSubSupPr>
              <m:e>
                <m:r>
                  <w:rPr>
                    <w:rFonts w:ascii="Cambria Math" w:hAnsi="Cambria Math"/>
                  </w:rPr>
                  <m:t>ε</m:t>
                </m:r>
              </m:e>
              <m:sub>
                <m:r>
                  <m:rPr>
                    <m:sty m:val="p"/>
                  </m:rPr>
                  <w:rPr>
                    <w:rFonts w:ascii="Cambria Math" w:hAnsi="Cambria Math"/>
                  </w:rPr>
                  <m:t>(</m:t>
                </m:r>
                <m:r>
                  <w:rPr>
                    <w:rFonts w:ascii="Cambria Math" w:hAnsi="Cambria Math"/>
                  </w:rPr>
                  <m:t>λ</m:t>
                </m:r>
                <m:r>
                  <m:rPr>
                    <m:sty m:val="p"/>
                  </m:rPr>
                  <w:rPr>
                    <w:rFonts w:ascii="Cambria Math" w:hAnsi="Cambria Math"/>
                  </w:rPr>
                  <m:t>)</m:t>
                </m:r>
              </m:sub>
              <m:sup>
                <m:r>
                  <w:rPr>
                    <w:rFonts w:ascii="Cambria Math" w:hAnsi="Cambria Math"/>
                  </w:rPr>
                  <m:t>ν</m:t>
                </m:r>
              </m:sup>
            </m:sSubSup>
          </m:e>
        </m:nary>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oMath>
      <w:r w:rsidR="00497C5C">
        <w:rPr>
          <w:rFonts w:hint="eastAsia"/>
        </w:rPr>
        <w:t/>
      </w:r>
    </w:p>
    <w:p w14:paraId="2BC0BCAA" w14:textId="718626DC" w:rsidR="00497C5C" w:rsidRPr="00F95833" w:rsidRDefault="00497C5C" w:rsidP="00497C5C">
      <w:pPr>
        <w:pStyle w:val="af2"/>
        <w:ind w:firstLine="480"/>
        <w:rPr>
          <w:i/>
          <w:iCs/>
          <w:vanish/>
          <w:specVanish/>
        </w:rPr>
      </w:pPr>
      <w:r>
        <w:rPr>
          <w:rFonts w:ascii="Times New Roman" w:hAnsi="Times New Roman"/>
        </w:rPr>
        <w:tab/>
      </w:r>
      <m:oMath>
        <m:sSup>
          <m:sSupPr>
            <m:ctrlPr/>
          </m:sSupPr>
          <m:e>
            <m:acc>
              <m:accPr>
                <m:ctrlPr/>
              </m:accPr>
              <m:e>
                <m:r>
                  <m:t>A</m:t>
                </m:r>
              </m:e>
            </m:acc>
          </m:e>
          <m:sup>
            <m:r>
              <m:t>μ</m:t>
            </m:r>
          </m:sup>
        </m:sSup>
        <m:r>
          <m:rPr>
            <m:sty m:val="p"/>
          </m:rPr>
          <m:t>(</m:t>
        </m:r>
        <m:r>
          <m:rPr>
            <m:sty m:val="bi"/>
          </m:rPr>
          <m:t>r</m:t>
        </m:r>
        <m:r>
          <m:rPr>
            <m:sty m:val="p"/>
          </m:rPr>
          <m:t>,</m:t>
        </m:r>
        <m:r>
          <m:t>t</m:t>
        </m:r>
        <m:r>
          <m:rPr>
            <m:sty m:val="p"/>
          </m:rPr>
          <m:t>)=∫</m:t>
        </m:r>
        <m:sSup>
          <m:sSupPr>
            <m:ctrlPr/>
          </m:sSupPr>
          <m:e>
            <m:r>
              <m:t>d</m:t>
            </m:r>
          </m:e>
          <m:sup>
            <m:r>
              <m:t>3</m:t>
            </m:r>
          </m:sup>
        </m:sSup>
        <m:r>
          <m:t>k</m:t>
        </m:r>
        <m:nary>
          <m:naryPr>
            <m:chr m:val="∑"/>
            <m:limLoc m:val="undOvr"/>
            <m:ctrlPr/>
          </m:naryPr>
          <m:sub>
            <m:r>
              <m:t>λ</m:t>
            </m:r>
            <m:r>
              <m:rPr>
                <m:sty m:val="p"/>
              </m:rPr>
              <m:t>=</m:t>
            </m:r>
            <m:r>
              <m:t>0</m:t>
            </m:r>
          </m:sub>
          <m:sup>
            <m:r>
              <m:t>3</m:t>
            </m:r>
          </m:sup>
          <m:e>
            <m:sSub>
              <m:sSubPr>
                <m:ctrlPr/>
              </m:sSubPr>
              <m:e>
                <m:r>
                  <m:t>N</m:t>
                </m:r>
              </m:e>
              <m:sub>
                <m:r>
                  <m:rPr>
                    <m:sty m:val="b"/>
                  </m:rPr>
                  <m:t>k</m:t>
                </m:r>
              </m:sub>
            </m:sSub>
          </m:e>
        </m:nary>
        <m:d>
          <m:dPr>
            <m:begChr m:val="["/>
            <m:endChr m:val="]"/>
            <m:ctrlPr/>
          </m:dPr>
          <m:e>
            <m:sSubSup>
              <m:sSubSupPr>
                <m:ctrlPr/>
              </m:sSubSupPr>
              <m:e>
                <m:r>
                  <m:t>ε</m:t>
                </m:r>
              </m:e>
              <m:sub>
                <m:r>
                  <m:rPr>
                    <m:sty m:val="p"/>
                  </m:rPr>
                  <m:t>(</m:t>
                </m:r>
                <m:r>
                  <m:t>λ</m:t>
                </m:r>
                <m:r>
                  <m:rPr>
                    <m:sty m:val="p"/>
                  </m:rPr>
                  <m:t>)</m:t>
                </m:r>
              </m:sub>
              <m:sup>
                <m:r>
                  <m:t>μ</m:t>
                </m:r>
              </m:sup>
            </m:sSubSup>
            <m:sSub>
              <m:sSubPr>
                <m:ctrlPr/>
              </m:sSubPr>
              <m:e>
                <m:acc>
                  <m:accPr>
                    <m:ctrlPr/>
                  </m:accPr>
                  <m:e>
                    <m:r>
                      <m:t>a</m:t>
                    </m:r>
                  </m:e>
                </m:acc>
              </m:e>
              <m:sub>
                <m:r>
                  <m:rPr>
                    <m:sty m:val="p"/>
                  </m:rPr>
                  <m:t>(</m:t>
                </m:r>
                <m:r>
                  <m:t>λ</m:t>
                </m:r>
                <m:r>
                  <m:rPr>
                    <m:sty m:val="p"/>
                  </m:rPr>
                  <m:t>)</m:t>
                </m:r>
              </m:sub>
            </m:sSub>
            <m:r>
              <m:rPr>
                <m:sty m:val="p"/>
              </m:rPr>
              <m:t>(</m:t>
            </m:r>
            <m:r>
              <m:rPr>
                <m:sty m:val="bi"/>
              </m:rPr>
              <m:t>k</m:t>
            </m:r>
            <m:r>
              <m:rPr>
                <m:sty m:val="p"/>
              </m:rPr>
              <m:t>)</m:t>
            </m:r>
            <m:sSup>
              <m:sSupPr>
                <m:ctrlPr/>
              </m:sSupPr>
              <m:e>
                <m:r>
                  <m:t>e</m:t>
                </m:r>
              </m:e>
              <m:sup>
                <m:r>
                  <m:t>-i</m:t>
                </m:r>
                <m:r>
                  <m:rPr>
                    <m:sty m:val="p"/>
                  </m:rPr>
                  <m:t>(</m:t>
                </m:r>
                <m:sSub>
                  <m:sSubPr>
                    <m:ctrlPr/>
                  </m:sSubPr>
                  <m:e>
                    <m:r>
                      <m:t>ω</m:t>
                    </m:r>
                  </m:e>
                  <m:sub>
                    <m:r>
                      <m:rPr>
                        <m:sty m:val="p"/>
                      </m:rPr>
                      <m:t>k</m:t>
                    </m:r>
                  </m:sub>
                </m:sSub>
                <m:r>
                  <m:t>t-</m:t>
                </m:r>
                <m:r>
                  <m:rPr>
                    <m:sty m:val="bi"/>
                  </m:rPr>
                  <m:t>k</m:t>
                </m:r>
                <m:r>
                  <m:t>⋅</m:t>
                </m:r>
                <m:r>
                  <m:rPr>
                    <m:sty m:val="bi"/>
                  </m:rPr>
                  <m:t>r</m:t>
                </m:r>
                <m:r>
                  <m:rPr>
                    <m:sty m:val="p"/>
                  </m:rPr>
                  <m:t>)</m:t>
                </m:r>
              </m:sup>
            </m:sSup>
            <m:r>
              <m:rPr>
                <m:sty m:val="p"/>
              </m:rPr>
              <m:t>+</m:t>
            </m:r>
            <m:r>
              <m:t>h</m:t>
            </m:r>
            <m:r>
              <m:rPr>
                <m:sty m:val="p"/>
              </m:rPr>
              <m:t>.</m:t>
            </m:r>
            <m:r>
              <m:t>c</m:t>
            </m:r>
            <m:r>
              <m:rPr>
                <m:sty m:val="p"/>
              </m:rPr>
              <m:t>.</m:t>
            </m:r>
          </m:e>
        </m:d>
      </m:oMath>
      <w:r>
        <w:tab/>
      </w:r>
    </w:p>
    <w:p w14:paraId="49A3B3FE" w14:textId="57B1CCFB" w:rsidR="00497C5C" w:rsidRDefault="00497C5C" w:rsidP="00497C5C">
      <w:pPr>
        <w:ind w:firstLine="480"/>
      </w:pPr>
      <w:r>
        <w:rPr>
          <w:rFonts w:hint="eastAsia"/>
        </w:rPr>
        <w:t>(</w:t>
      </w:r>
      <w:bookmarkStart w:id="250" w:name="Eq_22"/>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22</w:t>
      </w:r>
      <w:r>
        <w:fldChar w:fldCharType="end"/>
      </w:r>
      <w:bookmarkEnd w:id="250"/>
      <w:r>
        <w:rPr>
          <w:rFonts w:hint="eastAsia"/>
        </w:rPr>
        <w:t>)</w:t>
      </w:r>
    </w:p>
    <w:p w14:paraId="4EDC2001" w14:textId="74BB31B0" w:rsidR="00D92120" w:rsidRPr="00083C08" w:rsidRDefault="00F0112F" w:rsidP="00D92120">
      <w:pPr>
        <w:ind w:firstLine="480"/>
      </w:pPr>
      <w:r>
        <w:rPr>
          <w:rFonts w:hint="eastAsia"/>
        </w:rPr>
        <w:t xml:space="preserve">The normalization constant </w:t>
      </w:r>
      <w:r>
        <w:t xml:space="preserve"> is identical to that of the Coulomb gauge. Substituting Eq. 22 into Eq. 21 yields the commutation relations for the creation and annihilation operators:</w:t>
      </w:r>
      <m:oMath>
        <m:sSub>
          <m:sSubPr>
            <m:ctrlPr>
              <w:rPr>
                <w:rFonts w:ascii="Cambria Math" w:hAnsi="Cambria Math"/>
              </w:rPr>
            </m:ctrlPr>
          </m:sSubPr>
          <m:e>
            <m:r>
              <w:rPr>
                <w:rFonts w:ascii="Cambria Math" w:hAnsi="Cambria Math"/>
              </w:rPr>
              <m:t>N</m:t>
            </m:r>
          </m:e>
          <m:sub>
            <m:r>
              <m:rPr>
                <m:sty m:val="b"/>
              </m:rP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ℏ</m:t>
                </m:r>
              </m:num>
              <m:den>
                <m:r>
                  <w:rPr>
                    <w:rFonts w:ascii="Cambria Math" w:hAnsi="Cambria Math"/>
                  </w:rPr>
                  <m:t>2</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ω</m:t>
                    </m:r>
                  </m:e>
                  <m:sub>
                    <m:r>
                      <m:rPr>
                        <m:sty m:val="p"/>
                      </m:rPr>
                      <w:rPr>
                        <w:rFonts w:ascii="Cambria Math" w:hAnsi="Cambria Math"/>
                      </w:rPr>
                      <m:t>k</m:t>
                    </m:r>
                  </m:sub>
                </m:sSub>
                <m:r>
                  <m:rPr>
                    <m:sty m:val="p"/>
                  </m:rPr>
                  <w:rPr>
                    <w:rFonts w:ascii="Cambria Math" w:hAnsi="Cambria Math"/>
                  </w:rPr>
                  <m:t>(</m:t>
                </m:r>
                <m:r>
                  <w:rPr>
                    <w:rFonts w:ascii="Cambria Math" w:hAnsi="Cambria Math"/>
                  </w:rPr>
                  <m:t>2π</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e>
        </m:rad>
      </m:oMath>
      <w:r>
        <w:t xml:space="preserve"/>
      </w:r>
      <w:r>
        <w:rPr>
          <w:rFonts w:hint="eastAsia"/>
        </w:rPr>
        <w:t xml:space="preserve"/>
      </w:r>
      <w:r w:rsidR="00D92120">
        <w:rPr>
          <w:rFonts w:hint="eastAsia"/>
        </w:rPr>
        <w:t xml:space="preserve"/>
      </w:r>
      <w:r w:rsidR="00D92120">
        <w:rPr>
          <w:rFonts w:hint="eastAsia"/>
        </w:rPr>
        <w:t xml:space="preserve"/>
      </w:r>
      <w:r w:rsidR="00D92120">
        <w:rPr>
          <w:rFonts w:hint="eastAsia"/>
        </w:rPr>
        <w:fldChar w:fldCharType="begin"/>
      </w:r>
      <w:r w:rsidR="00D92120">
        <w:rPr>
          <w:rFonts w:hint="eastAsia"/>
        </w:rPr>
        <w:instrText xml:space="preserve"> REF Eq_22 \h </w:instrText>
      </w:r>
      <w:r w:rsidR="00D92120">
        <w:rPr>
          <w:rFonts w:hint="eastAsia"/>
        </w:rPr>
      </w:r>
      <w:r w:rsidR="00D92120">
        <w:rPr>
          <w:rFonts w:hint="eastAsia"/>
        </w:rPr>
        <w:fldChar w:fldCharType="separate"/>
      </w:r>
      <w:r w:rsidR="00D4412F">
        <w:rPr>
          <w:noProof/>
        </w:rPr>
        <w:t xml:space="preserve"/>
      </w:r>
      <w:r w:rsidR="00D92120">
        <w:rPr>
          <w:rFonts w:hint="eastAsia"/>
        </w:rPr>
        <w:fldChar w:fldCharType="end"/>
      </w:r>
      <w:r w:rsidR="00D92120">
        <w:rPr>
          <w:rFonts w:hint="eastAsia"/>
        </w:rPr>
        <w:t xml:space="preserve"/>
      </w:r>
      <w:r w:rsidR="00D92120">
        <w:rPr>
          <w:rFonts w:hint="eastAsia"/>
        </w:rPr>
        <w:t xml:space="preserve"/>
      </w:r>
      <w:r w:rsidR="00D92120">
        <w:rPr>
          <w:rFonts w:hint="eastAsia"/>
        </w:rPr>
        <w:fldChar w:fldCharType="begin"/>
      </w:r>
      <w:r w:rsidR="00D92120">
        <w:rPr>
          <w:rFonts w:hint="eastAsia"/>
        </w:rPr>
        <w:instrText xml:space="preserve"> REF Eq_21 \h </w:instrText>
      </w:r>
      <w:r w:rsidR="00D92120">
        <w:rPr>
          <w:rFonts w:hint="eastAsia"/>
        </w:rPr>
      </w:r>
      <w:r w:rsidR="00D92120">
        <w:rPr>
          <w:rFonts w:hint="eastAsia"/>
        </w:rPr>
        <w:fldChar w:fldCharType="separate"/>
      </w:r>
      <w:r w:rsidR="00D4412F">
        <w:rPr>
          <w:noProof/>
        </w:rPr>
        <w:t xml:space="preserve"/>
      </w:r>
      <w:r w:rsidR="00D92120">
        <w:rPr>
          <w:rFonts w:hint="eastAsia"/>
        </w:rPr>
        <w:fldChar w:fldCharType="end"/>
      </w:r>
      <w:r w:rsidR="00D92120">
        <w:rPr>
          <w:rFonts w:hint="eastAsia"/>
        </w:rPr>
        <w:t/>
      </w:r>
      <w:r w:rsidR="001B188A">
        <w:rPr>
          <w:rFonts w:hint="eastAsia"/>
        </w:rPr>
        <w:t/>
      </w:r>
    </w:p>
    <w:p w14:paraId="148B40E5" w14:textId="7AAE5583" w:rsidR="001B188A" w:rsidRPr="00F95833" w:rsidRDefault="001B188A" w:rsidP="001B188A">
      <w:pPr>
        <w:pStyle w:val="af2"/>
        <w:ind w:firstLine="480"/>
        <w:rPr>
          <w:i/>
          <w:iCs/>
          <w:vanish/>
          <w:specVanish/>
        </w:rPr>
      </w:pPr>
      <w:r>
        <w:rPr>
          <w:rFonts w:ascii="Times New Roman" w:hAnsi="Times New Roman"/>
        </w:rPr>
        <w:tab/>
      </w:r>
      <m:oMath>
        <m:r>
          <m:rPr>
            <m:sty m:val="p"/>
          </m:rPr>
          <m:t>[</m:t>
        </m:r>
        <m:sSub>
          <m:sSubPr>
            <m:ctrlPr/>
          </m:sSubPr>
          <m:e>
            <m:acc>
              <m:accPr>
                <m:ctrlPr/>
              </m:accPr>
              <m:e>
                <m:r>
                  <m:t>a</m:t>
                </m:r>
              </m:e>
            </m:acc>
          </m:e>
          <m:sub>
            <m:r>
              <m:rPr>
                <m:sty m:val="p"/>
              </m:rPr>
              <m:t>(</m:t>
            </m:r>
            <m:r>
              <m:t>λ</m:t>
            </m:r>
            <m:r>
              <m:rPr>
                <m:sty m:val="p"/>
              </m:rPr>
              <m:t>)</m:t>
            </m:r>
          </m:sub>
        </m:sSub>
        <m:r>
          <m:rPr>
            <m:sty m:val="p"/>
          </m:rPr>
          <m:t>(</m:t>
        </m:r>
        <m:r>
          <m:rPr>
            <m:sty m:val="bi"/>
          </m:rPr>
          <m:t>k</m:t>
        </m:r>
        <m:r>
          <m:rPr>
            <m:sty m:val="p"/>
          </m:rPr>
          <m:t>),</m:t>
        </m:r>
        <m:sSubSup>
          <m:sSubSupPr>
            <m:ctrlPr/>
          </m:sSubSupPr>
          <m:e>
            <m:acc>
              <m:accPr>
                <m:ctrlPr/>
              </m:accPr>
              <m:e>
                <m:r>
                  <m:t>a</m:t>
                </m:r>
              </m:e>
            </m:acc>
          </m:e>
          <m:sub>
            <m:r>
              <m:rPr>
                <m:sty m:val="p"/>
              </m:rPr>
              <m:t>(</m:t>
            </m:r>
            <m:sSup>
              <m:sSupPr>
                <m:ctrlPr/>
              </m:sSupPr>
              <m:e>
                <m:r>
                  <m:t>λ</m:t>
                </m:r>
              </m:e>
              <m:sup>
                <m:r>
                  <m:rPr>
                    <m:sty m:val="p"/>
                  </m:rPr>
                  <m:t>'</m:t>
                </m:r>
              </m:sup>
            </m:sSup>
            <m:r>
              <m:rPr>
                <m:sty m:val="p"/>
              </m:rPr>
              <m:t>)</m:t>
            </m:r>
          </m:sub>
          <m:sup>
            <m:r>
              <m:rPr>
                <m:sty m:val="p"/>
              </m:rPr>
              <m:t>†</m:t>
            </m:r>
          </m:sup>
        </m:sSubSup>
        <m:r>
          <m:rPr>
            <m:sty m:val="p"/>
          </m:rPr>
          <m:t>(</m:t>
        </m:r>
        <m:sSup>
          <m:sSupPr>
            <m:ctrlPr>
              <w:rPr>
                <w:i/>
                <w:iCs/>
              </w:rPr>
            </m:ctrlPr>
          </m:sSupPr>
          <m:e>
            <m:r>
              <m:rPr>
                <m:sty m:val="bi"/>
              </m:rPr>
              <m:t>k</m:t>
            </m:r>
          </m:e>
          <m:sup>
            <m:r>
              <m:t>'</m:t>
            </m:r>
          </m:sup>
        </m:sSup>
        <m:r>
          <m:rPr>
            <m:sty m:val="p"/>
          </m:rPr>
          <m:t>)]=-</m:t>
        </m:r>
        <m:sSub>
          <m:sSubPr>
            <m:ctrlPr/>
          </m:sSubPr>
          <m:e>
            <m:r>
              <m:t>g</m:t>
            </m:r>
          </m:e>
          <m:sub>
            <m:r>
              <m:t>λ</m:t>
            </m:r>
            <m:sSup>
              <m:sSupPr>
                <m:ctrlPr/>
              </m:sSupPr>
              <m:e>
                <m:r>
                  <m:t>λ</m:t>
                </m:r>
              </m:e>
              <m:sup>
                <m:r>
                  <m:rPr>
                    <m:sty m:val="p"/>
                  </m:rPr>
                  <m:t>'</m:t>
                </m:r>
              </m:sup>
            </m:sSup>
          </m:sub>
        </m:sSub>
        <m:sSup>
          <m:sSupPr>
            <m:ctrlPr/>
          </m:sSupPr>
          <m:e>
            <m:r>
              <m:t>δ</m:t>
            </m:r>
          </m:e>
          <m:sup>
            <m:r>
              <m:rPr>
                <m:sty m:val="p"/>
              </m:rPr>
              <m:t>(</m:t>
            </m:r>
            <m:r>
              <m:t>3</m:t>
            </m:r>
            <m:r>
              <m:rPr>
                <m:sty m:val="p"/>
              </m:rPr>
              <m:t>)</m:t>
            </m:r>
          </m:sup>
        </m:sSup>
        <m:r>
          <m:rPr>
            <m:sty m:val="p"/>
          </m:rPr>
          <m:t>(</m:t>
        </m:r>
        <m:r>
          <m:rPr>
            <m:sty m:val="bi"/>
          </m:rPr>
          <m:t>k</m:t>
        </m:r>
        <m:r>
          <m:t>-</m:t>
        </m:r>
        <m:sSup>
          <m:sSupPr>
            <m:ctrlPr>
              <w:rPr>
                <w:i/>
                <w:iCs/>
              </w:rPr>
            </m:ctrlPr>
          </m:sSupPr>
          <m:e>
            <m:r>
              <m:rPr>
                <m:sty m:val="bi"/>
              </m:rPr>
              <m:t>k</m:t>
            </m:r>
          </m:e>
          <m:sup>
            <m:r>
              <m:t>'</m:t>
            </m:r>
          </m:sup>
        </m:sSup>
        <m:r>
          <m:rPr>
            <m:sty m:val="p"/>
          </m:rPr>
          <m:t>)</m:t>
        </m:r>
      </m:oMath>
      <w:r>
        <w:tab/>
      </w:r>
    </w:p>
    <w:p w14:paraId="1A761562" w14:textId="1FC80D04" w:rsidR="001B188A" w:rsidRDefault="001B188A" w:rsidP="001B188A">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23</w:t>
      </w:r>
      <w:r>
        <w:fldChar w:fldCharType="end"/>
      </w:r>
      <w:r>
        <w:rPr>
          <w:rFonts w:hint="eastAsia"/>
        </w:rPr>
        <w:t>)</w:t>
      </w:r>
    </w:p>
    <w:p w14:paraId="03AC6B2B" w14:textId="34EA8D2F" w:rsidR="00F0112F" w:rsidRPr="00EA5332" w:rsidRDefault="00EA5332" w:rsidP="00EA5332">
      <w:pPr>
        <w:pStyle w:val="a0"/>
        <w:ind w:firstLine="480"/>
      </w:pPr>
      <w:r>
        <w:rPr>
          <w:rFonts w:hint="eastAsia"/>
        </w:rPr>
        <w:t xml:space="preserve">For </w:t>
      </w:r>
      <w:r>
        <w:t xml:space="preserve"> the commutator is negative. This implies that the creation operator of a scalar photon generates negative-norm states,</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Pr>
          <w:rFonts w:hint="eastAsia"/>
        </w:rPr>
        <w:t xml:space="preserve"> a problem that must be addressed by the Gupta-Bleuler quantization procedure.</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m:rPr>
                <m:sty m:val="p"/>
              </m:rPr>
              <w:rPr>
                <w:rFonts w:ascii="Cambria Math" w:hAnsi="Cambria Math"/>
              </w:rPr>
              <m:t>(</m:t>
            </m:r>
            <m:r>
              <w:rPr>
                <w:rFonts w:ascii="Cambria Math" w:hAnsi="Cambria Math"/>
              </w:rPr>
              <m:t>0</m:t>
            </m:r>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m:t>
        </m:r>
        <m:sSup>
          <m:sSupPr>
            <m:ctrlPr>
              <w:rPr>
                <w:rFonts w:ascii="Cambria Math" w:hAnsi="Cambria Math"/>
                <w:i/>
                <w:iCs/>
              </w:rPr>
            </m:ctrlPr>
          </m:sSupPr>
          <m:e>
            <m:r>
              <m:rPr>
                <m:sty m:val="bi"/>
              </m:rPr>
              <w:rPr>
                <w:rFonts w:ascii="Cambria Math" w:hAnsi="Cambria Math"/>
              </w:rPr>
              <m:t>k</m:t>
            </m:r>
          </m:e>
          <m:sup>
            <m:r>
              <w:rPr>
                <w:rFonts w:ascii="Cambria Math" w:hAnsi="Cambria Math"/>
              </w:rPr>
              <m:t>'</m:t>
            </m:r>
          </m:sup>
        </m:sSup>
        <m:r>
          <m:rPr>
            <m:sty m:val="p"/>
          </m:rPr>
          <w:rPr>
            <w:rFonts w:ascii="Cambria Math" w:hAnsi="Cambria Math"/>
          </w:rPr>
          <m:t>)</m:t>
        </m:r>
      </m:oMath>
      <w:r>
        <w:rPr>
          <w:rFonts w:hint="eastAsia"/>
        </w:rPr>
        <w:t xml:space="preserve"/>
      </w:r>
      <m:oMath>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m:rPr>
                <m:sty m:val="p"/>
              </m:rPr>
              <w:rPr>
                <w:rFonts w:ascii="Cambria Math" w:hAnsi="Cambria Math"/>
              </w:rPr>
              <m:t>(</m:t>
            </m:r>
            <m:r>
              <w:rPr>
                <w:rFonts w:ascii="Cambria Math" w:hAnsi="Cambria Math"/>
              </w:rPr>
              <m:t>0</m:t>
            </m:r>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&lt;</m:t>
        </m:r>
        <m:r>
          <w:rPr>
            <w:rFonts w:ascii="Cambria Math" w:hAnsi="Cambria Math"/>
          </w:rPr>
          <m:t>0</m:t>
        </m:r>
      </m:oMath>
      <w:r>
        <w:rPr>
          <w:rFonts w:hint="eastAsia"/>
        </w:rPr>
        <w:t/>
      </w:r>
      <w:r>
        <w:rPr>
          <w:rFonts w:hint="eastAsia"/>
        </w:rPr>
        <w:t/>
      </w:r>
      <w:r>
        <w:rPr>
          <w:rFonts w:hint="eastAsia"/>
        </w:rPr>
        <w:t/>
      </w:r>
      <w:r>
        <w:rPr>
          <w:rFonts w:hint="eastAsia"/>
        </w:rPr>
        <w:t/>
      </w:r>
      <w:r>
        <w:rPr>
          <w:rFonts w:hint="eastAsia"/>
        </w:rPr>
        <w:t/>
      </w:r>
    </w:p>
    <w:p w14:paraId="1CB8A741" w14:textId="77777777" w:rsidR="00E34494" w:rsidRDefault="00B81AEB">
      <w:pPr>
        <w:pStyle w:val="TOC"/>
        <w:ind w:firstLine="301"/>
      </w:pPr>
      <w:r>
        <w:t xml:space="preserve">Gupta-Bleuler Quantization</w:t>
      </w:r>
    </w:p>
    <w:p w14:paraId="2EC26A21" w14:textId="243980FE" w:rsidR="00E73773" w:rsidRDefault="00E73773">
      <w:pPr>
        <w:pStyle w:val="a0"/>
        <w:ind w:firstLine="480"/>
      </w:pPr>
      <w:r>
        <w:rPr>
          <w:rFonts w:hint="eastAsia"/>
        </w:rPr>
        <w:t xml:space="preserve">Gupta and Bleuler proposed decomposing the operator </w:t>
      </w:r>
      <w:r>
        <w:t xml:space="preserve"> into positive-frequency (containing annihilation operators) and negative-frequency parts. The weak Lorenz condition is then imposed by demanding that the positive-frequency part acting on any physical state satisfies:</w:t>
      </w:r>
      <w:r>
        <w:rPr>
          <w:rFonts w:hint="eastAsia"/>
        </w:rPr>
        <w:t xml:space="preserve"/>
      </w:r>
      <w:r>
        <w:t xml:space="preserve"/>
      </w:r>
      <w:r>
        <w:rPr>
          <w:rFonts w:hint="eastAsia"/>
        </w:rPr>
        <w:t/>
      </w:r>
      <w:r>
        <w:t xml:space="preserve"/>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μ</m:t>
            </m:r>
          </m:sup>
        </m:sSup>
      </m:oMath>
      <w:r>
        <w:t xml:space="preserve"/>
      </w:r>
      <w:r>
        <w:rPr>
          <w:rFonts w:hint="eastAsia"/>
        </w:rPr>
        <w:t/>
      </w:r>
      <w:r w:rsidR="00312C2F">
        <w:rPr>
          <w:rFonts w:hint="eastAsia"/>
        </w:rPr>
        <w:t/>
      </w:r>
      <w:r w:rsidR="00312C2F">
        <w:t xml:space="preserve"/>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μ</m:t>
            </m:r>
          </m:sup>
        </m:sSup>
      </m:oMath>
      <w:r w:rsidR="00312C2F">
        <w:rPr>
          <w:rFonts w:hint="eastAsia"/>
        </w:rPr>
        <w:t/>
      </w:r>
      <w:r>
        <w:rPr>
          <w:rFonts w:hint="eastAsia"/>
        </w:rPr>
        <w:t/>
      </w:r>
    </w:p>
    <w:p w14:paraId="0A5B7976" w14:textId="77777777" w:rsidR="00E73773" w:rsidRPr="00F95833" w:rsidRDefault="00E73773" w:rsidP="00E73773">
      <w:pPr>
        <w:pStyle w:val="af2"/>
        <w:ind w:firstLine="480"/>
        <w:rPr>
          <w:i/>
          <w:iCs/>
          <w:vanish/>
          <w:specVanish/>
        </w:rPr>
      </w:pPr>
      <w:r>
        <w:rPr>
          <w:rFonts w:ascii="Times New Roman" w:hAnsi="Times New Roman"/>
        </w:rPr>
        <w:tab/>
      </w:r>
      <m:oMath>
        <m:r>
          <m:rPr>
            <m:sty m:val="p"/>
          </m:rPr>
          <m:t>(</m:t>
        </m:r>
        <m:sSub>
          <m:sSubPr>
            <m:ctrlPr/>
          </m:sSubPr>
          <m:e>
            <m:r>
              <m:rPr>
                <m:sty m:val="p"/>
              </m:rPr>
              <m:t>∂</m:t>
            </m:r>
          </m:e>
          <m:sub>
            <m:r>
              <m:t>μ</m:t>
            </m:r>
          </m:sub>
        </m:sSub>
        <m:sSup>
          <m:sSupPr>
            <m:ctrlPr/>
          </m:sSupPr>
          <m:e>
            <m:acc>
              <m:accPr>
                <m:ctrlPr/>
              </m:accPr>
              <m:e>
                <m:r>
                  <m:t>A</m:t>
                </m:r>
              </m:e>
            </m:acc>
          </m:e>
          <m:sup>
            <m:r>
              <m:t>μ</m:t>
            </m:r>
          </m:sup>
        </m:sSup>
        <m:sSup>
          <m:sSupPr>
            <m:ctrlPr/>
          </m:sSupPr>
          <m:e>
            <m:r>
              <m:rPr>
                <m:sty m:val="p"/>
              </m:rPr>
              <m:t>)</m:t>
            </m:r>
          </m:e>
          <m:sup>
            <m:r>
              <m:rPr>
                <m:sty m:val="p"/>
              </m:rPr>
              <m:t>(+)</m:t>
            </m:r>
          </m:sup>
        </m:sSup>
        <m:r>
          <m:rPr>
            <m:sty m:val="p"/>
          </m:rPr>
          <m:t>|</m:t>
        </m:r>
        <m:r>
          <m:rPr>
            <m:nor/>
          </m:rPr>
          <m:t>phys</m:t>
        </m:r>
        <m:r>
          <m:rPr>
            <m:sty m:val="p"/>
          </m:rPr>
          <m:t>⟩=</m:t>
        </m:r>
        <m:r>
          <m:t>0</m:t>
        </m:r>
      </m:oMath>
      <w:r>
        <w:tab/>
      </w:r>
    </w:p>
    <w:p w14:paraId="68CC59C6" w14:textId="7F651A51" w:rsidR="00E73773" w:rsidRDefault="00E73773" w:rsidP="00E73773">
      <w:pPr>
        <w:ind w:firstLine="480"/>
      </w:pPr>
      <w:r>
        <w:rPr>
          <w:rFonts w:hint="eastAsia"/>
        </w:rPr>
        <w:t>(</w:t>
      </w:r>
      <w:bookmarkStart w:id="251" w:name="Eq_24"/>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24</w:t>
      </w:r>
      <w:r>
        <w:fldChar w:fldCharType="end"/>
      </w:r>
      <w:bookmarkEnd w:id="251"/>
      <w:r>
        <w:rPr>
          <w:rFonts w:hint="eastAsia"/>
        </w:rPr>
        <w:t>)</w:t>
      </w:r>
    </w:p>
    <w:p w14:paraId="43FBAF50" w14:textId="3D544740" w:rsidR="00E34494" w:rsidRDefault="00B81AEB">
      <w:pPr>
        <w:pStyle w:val="a0"/>
        <w:ind w:firstLine="480"/>
      </w:pPr>
      <w:r>
        <w:rPr>
          <w:rFonts w:hint="eastAsia"/>
        </w:rPr>
        <w:lastRenderedPageBreak/>
        <w:t xml:space="preserve">In momentum space this condition is equivalent to the requirement that, for all </w:t>
      </w:r>
      <w:r>
        <w:rPr>
          <w:rFonts w:hint="eastAsia"/>
        </w:rPr>
        <w:t xml:space="preserve">, a specific linear combination of the scalar and longitudinal annihilation operators annihilates any physical state:</w:t>
      </w:r>
      <w:r w:rsidRPr="00D51187">
        <w:rPr>
          <w:rFonts w:hint="eastAsia"/>
          <w:b/>
          <w:bCs/>
          <w:i/>
          <w:iCs/>
        </w:rPr>
        <w:t/>
      </w:r>
      <w:r w:rsidR="00D51187">
        <w:rPr>
          <w:rFonts w:hint="eastAsia"/>
        </w:rPr>
        <w:t/>
      </w:r>
      <m:oMath>
        <m:r>
          <w:rPr>
            <w:rFonts w:ascii="Cambria Math" w:hAnsi="Cambria Math"/>
          </w:rPr>
          <m:t>ω/c</m:t>
        </m:r>
      </m:oMath>
      <w:r w:rsidR="00D51187">
        <w:rPr>
          <w:rFonts w:hint="eastAsia"/>
        </w:rPr>
        <w:t/>
      </w:r>
      <w:r w:rsidR="00D51187">
        <w:rPr>
          <w:rFonts w:hint="eastAsia"/>
          <w:i/>
          <w:iCs/>
        </w:rPr>
        <w:t/>
      </w:r>
      <w:r w:rsidR="00D51187">
        <w:rPr>
          <w:rFonts w:hint="eastAsia"/>
        </w:rPr>
        <w:t/>
      </w:r>
      <w:r>
        <w:rPr>
          <w:rFonts w:hint="eastAsia"/>
        </w:rPr>
        <w:t/>
      </w:r>
    </w:p>
    <w:p w14:paraId="7E556046" w14:textId="73BD2FA4" w:rsidR="00E73773" w:rsidRPr="00F95833" w:rsidRDefault="00E73773" w:rsidP="00E73773">
      <w:pPr>
        <w:pStyle w:val="af2"/>
        <w:ind w:firstLine="480"/>
        <w:rPr>
          <w:i/>
          <w:iCs/>
          <w:vanish/>
          <w:specVanish/>
        </w:rPr>
      </w:pPr>
      <w:r>
        <w:rPr>
          <w:rFonts w:ascii="Times New Roman" w:hAnsi="Times New Roman"/>
        </w:rPr>
        <w:tab/>
      </w:r>
      <m:oMath>
        <m:d>
          <m:dPr>
            <m:begChr m:val="["/>
            <m:endChr m:val="]"/>
            <m:ctrlPr/>
          </m:dPr>
          <m:e>
            <m:sSub>
              <m:sSubPr>
                <m:ctrlPr/>
              </m:sSubPr>
              <m:e>
                <m:acc>
                  <m:accPr>
                    <m:ctrlPr/>
                  </m:accPr>
                  <m:e>
                    <m:r>
                      <m:t>a</m:t>
                    </m:r>
                  </m:e>
                </m:acc>
              </m:e>
              <m:sub>
                <m:r>
                  <m:rPr>
                    <m:sty m:val="p"/>
                  </m:rPr>
                  <m:t>(</m:t>
                </m:r>
                <m:r>
                  <m:t>0</m:t>
                </m:r>
                <m:r>
                  <m:rPr>
                    <m:sty m:val="p"/>
                  </m:rPr>
                  <m:t>)</m:t>
                </m:r>
              </m:sub>
            </m:sSub>
            <m:r>
              <m:rPr>
                <m:sty m:val="p"/>
              </m:rPr>
              <m:t>(</m:t>
            </m:r>
            <m:r>
              <m:rPr>
                <m:sty m:val="bi"/>
              </m:rPr>
              <m:t>k</m:t>
            </m:r>
            <m:r>
              <m:rPr>
                <m:sty m:val="p"/>
              </m:rPr>
              <m:t>)-</m:t>
            </m:r>
            <m:sSub>
              <m:sSubPr>
                <m:ctrlPr/>
              </m:sSubPr>
              <m:e>
                <m:acc>
                  <m:accPr>
                    <m:ctrlPr/>
                  </m:accPr>
                  <m:e>
                    <m:r>
                      <m:t>a</m:t>
                    </m:r>
                  </m:e>
                </m:acc>
              </m:e>
              <m:sub>
                <m:r>
                  <m:rPr>
                    <m:sty m:val="p"/>
                  </m:rPr>
                  <m:t>(</m:t>
                </m:r>
                <m:r>
                  <m:t>3</m:t>
                </m:r>
                <m:r>
                  <m:rPr>
                    <m:sty m:val="p"/>
                  </m:rPr>
                  <m:t>)</m:t>
                </m:r>
              </m:sub>
            </m:sSub>
            <m:r>
              <m:rPr>
                <m:sty m:val="p"/>
              </m:rPr>
              <m:t>(</m:t>
            </m:r>
            <m:r>
              <m:rPr>
                <m:sty m:val="bi"/>
              </m:rPr>
              <m:t>k</m:t>
            </m:r>
            <m:r>
              <m:rPr>
                <m:sty m:val="p"/>
              </m:rPr>
              <m:t>)</m:t>
            </m:r>
          </m:e>
        </m:d>
        <m:r>
          <m:rPr>
            <m:sty m:val="p"/>
          </m:rPr>
          <m:t>|</m:t>
        </m:r>
        <m:r>
          <m:rPr>
            <m:nor/>
          </m:rPr>
          <m:t>phys</m:t>
        </m:r>
        <m:r>
          <m:rPr>
            <m:sty m:val="p"/>
          </m:rPr>
          <m:t>⟩=</m:t>
        </m:r>
        <m:r>
          <m:t>0 </m:t>
        </m:r>
        <m:r>
          <m:rPr>
            <m:sty m:val="p"/>
          </m:rPr>
          <m:t>(∀</m:t>
        </m:r>
        <m:r>
          <m:rPr>
            <m:sty m:val="bi"/>
          </m:rPr>
          <m:t>k</m:t>
        </m:r>
        <m:r>
          <m:rPr>
            <m:sty m:val="p"/>
          </m:rPr>
          <m:t>)</m:t>
        </m:r>
      </m:oMath>
      <w:r>
        <w:tab/>
      </w:r>
    </w:p>
    <w:p w14:paraId="05F7750C" w14:textId="71A4FD35" w:rsidR="00E73773" w:rsidRDefault="00E73773" w:rsidP="00E73773">
      <w:pPr>
        <w:ind w:firstLine="480"/>
      </w:pPr>
      <w:r>
        <w:rPr>
          <w:rFonts w:hint="eastAsia"/>
        </w:rPr>
        <w:t>(</w:t>
      </w:r>
      <w:bookmarkStart w:id="252" w:name="Eq_25"/>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25</w:t>
      </w:r>
      <w:r>
        <w:fldChar w:fldCharType="end"/>
      </w:r>
      <w:bookmarkEnd w:id="252"/>
      <w:r>
        <w:rPr>
          <w:rFonts w:hint="eastAsia"/>
        </w:rPr>
        <w:t>)</w:t>
      </w:r>
    </w:p>
    <w:p w14:paraId="0DEB0D67" w14:textId="7CD11E43" w:rsidR="00E34494" w:rsidRDefault="00B81AEB" w:rsidP="00FC6271">
      <w:pPr>
        <w:ind w:firstLine="480"/>
      </w:pPr>
      <w:r>
        <w:rPr>
          <w:rFonts w:hint="eastAsia"/>
        </w:rPr>
        <w:t xml:space="preserve">The physical Hilbert space consists of states satisfying Eq. 25, with the following key properties:</w:t>
      </w:r>
      <w:r>
        <w:rPr>
          <w:rFonts w:hint="eastAsia"/>
        </w:rPr>
        <w:t xml:space="preserve"> (i) Positive semi-definiteness: the norm of any physical state satisfies </w:t>
      </w:r>
      <w:r>
        <w:rPr>
          <w:rFonts w:hint="eastAsia"/>
        </w:rPr>
        <w:t xml:space="preserve">; (ii) Scalar and longitudinal photons appear exclusively in equal-number pairs; (iii) Pure transverse Fock states (i.e., those of the Coulomb gauge) automatically satisfy Eq. 25.</w:t>
      </w:r>
      <w:r w:rsidR="00FC6271">
        <w:rPr>
          <w:rFonts w:hint="eastAsia"/>
        </w:rPr>
        <w:t xml:space="preserve"/>
      </w:r>
      <w:r w:rsidR="00FC6271">
        <w:rPr>
          <w:rFonts w:hint="eastAsia"/>
        </w:rPr>
        <w:fldChar w:fldCharType="begin"/>
      </w:r>
      <w:r w:rsidR="00FC6271">
        <w:rPr>
          <w:rFonts w:hint="eastAsia"/>
        </w:rPr>
        <w:instrText xml:space="preserve"> REF Eq_25 \h </w:instrText>
      </w:r>
      <w:r w:rsidR="00FC6271">
        <w:rPr>
          <w:rFonts w:hint="eastAsia"/>
        </w:rPr>
      </w:r>
      <w:r w:rsidR="00FC6271">
        <w:rPr>
          <w:rFonts w:hint="eastAsia"/>
        </w:rPr>
        <w:fldChar w:fldCharType="separate"/>
      </w:r>
      <w:r w:rsidR="00D4412F">
        <w:rPr>
          <w:noProof/>
        </w:rPr>
        <w:t xml:space="preserve"/>
      </w:r>
      <w:r w:rsidR="00FC6271">
        <w:rPr>
          <w:rFonts w:hint="eastAsia"/>
        </w:rPr>
        <w:fldChar w:fldCharType="end"/>
      </w:r>
      <w:r>
        <w:rPr>
          <w:rFonts w:hint="eastAsia"/>
        </w:rPr>
        <w:t xml:space="preserve"/>
      </w:r>
      <w:r>
        <w:rPr>
          <w:rFonts w:hint="eastAsia"/>
        </w:rPr>
        <w:t xml:space="preserve"/>
      </w:r>
      <w:r>
        <w:rPr>
          <w:rFonts w:hint="eastAsia"/>
        </w:rPr>
        <w:t xml:space="preserve"/>
      </w:r>
      <w:r>
        <w:rPr>
          <w:rFonts w:hint="eastAsia"/>
        </w:rPr>
        <w:t xml:space="preserve"/>
      </w:r>
      <w:r>
        <w:rPr>
          <w:rFonts w:ascii="Cambria Math" w:hAnsi="Cambria Math" w:cs="Cambria Math"/>
        </w:rPr>
        <w:t/>
      </w:r>
      <w:r>
        <w:rPr>
          <w:rFonts w:hint="eastAsia"/>
        </w:rPr>
        <w:t/>
      </w:r>
      <w:r>
        <w:rPr>
          <w:rFonts w:ascii="Cambria Math" w:hAnsi="Cambria Math" w:cs="Cambria Math"/>
        </w:rPr>
        <w:t/>
      </w:r>
      <w:r>
        <w:rPr>
          <w:rFonts w:hint="eastAsia"/>
        </w:rPr>
        <w:t xml:space="preserve"/>
      </w:r>
      <w:r>
        <w:rPr>
          <w:rFonts w:hint="eastAsia"/>
        </w:rPr>
        <w:t/>
      </w:r>
      <w:r>
        <w:rPr>
          <w:rFonts w:hint="eastAsia"/>
        </w:rPr>
        <w:t xml:space="preserve"/>
      </w:r>
      <w:r>
        <w:rPr>
          <w:rFonts w:hint="eastAsia"/>
        </w:rPr>
        <w:t/>
      </w:r>
      <w:r>
        <w:rPr>
          <w:rFonts w:hint="eastAsia"/>
        </w:rPr>
        <w:t/>
      </w:r>
      <w:r>
        <w:rPr>
          <w:rFonts w:hint="eastAsia"/>
        </w:rPr>
        <w:t/>
      </w:r>
      <w:r>
        <w:rPr>
          <w:rFonts w:hint="eastAsia"/>
        </w:rPr>
        <w:t/>
      </w:r>
      <w:r>
        <w:rPr>
          <w:rFonts w:hint="eastAsia"/>
        </w:rPr>
        <w:t/>
      </w:r>
      <w:r>
        <w:rPr>
          <w:rFonts w:hint="eastAsia"/>
        </w:rPr>
        <w:t xml:space="preserve"/>
      </w:r>
      <w:r>
        <w:rPr>
          <w:rFonts w:hint="eastAsia"/>
        </w:rPr>
        <w:t/>
      </w:r>
      <w:r w:rsidR="00B47453">
        <w:rPr>
          <w:rFonts w:hint="eastAsia"/>
        </w:rPr>
        <w:t/>
      </w:r>
      <w:r w:rsidR="00B47453">
        <w:rPr>
          <w:rFonts w:hint="eastAsia"/>
        </w:rPr>
        <w:t xml:space="preserve"/>
      </w:r>
      <w:r w:rsidR="00B47453">
        <w:rPr>
          <w:rFonts w:hint="eastAsia"/>
        </w:rPr>
        <w:t/>
      </w:r>
      <w:r>
        <w:rPr>
          <w:rFonts w:hint="eastAsia"/>
        </w:rPr>
        <w:t/>
      </w:r>
      <w:r w:rsidR="00B87459">
        <w:rPr>
          <w:rFonts w:hint="eastAsia"/>
        </w:rPr>
        <w:t xml:space="preserve"/>
      </w:r>
      <w:r w:rsidR="00B87459">
        <w:rPr>
          <w:rFonts w:hint="eastAsia"/>
        </w:rPr>
        <w:fldChar w:fldCharType="begin"/>
      </w:r>
      <w:r w:rsidR="00B87459">
        <w:rPr>
          <w:rFonts w:hint="eastAsia"/>
        </w:rPr>
        <w:instrText xml:space="preserve"> REF Eq_25 \h </w:instrText>
      </w:r>
      <w:r w:rsidR="00B87459">
        <w:rPr>
          <w:rFonts w:hint="eastAsia"/>
        </w:rPr>
      </w:r>
      <w:r w:rsidR="00B87459">
        <w:rPr>
          <w:rFonts w:hint="eastAsia"/>
        </w:rPr>
        <w:fldChar w:fldCharType="separate"/>
      </w:r>
      <w:r w:rsidR="00D4412F">
        <w:rPr>
          <w:noProof/>
        </w:rPr>
        <w:t/>
      </w:r>
      <w:r w:rsidR="00B87459">
        <w:rPr>
          <w:rFonts w:hint="eastAsia"/>
        </w:rPr>
        <w:fldChar w:fldCharType="end"/>
      </w:r>
      <w:r>
        <w:rPr>
          <w:rFonts w:hint="eastAsia"/>
        </w:rPr>
        <w:t/>
      </w:r>
    </w:p>
    <w:p w14:paraId="0D6DD06F" w14:textId="77777777" w:rsidR="00E34494" w:rsidRDefault="00B81AEB">
      <w:pPr>
        <w:pStyle w:val="TOC"/>
        <w:ind w:firstLine="301"/>
      </w:pPr>
      <w:r>
        <w:t xml:space="preserve">Physical Observables: Gauge Invariance of the E and B Field Operators</w:t>
      </w:r>
    </w:p>
    <w:p w14:paraId="48E1E5A6" w14:textId="506B80AB" w:rsidR="00E34494" w:rsidRDefault="00454949" w:rsidP="00454949">
      <w:pPr>
        <w:pStyle w:val="a0"/>
        <w:ind w:firstLine="480"/>
      </w:pPr>
      <w:r>
        <w:rPr>
          <w:rFonts w:hint="eastAsia"/>
        </w:rPr>
        <w:t xml:space="preserve">Both the electric and magnetic fields are determined by the gauge-invariant field tensor </w:t>
      </w:r>
      <w:r>
        <w:t xml:space="preserve">: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xml:space="preserve">, </w:t>
      </w:r>
      <w:r>
        <w:rPr>
          <w:rFonts w:hint="eastAsia"/>
        </w:rPr>
        <w:t xml:space="preserve">. When the magnetic field operator acts on a physical state, the scalar-photon contribution vanishes because </w:t>
      </w:r>
      <m:oMath>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F</m:t>
            </m:r>
          </m:e>
          <m:sup>
            <m:r>
              <w:rPr>
                <w:rFonts w:ascii="Cambria Math" w:hAnsi="Cambria Math"/>
              </w:rPr>
              <m:t>0i</m:t>
            </m:r>
          </m:sup>
        </m:sSup>
      </m:oMath>
      <w:r>
        <w:rPr>
          <w:rFonts w:hint="eastAsia"/>
        </w:rPr>
        <w:t xml:space="preserve"> has zero spatial curl, and the longitudinal-photon contribution vanishes because </w:t>
      </w:r>
      <m:oMath>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ε</m:t>
            </m:r>
          </m:e>
          <m:sup>
            <m:r>
              <w:rPr>
                <w:rFonts w:ascii="Cambria Math" w:hAnsi="Cambria Math"/>
              </w:rPr>
              <m:t>ijk</m:t>
            </m:r>
          </m:sup>
        </m:sSup>
        <m:sSub>
          <m:sSubPr>
            <m:ctrlPr>
              <w:rPr>
                <w:rFonts w:ascii="Cambria Math" w:hAnsi="Cambria Math"/>
              </w:rPr>
            </m:ctrlPr>
          </m:sSubPr>
          <m:e>
            <m:r>
              <w:rPr>
                <w:rFonts w:ascii="Cambria Math" w:hAnsi="Cambria Math"/>
              </w:rPr>
              <m:t>F</m:t>
            </m:r>
          </m:e>
          <m:sub>
            <m:r>
              <w:rPr>
                <w:rFonts w:ascii="Cambria Math" w:hAnsi="Cambria Math"/>
              </w:rPr>
              <m:t>jk</m:t>
            </m:r>
          </m:sub>
        </m:sSub>
      </m:oMath>
      <w:r>
        <w:rPr>
          <w:rFonts w:hint="eastAsia"/>
        </w:rPr>
        <w:t xml:space="preserve">; the magnetic field operator therefore contains only transverse modes. For the electric field operator, the Gupta-Bleuler condition guarantees that the scalar and longitudinal contributions cancel exactly between physical matrix elements. Consequently, the expectation value of the electric field operator between physical states in the Lorenz gauge coincides exactly with that in the Coulomb gauge:</w:t>
      </w:r>
      <w:r w:rsidR="00B96961">
        <w:rPr>
          <w:rFonts w:hint="eastAsia"/>
        </w:rPr>
        <w:t xml:space="preserve"/>
      </w:r>
      <w:r>
        <w:rPr>
          <w:rFonts w:hint="eastAsia"/>
        </w:rPr>
        <w:t xml:space="preserve"/>
      </w:r>
      <m:oMath>
        <m:r>
          <w:rPr>
            <w:rFonts w:ascii="Cambria Math" w:hAnsi="Cambria Math"/>
          </w:rPr>
          <m:t>λ</m:t>
        </m:r>
        <m:r>
          <m:rPr>
            <m:sty m:val="p"/>
          </m:rPr>
          <w:rPr>
            <w:rFonts w:ascii="Cambria Math" w:hAnsi="Cambria Math"/>
          </w:rPr>
          <m:t>=</m:t>
        </m:r>
        <m:r>
          <w:rPr>
            <w:rFonts w:ascii="Cambria Math" w:hAnsi="Cambria Math"/>
          </w:rPr>
          <m:t>0</m:t>
        </m:r>
      </m:oMath>
      <w:r>
        <w:rPr>
          <w:rFonts w:hint="eastAsia"/>
        </w:rPr>
        <w:t/>
      </w:r>
      <w:r>
        <w:t xml:space="preserve"/>
      </w:r>
      <m:oMath>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r>
          <w:rPr>
            <w:rFonts w:ascii="Cambria Math" w:hAnsi="Cambria Math"/>
          </w:rPr>
          <m:t>0</m:t>
        </m:r>
      </m:oMath>
      <w:r>
        <w:rPr>
          <w:rFonts w:hint="eastAsia"/>
        </w:rPr>
        <w:t/>
      </w:r>
      <m:oMath>
        <m:r>
          <w:rPr>
            <w:rFonts w:ascii="Cambria Math" w:hAnsi="Cambria Math"/>
          </w:rPr>
          <m:t>λ</m:t>
        </m:r>
        <m:r>
          <m:rPr>
            <m:sty m:val="p"/>
          </m:rPr>
          <w:rPr>
            <w:rFonts w:ascii="Cambria Math" w:hAnsi="Cambria Math"/>
          </w:rPr>
          <m:t>=</m:t>
        </m:r>
        <m:r>
          <w:rPr>
            <w:rFonts w:ascii="Cambria Math" w:hAnsi="Cambria Math"/>
          </w:rPr>
          <m:t>3</m:t>
        </m:r>
      </m:oMath>
      <w:r>
        <w:rPr>
          <w:rFonts w:hint="eastAsia"/>
        </w:rPr>
        <w:t/>
      </w:r>
      <w:r>
        <w:t xml:space="preserve"/>
      </w:r>
      <m:oMath>
        <m:r>
          <m:rPr>
            <m:sty m:val="bi"/>
          </m:rPr>
          <w:rPr>
            <w:rFonts w:ascii="Cambria Math" w:hAnsi="Cambria Math"/>
          </w:rPr>
          <m:t>k</m:t>
        </m:r>
        <m:r>
          <m:rPr>
            <m:sty m:val="p"/>
          </m:rPr>
          <w:rPr>
            <w:rFonts w:ascii="Cambria Math" w:hAnsi="Cambria Math"/>
          </w:rPr>
          <m:t>×</m:t>
        </m:r>
        <m:acc>
          <m:accPr>
            <m:ctrlPr>
              <w:rPr>
                <w:rFonts w:ascii="Cambria Math" w:hAnsi="Cambria Math"/>
              </w:rPr>
            </m:ctrlPr>
          </m:accPr>
          <m:e>
            <m:r>
              <m:rPr>
                <m:sty m:val="bi"/>
              </m:rPr>
              <w:rPr>
                <w:rFonts w:ascii="Cambria Math" w:hAnsi="Cambria Math"/>
              </w:rPr>
              <m:t>k</m:t>
            </m:r>
          </m:e>
        </m:acc>
        <m:r>
          <m:rPr>
            <m:sty m:val="p"/>
          </m:rPr>
          <w:rPr>
            <w:rFonts w:ascii="Cambria Math" w:hAnsi="Cambria Math"/>
          </w:rPr>
          <m:t>=</m:t>
        </m:r>
        <m:r>
          <w:rPr>
            <w:rFonts w:ascii="Cambria Math" w:hAnsi="Cambria Math"/>
          </w:rPr>
          <m:t>0</m:t>
        </m:r>
      </m:oMath>
      <w:r>
        <w:rPr>
          <w:rFonts w:hint="eastAsia"/>
        </w:rPr>
        <w:t/>
      </w:r>
      <w:r w:rsidR="00B81AEB">
        <w:rPr>
          <w:rFonts w:hint="eastAsia"/>
        </w:rPr>
        <w:t/>
      </w:r>
      <w:r w:rsidR="00B81AEB">
        <w:rPr>
          <w:rFonts w:hint="eastAsia"/>
        </w:rPr>
        <w:t/>
      </w:r>
      <w:r w:rsidR="00B81AEB">
        <w:rPr>
          <w:rFonts w:hint="eastAsia"/>
        </w:rPr>
        <w:t/>
      </w:r>
      <w:r w:rsidR="00B81AEB">
        <w:rPr>
          <w:rFonts w:hint="eastAsia"/>
        </w:rPr>
        <w:t xml:space="preserve"/>
      </w:r>
      <w:r w:rsidR="00B81AEB">
        <w:rPr>
          <w:rFonts w:hint="eastAsia"/>
        </w:rPr>
        <w:t/>
      </w:r>
      <w:r>
        <w:rPr>
          <w:rFonts w:hint="eastAsia"/>
        </w:rPr>
        <w:t/>
      </w:r>
      <w:r w:rsidR="00B81AEB">
        <w:rPr>
          <w:rFonts w:hint="eastAsia"/>
        </w:rPr>
        <w:t/>
      </w:r>
    </w:p>
    <w:p w14:paraId="7A6C376C" w14:textId="09055EE3" w:rsidR="00550C87" w:rsidRPr="00F95833" w:rsidRDefault="00550C87" w:rsidP="00550C87">
      <w:pPr>
        <w:pStyle w:val="af2"/>
        <w:ind w:firstLine="480"/>
        <w:rPr>
          <w:i/>
          <w:iCs/>
          <w:vanish/>
          <w:specVanish/>
        </w:rPr>
      </w:pPr>
      <w:r>
        <w:rPr>
          <w:rFonts w:ascii="Times New Roman" w:hAnsi="Times New Roman"/>
        </w:rPr>
        <w:tab/>
      </w:r>
      <m:oMath>
        <m:sSubSup>
          <m:sSubSupPr>
            <m:ctrlPr/>
          </m:sSubSupPr>
          <m:e>
            <m:acc>
              <m:accPr>
                <m:ctrlPr/>
              </m:accPr>
              <m:e>
                <m:r>
                  <m:rPr>
                    <m:sty m:val="bi"/>
                  </m:rPr>
                  <m:t>E</m:t>
                </m:r>
              </m:e>
            </m:acc>
          </m:e>
          <m:sub>
            <m:r>
              <m:rPr>
                <m:nor/>
              </m:rPr>
              <m:t>phys</m:t>
            </m:r>
          </m:sub>
          <m:sup>
            <m:r>
              <m:rPr>
                <m:sty m:val="p"/>
              </m:rPr>
              <m:t>(+)</m:t>
            </m:r>
          </m:sup>
        </m:sSubSup>
        <m:r>
          <m:rPr>
            <m:sty m:val="p"/>
          </m:rPr>
          <m:t>=</m:t>
        </m:r>
        <m:r>
          <m:t>i</m:t>
        </m:r>
        <m:r>
          <m:rPr>
            <m:sty m:val="p"/>
          </m:rPr>
          <m:t>∫</m:t>
        </m:r>
        <m:sSup>
          <m:sSupPr>
            <m:ctrlPr/>
          </m:sSupPr>
          <m:e>
            <m:r>
              <m:t>d</m:t>
            </m:r>
          </m:e>
          <m:sup>
            <m:r>
              <m:t>3</m:t>
            </m:r>
          </m:sup>
        </m:sSup>
        <m:r>
          <m:t>k</m:t>
        </m:r>
        <m:nary>
          <m:naryPr>
            <m:chr m:val="∑"/>
            <m:limLoc m:val="undOvr"/>
            <m:supHide m:val="1"/>
            <m:ctrlPr>
              <w:rPr>
                <w:i/>
              </w:rPr>
            </m:ctrlPr>
          </m:naryPr>
          <m:sub>
            <m:r>
              <m:t>λ</m:t>
            </m:r>
            <m:r>
              <m:rPr>
                <m:sty m:val="p"/>
              </m:rPr>
              <m:t>=1,2</m:t>
            </m:r>
          </m:sub>
          <m:sup/>
          <m:e>
            <m:sSub>
              <m:sSubPr>
                <m:ctrlPr>
                  <w:rPr>
                    <w:i/>
                  </w:rPr>
                </m:ctrlPr>
              </m:sSubPr>
              <m:e>
                <m:r>
                  <m:t>ω</m:t>
                </m:r>
              </m:e>
              <m:sub>
                <m:r>
                  <m:rPr>
                    <m:sty m:val="p"/>
                  </m:rPr>
                  <m:t>k</m:t>
                </m:r>
              </m:sub>
            </m:sSub>
            <m:sSub>
              <m:sSubPr>
                <m:ctrlPr/>
              </m:sSubPr>
              <m:e>
                <m:r>
                  <m:t>N</m:t>
                </m:r>
              </m:e>
              <m:sub>
                <m:r>
                  <m:rPr>
                    <m:sty m:val="b"/>
                  </m:rPr>
                  <m:t>k</m:t>
                </m:r>
              </m:sub>
            </m:sSub>
            <m:sSub>
              <m:sSubPr>
                <m:ctrlPr/>
              </m:sSubPr>
              <m:e>
                <m:r>
                  <m:rPr>
                    <m:sty m:val="bi"/>
                  </m:rPr>
                  <m:t>ε</m:t>
                </m:r>
              </m:e>
              <m:sub>
                <m:r>
                  <m:rPr>
                    <m:sty m:val="p"/>
                  </m:rPr>
                  <m:t>(</m:t>
                </m:r>
                <m:r>
                  <m:t>λ</m:t>
                </m:r>
                <m:r>
                  <m:rPr>
                    <m:sty m:val="p"/>
                  </m:rPr>
                  <m:t>)</m:t>
                </m:r>
              </m:sub>
            </m:sSub>
            <m:sSub>
              <m:sSubPr>
                <m:ctrlPr/>
              </m:sSubPr>
              <m:e>
                <m:acc>
                  <m:accPr>
                    <m:ctrlPr/>
                  </m:accPr>
                  <m:e>
                    <m:r>
                      <m:t>a</m:t>
                    </m:r>
                  </m:e>
                </m:acc>
              </m:e>
              <m:sub>
                <m:r>
                  <m:rPr>
                    <m:sty m:val="p"/>
                  </m:rPr>
                  <m:t>(</m:t>
                </m:r>
                <m:r>
                  <m:t>λ</m:t>
                </m:r>
                <m:r>
                  <m:rPr>
                    <m:sty m:val="p"/>
                  </m:rPr>
                  <m:t>)</m:t>
                </m:r>
              </m:sub>
            </m:sSub>
            <m:r>
              <m:rPr>
                <m:sty m:val="p"/>
              </m:rPr>
              <m:t>(</m:t>
            </m:r>
            <m:r>
              <m:rPr>
                <m:sty m:val="bi"/>
              </m:rPr>
              <m:t>k</m:t>
            </m:r>
            <m:r>
              <m:rPr>
                <m:sty m:val="p"/>
              </m:rPr>
              <m:t>)</m:t>
            </m:r>
            <m:sSup>
              <m:sSupPr>
                <m:ctrlPr/>
              </m:sSupPr>
              <m:e>
                <m:r>
                  <m:t>e</m:t>
                </m:r>
              </m:e>
              <m:sup>
                <m:r>
                  <m:t>i</m:t>
                </m:r>
                <m:r>
                  <m:rPr>
                    <m:sty m:val="p"/>
                  </m:rPr>
                  <m:t>(</m:t>
                </m:r>
                <m:r>
                  <m:rPr>
                    <m:sty m:val="bi"/>
                  </m:rPr>
                  <m:t>k</m:t>
                </m:r>
                <m:r>
                  <m:t>⋅</m:t>
                </m:r>
                <m:r>
                  <m:rPr>
                    <m:sty m:val="bi"/>
                  </m:rPr>
                  <m:t>r</m:t>
                </m:r>
                <m:r>
                  <m:rPr>
                    <m:sty m:val="p"/>
                  </m:rPr>
                  <m:t>-</m:t>
                </m:r>
                <m:sSub>
                  <m:sSubPr>
                    <m:ctrlPr/>
                  </m:sSubPr>
                  <m:e>
                    <m:r>
                      <m:t>ω</m:t>
                    </m:r>
                  </m:e>
                  <m:sub>
                    <m:r>
                      <m:rPr>
                        <m:sty m:val="p"/>
                      </m:rPr>
                      <m:t>k</m:t>
                    </m:r>
                  </m:sub>
                </m:sSub>
                <m:r>
                  <m:t>t</m:t>
                </m:r>
                <m:r>
                  <m:rPr>
                    <m:sty m:val="p"/>
                  </m:rPr>
                  <m:t>)</m:t>
                </m:r>
              </m:sup>
            </m:sSup>
          </m:e>
        </m:nary>
      </m:oMath>
      <w:r>
        <w:tab/>
      </w:r>
    </w:p>
    <w:p w14:paraId="2F1111C6" w14:textId="23FFDA14" w:rsidR="00550C87" w:rsidRDefault="00550C87" w:rsidP="00550C87">
      <w:pPr>
        <w:ind w:firstLine="480"/>
      </w:pPr>
      <w:r>
        <w:rPr>
          <w:rFonts w:hint="eastAsia"/>
        </w:rPr>
        <w:t>(</w:t>
      </w:r>
      <w:bookmarkStart w:id="253" w:name="Eq_26"/>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26</w:t>
      </w:r>
      <w:r>
        <w:fldChar w:fldCharType="end"/>
      </w:r>
      <w:bookmarkEnd w:id="253"/>
      <w:r>
        <w:rPr>
          <w:rFonts w:hint="eastAsia"/>
        </w:rPr>
        <w:t>)</w:t>
      </w:r>
    </w:p>
    <w:p w14:paraId="3B7D4033" w14:textId="5FB7F0AE" w:rsidR="00E34494" w:rsidRDefault="00B81AEB">
      <w:pPr>
        <w:pStyle w:val="a0"/>
        <w:ind w:firstLine="480"/>
      </w:pPr>
      <w:r>
        <w:t xml:space="preserve">Likewise, the Hamiltonian in the Lorenz gauge, when restricted to physical states, reduces to:</w:t>
      </w:r>
    </w:p>
    <w:p w14:paraId="5C650152" w14:textId="02F3556B" w:rsidR="00550C87" w:rsidRPr="00F95833" w:rsidRDefault="00550C87" w:rsidP="00550C87">
      <w:pPr>
        <w:pStyle w:val="af2"/>
        <w:ind w:firstLine="480"/>
        <w:rPr>
          <w:i/>
          <w:iCs/>
          <w:vanish/>
          <w:specVanish/>
        </w:rPr>
      </w:pPr>
      <w:r>
        <w:rPr>
          <w:rFonts w:ascii="Times New Roman" w:hAnsi="Times New Roman"/>
        </w:rPr>
        <w:tab/>
      </w:r>
      <m:oMath>
        <m:acc>
          <m:accPr>
            <m:ctrlPr/>
          </m:accPr>
          <m:e>
            <m:r>
              <m:t>H</m:t>
            </m:r>
          </m:e>
        </m:acc>
        <m:sSub>
          <m:sSubPr>
            <m:ctrlPr/>
          </m:sSubPr>
          <m:e>
            <m:r>
              <m:rPr>
                <m:sty m:val="p"/>
              </m:rPr>
              <m:t>|</m:t>
            </m:r>
          </m:e>
          <m:sub>
            <m:sSub>
              <m:sSubPr>
                <m:ctrlPr/>
              </m:sSubPr>
              <m:e>
                <m:r>
                  <m:rPr>
                    <m:scr m:val="script"/>
                    <m:sty m:val="p"/>
                  </m:rPr>
                  <m:t>H</m:t>
                </m:r>
              </m:e>
              <m:sub>
                <m:r>
                  <m:rPr>
                    <m:nor/>
                  </m:rPr>
                  <m:t>phys</m:t>
                </m:r>
              </m:sub>
            </m:sSub>
          </m:sub>
        </m:sSub>
        <m:r>
          <m:rPr>
            <m:sty m:val="p"/>
          </m:rPr>
          <m:t>=∫</m:t>
        </m:r>
        <m:sSup>
          <m:sSupPr>
            <m:ctrlPr/>
          </m:sSupPr>
          <m:e>
            <m:r>
              <m:t>d</m:t>
            </m:r>
          </m:e>
          <m:sup>
            <m:r>
              <m:rPr>
                <m:sty m:val="p"/>
              </m:rPr>
              <m:t>3</m:t>
            </m:r>
          </m:sup>
        </m:sSup>
        <m:r>
          <m:t>k</m:t>
        </m:r>
        <m:r>
          <m:rPr>
            <m:sty m:val="p"/>
          </m:rPr>
          <m:t> ℏ</m:t>
        </m:r>
        <m:sSub>
          <m:sSubPr>
            <m:ctrlPr/>
          </m:sSubPr>
          <m:e>
            <m:r>
              <m:t>ω</m:t>
            </m:r>
          </m:e>
          <m:sub>
            <m:r>
              <m:rPr>
                <m:sty m:val="p"/>
              </m:rPr>
              <m:t>k</m:t>
            </m:r>
          </m:sub>
        </m:sSub>
        <m:nary>
          <m:naryPr>
            <m:chr m:val="∑"/>
            <m:limLoc m:val="subSup"/>
            <m:supHide m:val="1"/>
            <m:ctrlPr/>
          </m:naryPr>
          <m:sub>
            <m:r>
              <m:t>λ</m:t>
            </m:r>
            <m:r>
              <m:rPr>
                <m:sty m:val="p"/>
              </m:rPr>
              <m:t>=1,2</m:t>
            </m:r>
          </m:sub>
          <m:sup/>
          <m:e>
            <m:sSubSup>
              <m:sSubSupPr>
                <m:ctrlPr/>
              </m:sSubSupPr>
              <m:e>
                <m:acc>
                  <m:accPr>
                    <m:ctrlPr/>
                  </m:accPr>
                  <m:e>
                    <m:r>
                      <m:t>a</m:t>
                    </m:r>
                  </m:e>
                </m:acc>
              </m:e>
              <m:sub>
                <m:r>
                  <m:rPr>
                    <m:sty m:val="p"/>
                  </m:rPr>
                  <m:t>(</m:t>
                </m:r>
                <m:r>
                  <m:t>λ</m:t>
                </m:r>
                <m:r>
                  <m:rPr>
                    <m:sty m:val="p"/>
                  </m:rPr>
                  <m:t>)</m:t>
                </m:r>
              </m:sub>
              <m:sup>
                <m:r>
                  <m:rPr>
                    <m:sty m:val="p"/>
                  </m:rPr>
                  <m:t>†</m:t>
                </m:r>
              </m:sup>
            </m:sSubSup>
            <m:r>
              <m:rPr>
                <m:sty m:val="p"/>
              </m:rPr>
              <m:t>(</m:t>
            </m:r>
            <m:r>
              <m:rPr>
                <m:sty m:val="bi"/>
              </m:rPr>
              <m:t>k</m:t>
            </m:r>
            <m:r>
              <m:rPr>
                <m:sty m:val="p"/>
              </m:rPr>
              <m:t>)</m:t>
            </m:r>
            <m:sSub>
              <m:sSubPr>
                <m:ctrlPr/>
              </m:sSubPr>
              <m:e>
                <m:acc>
                  <m:accPr>
                    <m:ctrlPr/>
                  </m:accPr>
                  <m:e>
                    <m:r>
                      <m:t>a</m:t>
                    </m:r>
                  </m:e>
                </m:acc>
              </m:e>
              <m:sub>
                <m:r>
                  <m:rPr>
                    <m:sty m:val="p"/>
                  </m:rPr>
                  <m:t>(</m:t>
                </m:r>
                <m:r>
                  <m:t>λ</m:t>
                </m:r>
                <m:r>
                  <m:rPr>
                    <m:sty m:val="p"/>
                  </m:rPr>
                  <m:t>)</m:t>
                </m:r>
              </m:sub>
            </m:sSub>
            <m:r>
              <m:rPr>
                <m:sty m:val="p"/>
              </m:rPr>
              <m:t>(</m:t>
            </m:r>
            <m:r>
              <m:rPr>
                <m:sty m:val="bi"/>
              </m:rPr>
              <m:t>k</m:t>
            </m:r>
            <m:r>
              <m:rPr>
                <m:sty m:val="p"/>
              </m:rPr>
              <m:t>)</m:t>
            </m:r>
          </m:e>
        </m:nary>
      </m:oMath>
      <w:r>
        <w:tab/>
      </w:r>
    </w:p>
    <w:p w14:paraId="42DF8EB0" w14:textId="4B3E4082" w:rsidR="00550C87" w:rsidRPr="00550C87" w:rsidRDefault="00550C87" w:rsidP="00550C87">
      <w:pPr>
        <w:ind w:firstLine="480"/>
      </w:pPr>
      <w:r>
        <w:rPr>
          <w:rFonts w:hint="eastAsia"/>
        </w:rPr>
        <w:t>(</w:t>
      </w:r>
      <w:bookmarkStart w:id="254" w:name="Eq_27"/>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27</w:t>
      </w:r>
      <w:r>
        <w:fldChar w:fldCharType="end"/>
      </w:r>
      <w:bookmarkEnd w:id="254"/>
      <w:r>
        <w:rPr>
          <w:rFonts w:hint="eastAsia"/>
        </w:rPr>
        <w:t>)</w:t>
      </w:r>
    </w:p>
    <w:p w14:paraId="7A7D5CBC" w14:textId="410FC096" w:rsidR="00E34494" w:rsidRDefault="00550C87" w:rsidP="00550C87">
      <w:pPr>
        <w:ind w:firstLine="480"/>
      </w:pPr>
      <w:r>
        <w:rPr>
          <w:rFonts w:hint="eastAsia"/>
        </w:rPr>
        <w:t xml:space="preserve">Equations 26 and 27 confirm that on the physical Hilbert space, quantization in the Lorenz gauge is strictly equivalent to that in the Coulomb gauge: genuine physical states receive contributions solely from transversely polarized photons.</w:t>
      </w:r>
      <w:r>
        <w:rPr>
          <w:rFonts w:hint="eastAsia"/>
        </w:rPr>
        <w:fldChar w:fldCharType="begin"/>
      </w:r>
      <w:r>
        <w:rPr>
          <w:rFonts w:hint="eastAsia"/>
        </w:rPr>
        <w:instrText xml:space="preserve"> REF Eq_26 \h </w:instrText>
      </w:r>
      <w:r>
        <w:rPr>
          <w:rFonts w:hint="eastAsia"/>
        </w:rPr>
      </w:r>
      <w:r>
        <w:rPr>
          <w:rFonts w:hint="eastAsia"/>
        </w:rPr>
        <w:fldChar w:fldCharType="separate"/>
      </w:r>
      <w:r w:rsidR="00D4412F">
        <w:rPr>
          <w:noProof/>
        </w:rPr>
        <w:t xml:space="preserve"/>
      </w:r>
      <w:r>
        <w:rPr>
          <w:rFonts w:hint="eastAsia"/>
        </w:rPr>
        <w:fldChar w:fldCharType="end"/>
      </w:r>
      <w:r>
        <w:rPr>
          <w:rFonts w:hint="eastAsia"/>
        </w:rPr>
        <w:t xml:space="preserve"/>
      </w:r>
      <w:r>
        <w:rPr>
          <w:rFonts w:hint="eastAsia"/>
        </w:rPr>
        <w:fldChar w:fldCharType="begin"/>
      </w:r>
      <w:r>
        <w:rPr>
          <w:rFonts w:hint="eastAsia"/>
        </w:rPr>
        <w:instrText xml:space="preserve"> REF Eq_27 \h </w:instrText>
      </w:r>
      <w:r>
        <w:rPr>
          <w:rFonts w:hint="eastAsia"/>
        </w:rPr>
      </w:r>
      <w:r>
        <w:rPr>
          <w:rFonts w:hint="eastAsia"/>
        </w:rPr>
        <w:fldChar w:fldCharType="separate"/>
      </w:r>
      <w:r w:rsidR="00D4412F">
        <w:rPr>
          <w:noProof/>
        </w:rPr>
        <w:t xml:space="preserve"/>
      </w:r>
      <w:r>
        <w:rPr>
          <w:rFonts w:hint="eastAsia"/>
        </w:rPr>
        <w:fldChar w:fldCharType="end"/>
      </w:r>
      <w:r w:rsidR="00B81AEB">
        <w:rPr>
          <w:rFonts w:hint="eastAsia"/>
        </w:rPr>
        <w:t xml:space="preserve"/>
      </w:r>
      <w:r w:rsidR="00B81AEB">
        <w:rPr>
          <w:rFonts w:hint="eastAsia"/>
        </w:rPr>
        <w:t xml:space="preserve"/>
      </w:r>
      <w:r w:rsidR="00B81AEB">
        <w:rPr>
          <w:rFonts w:hint="eastAsia"/>
        </w:rPr>
        <w:t xml:space="preserve"/>
      </w:r>
      <w:r w:rsidR="00560AA8">
        <w:rPr>
          <w:rFonts w:hint="eastAsia"/>
        </w:rPr>
        <w:t xml:space="preserve"/>
      </w:r>
      <w:r w:rsidR="00B81AEB">
        <w:rPr>
          <w:rFonts w:hint="eastAsia"/>
        </w:rPr>
        <w:t xml:space="preserve"/>
      </w:r>
    </w:p>
    <w:p w14:paraId="4036694D" w14:textId="7AE7C728" w:rsidR="00A84BDD" w:rsidRPr="00F95833" w:rsidRDefault="00E97663" w:rsidP="000F23E5">
      <w:pPr>
        <w:pStyle w:val="1"/>
      </w:pPr>
      <w:bookmarkStart w:id="255" w:name="sec:interaction"/>
      <w:bookmarkEnd w:id="210"/>
      <w:bookmarkEnd w:id="246"/>
      <w:r>
        <w:t xml:space="preserve">V.  MONOCHROMATIC MODE BASIS AND INTERACTION WITH THE APERTURE</w:t>
      </w:r>
    </w:p>
    <w:p w14:paraId="027276FC" w14:textId="77777777" w:rsidR="00A84BDD" w:rsidRPr="00F95833" w:rsidRDefault="00A84BDD" w:rsidP="000F23E5">
      <w:pPr>
        <w:pStyle w:val="TOC"/>
        <w:ind w:firstLine="301"/>
      </w:pPr>
      <w:bookmarkStart w:id="256" w:name="单频场的角谱约化"/>
      <w:r>
        <w:t xml:space="preserve">Weyl Angular Spectrum Expansion of a Monochromatic Field</w:t>
      </w:r>
    </w:p>
    <w:p w14:paraId="48727834" w14:textId="119B5A73" w:rsidR="00BB17CF" w:rsidRDefault="00A84BDD" w:rsidP="00BB17CF">
      <w:pPr>
        <w:ind w:firstLine="480"/>
      </w:pPr>
      <w:r w:rsidRPr="00F95833">
        <w:rPr>
          <w:rFonts w:hint="eastAsia"/>
        </w:rPr>
        <w:t xml:space="preserve">For a monochromatic source oscillating at frequency </w:t>
      </w:r>
      <w:r w:rsidRPr="00F95833">
        <w:t xml:space="preserve">, the dipole-radiated photons can be partitioned into propagating modes (i.e., </w:t>
      </w: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r>
          <m:rPr>
            <m:sty m:val="bi"/>
          </m:rPr>
          <w:rPr>
            <w:rFonts w:ascii="Cambria Math" w:hAnsi="Cambria Math"/>
          </w:rPr>
          <m:t>|</m:t>
        </m:r>
      </m:oMath>
      <w:r w:rsidRPr="00F95833">
        <w:t xml:space="preserve">) and evanescent modes (i.e., </w:t>
      </w:r>
      <w:r w:rsidRPr="00F95833">
        <w:rPr>
          <w:rFonts w:hint="eastAsia"/>
        </w:rPr>
        <w:t xml:space="preserve">, with </w:t>
      </w:r>
      <w:r w:rsidR="00EE578E">
        <w:rPr>
          <w:rFonts w:hint="eastAsia"/>
        </w:rPr>
        <w:t xml:space="preserve">, </w:t>
      </w:r>
      <w:r w:rsidRPr="00F95833">
        <w:rPr>
          <w:rFonts w:hint="eastAsia"/>
        </w:rPr>
        <w:t xml:space="preserve">). Propagating-mode photons evidently satisfy the conclusion of Eq. 25: the scalar- and longitudinal-photon contributions cancel when acting on physical states. For an evanescent mode with four-momentum </w:t>
      </w:r>
      <w:r w:rsidR="00EE578E">
        <w:rPr>
          <w:rFonts w:hint="eastAsia"/>
        </w:rPr>
        <w:t xml:space="preserve">, the Gupta-Bleuler condition (Eq. 24) yields:</w:t>
      </w:r>
      <w:r w:rsidRPr="00F95833">
        <w:t xml:space="preserve"/>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0</m:t>
                </m:r>
              </m:sub>
              <m:sup>
                <m:r>
                  <m:rPr>
                    <m:sty m:val="bi"/>
                  </m:rPr>
                  <w:rPr>
                    <w:rFonts w:ascii="Cambria Math" w:hAnsi="Cambria Math"/>
                  </w:rPr>
                  <m:t>2</m:t>
                </m:r>
              </m:sup>
            </m:sSubSup>
            <m:r>
              <m:rPr>
                <m:sty m:val="p"/>
              </m:rPr>
              <w:rPr>
                <w:rFonts w:ascii="Cambria Math" w:hAnsi="Cambria Math"/>
              </w:rPr>
              <m:t>-</m:t>
            </m:r>
            <m:sSubSup>
              <m:sSubSupPr>
                <m:ctrlPr>
                  <w:rPr>
                    <w:rFonts w:ascii="Cambria Math" w:hAnsi="Cambria Math"/>
                    <w:b/>
                    <w:bCs/>
                  </w:rPr>
                </m:ctrlPr>
              </m:sSubSupPr>
              <m:e>
                <m:r>
                  <m:rPr>
                    <m:sty m:val="bi"/>
                  </m:rPr>
                  <w:rPr>
                    <w:rFonts w:ascii="Cambria Math" w:hAnsi="Cambria Math"/>
                  </w:rPr>
                  <m:t>k</m:t>
                </m:r>
              </m:e>
              <m:sub>
                <m:r>
                  <m:rPr>
                    <m:sty m:val="b"/>
                  </m:rPr>
                  <w:rPr>
                    <w:rFonts w:ascii="Cambria Math" w:hAnsi="Cambria Math"/>
                  </w:rPr>
                  <m:t>⟂</m:t>
                </m:r>
              </m:sub>
              <m:sup>
                <m:r>
                  <m:rPr>
                    <m:sty m:val="bi"/>
                  </m:rPr>
                  <w:rPr>
                    <w:rFonts w:ascii="Cambria Math" w:hAnsi="Cambria Math"/>
                  </w:rPr>
                  <m:t>2</m:t>
                </m:r>
              </m:sup>
            </m:sSubSup>
          </m:e>
        </m:rad>
      </m:oMath>
      <w:r w:rsidR="00EE578E">
        <w:rPr>
          <w:rFonts w:hint="eastAsia"/>
        </w:rPr>
        <w:t xml:space="preserve"/>
      </w:r>
      <w:r w:rsidRPr="00F95833">
        <w:t xml:space="preserve"/>
      </w:r>
      <w:r w:rsidR="00EE578E">
        <w:rPr>
          <w:rFonts w:hint="eastAsia"/>
        </w:rPr>
        <w:t xml:space="preserve"/>
      </w:r>
      <w:r w:rsidR="00EE578E">
        <w:rPr>
          <w:rFonts w:hint="eastAsia"/>
        </w:rPr>
        <w:t xml:space="preserve"/>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iκ</m:t>
        </m:r>
      </m:oMath>
      <w:r w:rsidR="00EE578E">
        <w:rPr>
          <w:rFonts w:hint="eastAsia"/>
        </w:rPr>
        <w:t xml:space="preserve"/>
      </w:r>
      <m:oMath>
        <m:r>
          <w:rPr>
            <w:rFonts w:ascii="Cambria Math" w:hAnsi="Cambria Math"/>
          </w:rPr>
          <m:t>κ</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b/>
                    <w:bCs/>
                  </w:rPr>
                </m:ctrlPr>
              </m:sSubSupPr>
              <m:e>
                <m:r>
                  <m:rPr>
                    <m:sty m:val="bi"/>
                  </m:rPr>
                  <w:rPr>
                    <w:rFonts w:ascii="Cambria Math" w:hAnsi="Cambria Math"/>
                  </w:rPr>
                  <m:t>k</m:t>
                </m:r>
              </m:e>
              <m:sub>
                <m:r>
                  <m:rPr>
                    <m:sty m:val="b"/>
                  </m:rPr>
                  <w:rPr>
                    <w:rFonts w:ascii="Cambria Math" w:hAnsi="Cambria Math"/>
                  </w:rPr>
                  <m:t>⟂</m:t>
                </m:r>
              </m:sub>
              <m:sup>
                <m:r>
                  <m:rPr>
                    <m:sty m:val="bi"/>
                  </m:rPr>
                  <w:rPr>
                    <w:rFonts w:ascii="Cambria Math" w:hAnsi="Cambria Math"/>
                  </w:rPr>
                  <m:t>2</m:t>
                </m:r>
              </m:sup>
            </m:sSubSup>
            <m:r>
              <m:rPr>
                <m:sty m:val="p"/>
              </m:rPr>
              <w:rPr>
                <w:rFonts w:ascii="Cambria Math" w:hAnsi="Cambria Math"/>
              </w:rPr>
              <m:t>-</m:t>
            </m:r>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0</m:t>
                </m:r>
              </m:sub>
              <m:sup>
                <m:r>
                  <m:rPr>
                    <m:sty m:val="bi"/>
                  </m:rPr>
                  <w:rPr>
                    <w:rFonts w:ascii="Cambria Math" w:hAnsi="Cambria Math"/>
                  </w:rPr>
                  <m:t>2</m:t>
                </m:r>
              </m:sup>
            </m:sSubSup>
          </m:e>
        </m:rad>
        <m:r>
          <m:rPr>
            <m:sty m:val="p"/>
          </m:rPr>
          <w:rPr>
            <w:rFonts w:ascii="Cambria Math" w:hAnsi="Cambria Math"/>
          </w:rPr>
          <m:t>&gt;</m:t>
        </m:r>
        <m:r>
          <w:rPr>
            <w:rFonts w:ascii="Cambria Math" w:hAnsi="Cambria Math"/>
          </w:rPr>
          <m:t>0</m:t>
        </m:r>
      </m:oMath>
      <w:r w:rsidR="00EE578E">
        <w:rPr>
          <w:rFonts w:hint="eastAsia"/>
        </w:rPr>
        <w:t xml:space="preserve"/>
      </w:r>
      <w:r w:rsidRPr="00F95833">
        <w:rPr>
          <w:rFonts w:hint="eastAsia"/>
        </w:rPr>
        <w:t/>
      </w:r>
      <w:r w:rsidR="00EE578E">
        <w:rPr>
          <w:rFonts w:hint="eastAsia"/>
        </w:rPr>
        <w:t/>
      </w:r>
      <w:r w:rsidR="00BB17CF">
        <w:rPr>
          <w:rFonts w:hint="eastAsia"/>
        </w:rPr>
        <w:t xml:space="preserve"/>
      </w:r>
      <w:r w:rsidR="00BB17CF">
        <w:rPr>
          <w:rFonts w:hint="eastAsia"/>
        </w:rPr>
        <w:fldChar w:fldCharType="begin"/>
      </w:r>
      <w:r w:rsidR="00BB17CF">
        <w:rPr>
          <w:rFonts w:hint="eastAsia"/>
        </w:rPr>
        <w:instrText xml:space="preserve"> REF Eq_25 \h </w:instrText>
      </w:r>
      <w:r w:rsidR="00BB17CF">
        <w:rPr>
          <w:rFonts w:hint="eastAsia"/>
        </w:rPr>
      </w:r>
      <w:r w:rsidR="00BB17CF">
        <w:rPr>
          <w:rFonts w:hint="eastAsia"/>
        </w:rPr>
        <w:fldChar w:fldCharType="separate"/>
      </w:r>
      <w:r w:rsidR="00D4412F">
        <w:rPr>
          <w:noProof/>
        </w:rPr>
        <w:t/>
      </w:r>
      <w:r w:rsidR="00BB17CF">
        <w:rPr>
          <w:rFonts w:hint="eastAsia"/>
        </w:rPr>
        <w:fldChar w:fldCharType="end"/>
      </w:r>
      <w:r w:rsidR="00BB17CF">
        <w:rPr>
          <w:rFonts w:hint="eastAsia"/>
        </w:rPr>
        <w:t/>
      </w:r>
      <w:r w:rsidR="00EE578E">
        <w:rPr>
          <w:rFonts w:hint="eastAsia"/>
        </w:rPr>
        <w:t/>
      </w:r>
      <w:r w:rsidR="00BB17CF">
        <w:rPr>
          <w:rFonts w:hint="eastAsia"/>
        </w:rPr>
        <w:t/>
      </w:r>
      <m:oMath>
        <m:sSup>
          <m:sSupPr>
            <m:ctrlPr>
              <w:rPr>
                <w:rFonts w:ascii="Cambria Math" w:hAnsi="Cambria Math"/>
              </w:rPr>
            </m:ctrlPr>
          </m:sSupPr>
          <m:e>
            <m:r>
              <w:rPr>
                <w:rFonts w:ascii="Cambria Math" w:hAnsi="Cambria Math"/>
              </w:rPr>
              <m:t>k</m:t>
            </m:r>
          </m:e>
          <m:sup>
            <m:r>
              <w:rPr>
                <w:rFonts w:ascii="Cambria Math" w:hAnsi="Cambria Math"/>
              </w:rPr>
              <m:t>μ</m:t>
            </m:r>
          </m:sup>
        </m:sSup>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c</m:t>
            </m:r>
          </m:den>
        </m:f>
        <m:r>
          <w:rPr>
            <w:rFonts w:ascii="Cambria Math" w:hAnsi="Cambria Math"/>
          </w:rPr>
          <m:t>,</m:t>
        </m:r>
        <m:sSub>
          <m:sSubPr>
            <m:ctrlPr>
              <w:rPr>
                <w:rFonts w:ascii="Cambria Math" w:hAnsi="Cambria Math"/>
              </w:rPr>
            </m:ctrlPr>
          </m:sSubPr>
          <m:e>
            <m:r>
              <m:rPr>
                <m:sty m:val="bi"/>
              </m:rPr>
              <w:rPr>
                <w:rFonts w:ascii="Cambria Math" w:hAnsi="Cambria Math"/>
              </w:rPr>
              <m:t>k</m:t>
            </m:r>
          </m:e>
          <m:sub>
            <m:r>
              <m:rPr>
                <m:sty m:val="p"/>
              </m:rPr>
              <w:rPr>
                <w:rFonts w:ascii="Cambria Math" w:hAnsi="Cambria Math"/>
              </w:rPr>
              <m:t>⟂</m:t>
            </m:r>
          </m:sub>
        </m:sSub>
        <m:r>
          <w:rPr>
            <w:rFonts w:ascii="Cambria Math" w:hAnsi="Cambria Math"/>
          </w:rPr>
          <m:t>,iκ)</m:t>
        </m:r>
      </m:oMath>
      <w:r w:rsidR="00BB17CF">
        <w:rPr>
          <w:rFonts w:hint="eastAsia"/>
        </w:rPr>
        <w:t/>
      </w:r>
      <w:r w:rsidR="00EE578E">
        <w:rPr>
          <w:rFonts w:hint="eastAsia"/>
        </w:rPr>
        <w:t/>
      </w:r>
      <w:r w:rsidR="00BB17CF">
        <w:rPr>
          <w:rFonts w:hint="eastAsia"/>
        </w:rPr>
        <w:t/>
      </w:r>
      <w:r w:rsidR="00BB17CF">
        <w:rPr>
          <w:rFonts w:hint="eastAsia"/>
        </w:rPr>
        <w:t/>
      </w:r>
      <w:r w:rsidR="00BB17CF">
        <w:rPr>
          <w:rFonts w:hint="eastAsia"/>
        </w:rPr>
        <w:t/>
      </w:r>
      <w:r w:rsidR="00BB17CF">
        <w:rPr>
          <w:rFonts w:hint="eastAsia"/>
        </w:rPr>
        <w:t xml:space="preserve"/>
      </w:r>
      <w:r w:rsidR="00BB17CF">
        <w:rPr>
          <w:rFonts w:hint="eastAsia"/>
        </w:rPr>
        <w:fldChar w:fldCharType="begin"/>
      </w:r>
      <w:r w:rsidR="00BB17CF">
        <w:rPr>
          <w:rFonts w:hint="eastAsia"/>
        </w:rPr>
        <w:instrText xml:space="preserve"> REF Eq_24 \h </w:instrText>
      </w:r>
      <w:r w:rsidR="00BB17CF">
        <w:rPr>
          <w:rFonts w:hint="eastAsia"/>
        </w:rPr>
      </w:r>
      <w:r w:rsidR="00BB17CF">
        <w:rPr>
          <w:rFonts w:hint="eastAsia"/>
        </w:rPr>
        <w:fldChar w:fldCharType="separate"/>
      </w:r>
      <w:r w:rsidR="00D4412F">
        <w:rPr>
          <w:noProof/>
        </w:rPr>
        <w:t/>
      </w:r>
      <w:r w:rsidR="00BB17CF">
        <w:rPr>
          <w:rFonts w:hint="eastAsia"/>
        </w:rPr>
        <w:fldChar w:fldCharType="end"/>
      </w:r>
      <w:r w:rsidR="00BB17CF">
        <w:rPr>
          <w:rFonts w:hint="eastAsia"/>
        </w:rPr>
        <w:t/>
      </w:r>
      <w:r w:rsidR="00BB17CF">
        <w:rPr>
          <w:rFonts w:hint="eastAsia"/>
        </w:rPr>
        <w:t/>
      </w:r>
    </w:p>
    <w:p w14:paraId="6A7A50CF" w14:textId="77777777" w:rsidR="00BB17CF" w:rsidRPr="00F95833" w:rsidRDefault="00BB17CF" w:rsidP="00BB17CF">
      <w:pPr>
        <w:pStyle w:val="af2"/>
        <w:ind w:firstLine="480"/>
        <w:rPr>
          <w:i/>
          <w:iCs/>
          <w:vanish/>
          <w:specVanish/>
        </w:rPr>
      </w:pPr>
      <w:r>
        <w:rPr>
          <w:rFonts w:ascii="Times New Roman" w:hAnsi="Times New Roman"/>
        </w:rPr>
        <w:tab/>
      </w:r>
      <m:oMath>
        <m:sSub>
          <m:sSubPr>
            <m:ctrlPr/>
          </m:sSubPr>
          <m:e>
            <m:r>
              <m:t>k</m:t>
            </m:r>
          </m:e>
          <m:sub>
            <m:r>
              <m:t>μ</m:t>
            </m:r>
          </m:sub>
        </m:sSub>
        <m:sSup>
          <m:sSupPr>
            <m:ctrlPr/>
          </m:sSupPr>
          <m:e>
            <m:acc>
              <m:accPr>
                <m:ctrlPr/>
              </m:accPr>
              <m:e>
                <m:r>
                  <m:t>A</m:t>
                </m:r>
              </m:e>
            </m:acc>
          </m:e>
          <m:sup>
            <m:r>
              <m:t>μ</m:t>
            </m:r>
            <m:r>
              <m:rPr>
                <m:sty m:val="p"/>
              </m:rPr>
              <m:t>(+)</m:t>
            </m:r>
          </m:sup>
        </m:sSup>
        <m:r>
          <m:rPr>
            <m:sty m:val="p"/>
          </m:rPr>
          <m:t>=</m:t>
        </m:r>
        <m:r>
          <m:t>0</m:t>
        </m:r>
      </m:oMath>
      <w:r>
        <w:tab/>
      </w:r>
    </w:p>
    <w:p w14:paraId="717B00F2" w14:textId="05BD6F97" w:rsidR="00BB17CF" w:rsidRDefault="00BB17CF" w:rsidP="00BB17CF">
      <w:pPr>
        <w:ind w:firstLine="480"/>
      </w:pPr>
      <w:r>
        <w:rPr>
          <w:rFonts w:hint="eastAsia"/>
        </w:rPr>
        <w:t>(</w:t>
      </w:r>
      <w:bookmarkStart w:id="257" w:name="Eq_28"/>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28</w:t>
      </w:r>
      <w:r>
        <w:fldChar w:fldCharType="end"/>
      </w:r>
      <w:bookmarkEnd w:id="257"/>
      <w:r>
        <w:rPr>
          <w:rFonts w:hint="eastAsia"/>
        </w:rPr>
        <w:t>)</w:t>
      </w:r>
    </w:p>
    <w:p w14:paraId="7C4B4403" w14:textId="102E39D8" w:rsidR="00A84BDD" w:rsidRDefault="00BB17CF" w:rsidP="000F23E5">
      <w:pPr>
        <w:ind w:firstLine="480"/>
      </w:pPr>
      <w:r>
        <w:rPr>
          <w:rFonts w:hint="eastAsia"/>
        </w:rPr>
        <w:lastRenderedPageBreak/>
        <w:t xml:space="preserve">It is evident from Eq. 28 that the transverse photon is orthogonal to the photon wave vector, and that the scalar photon of </w:t>
      </w:r>
      <w:r>
        <w:rPr>
          <w:rFonts w:hint="eastAsia"/>
        </w:rPr>
        <w:t xml:space="preserve"> and the longitudinal photon of </w:t>
      </w:r>
      <w:r>
        <w:rPr>
          <w:rFonts w:hint="eastAsia"/>
        </w:rPr>
        <w:fldChar w:fldCharType="begin"/>
      </w:r>
      <w:r>
        <w:rPr>
          <w:rFonts w:hint="eastAsia"/>
        </w:rPr>
        <w:instrText xml:space="preserve"> REF Eq_28 \h </w:instrText>
      </w:r>
      <w:r>
        <w:rPr>
          <w:rFonts w:hint="eastAsia"/>
        </w:rPr>
      </w:r>
      <w:r>
        <w:rPr>
          <w:rFonts w:hint="eastAsia"/>
        </w:rPr>
        <w:fldChar w:fldCharType="separate"/>
      </w:r>
      <w:r w:rsidR="00D4412F">
        <w:rPr>
          <w:noProof/>
        </w:rPr>
        <w:t xml:space="preserve"> satisfy:</w:t>
      </w:r>
      <w:r>
        <w:rPr>
          <w:rFonts w:hint="eastAsia"/>
        </w:rPr>
        <w:fldChar w:fldCharType="end"/>
      </w:r>
      <w:r>
        <w:rPr>
          <w:rFonts w:hint="eastAsia"/>
        </w:rPr>
        <w:t xml:space="preserve"/>
      </w:r>
      <m:oMath>
        <m:r>
          <w:rPr>
            <w:rFonts w:ascii="Cambria Math" w:hAnsi="Cambria Math"/>
          </w:rPr>
          <m:t>λ=1,2</m:t>
        </m:r>
      </m:oMath>
      <w:r>
        <w:rPr>
          <w:rFonts w:hint="eastAsia"/>
        </w:rPr>
        <w:t xml:space="preserve"/>
      </w:r>
      <w:r w:rsidR="007000DF">
        <w:rPr>
          <w:rFonts w:hint="eastAsia"/>
        </w:rPr>
        <w:t xml:space="preserve"/>
      </w:r>
      <m:oMath>
        <m:r>
          <w:rPr>
            <w:rFonts w:ascii="Cambria Math" w:hAnsi="Cambria Math"/>
          </w:rPr>
          <m:t>λ=0</m:t>
        </m:r>
      </m:oMath>
      <w:r>
        <w:rPr>
          <w:rFonts w:hint="eastAsia"/>
        </w:rPr>
        <w:t xml:space="preserve"/>
      </w:r>
      <m:oMath>
        <m:r>
          <w:rPr>
            <w:rFonts w:ascii="Cambria Math" w:hAnsi="Cambria Math"/>
          </w:rPr>
          <m:t>λ=3</m:t>
        </m:r>
      </m:oMath>
      <w:r>
        <w:rPr>
          <w:rFonts w:hint="eastAsia"/>
        </w:rPr>
        <w:t xml:space="preserve"/>
      </w:r>
    </w:p>
    <w:p w14:paraId="7F6532C3" w14:textId="78471EEA" w:rsidR="007000DF" w:rsidRPr="00F95833" w:rsidRDefault="007000DF" w:rsidP="007000DF">
      <w:pPr>
        <w:pStyle w:val="af2"/>
        <w:ind w:firstLine="480"/>
        <w:rPr>
          <w:i/>
          <w:iCs/>
          <w:vanish/>
          <w:specVanish/>
        </w:rPr>
      </w:pPr>
      <w:r>
        <w:rPr>
          <w:rFonts w:ascii="Times New Roman" w:hAnsi="Times New Roman"/>
        </w:rPr>
        <w:tab/>
      </w:r>
      <m:oMath>
        <m:d>
          <m:dPr>
            <m:begChr m:val="["/>
            <m:endChr m:val="]"/>
            <m:ctrlPr/>
          </m:dPr>
          <m:e>
            <m:f>
              <m:fPr>
                <m:ctrlPr/>
              </m:fPr>
              <m:num>
                <m:r>
                  <m:t>ω</m:t>
                </m:r>
              </m:num>
              <m:den>
                <m:r>
                  <m:t>c</m:t>
                </m:r>
              </m:den>
            </m:f>
            <m:sSub>
              <m:sSubPr>
                <m:ctrlPr/>
              </m:sSubPr>
              <m:e>
                <m:acc>
                  <m:accPr>
                    <m:ctrlPr/>
                  </m:accPr>
                  <m:e>
                    <m:r>
                      <m:t>a</m:t>
                    </m:r>
                  </m:e>
                </m:acc>
              </m:e>
              <m:sub>
                <m:r>
                  <m:rPr>
                    <m:sty m:val="p"/>
                  </m:rPr>
                  <m:t>(</m:t>
                </m:r>
                <m:r>
                  <m:t>0</m:t>
                </m:r>
                <m:r>
                  <m:rPr>
                    <m:sty m:val="p"/>
                  </m:rPr>
                  <m:t>)</m:t>
                </m:r>
              </m:sub>
            </m:sSub>
            <m:r>
              <m:rPr>
                <m:sty m:val="p"/>
              </m:rPr>
              <m:t>(</m:t>
            </m:r>
            <m:r>
              <m:rPr>
                <m:sty m:val="bi"/>
              </m:rPr>
              <m:t>k</m:t>
            </m:r>
            <m:r>
              <m:rPr>
                <m:sty m:val="p"/>
              </m:rPr>
              <m:t>)-</m:t>
            </m:r>
            <m:rad>
              <m:radPr>
                <m:degHide m:val="1"/>
                <m:ctrlPr/>
              </m:radPr>
              <m:deg/>
              <m:e>
                <m:sSubSup>
                  <m:sSubSupPr>
                    <m:ctrlPr>
                      <w:rPr>
                        <w:i/>
                      </w:rPr>
                    </m:ctrlPr>
                  </m:sSubSupPr>
                  <m:e>
                    <m:r>
                      <m:rPr>
                        <m:sty m:val="bi"/>
                      </m:rPr>
                      <m:t>k</m:t>
                    </m:r>
                    <m:ctrlPr>
                      <w:rPr>
                        <w:b/>
                        <w:i/>
                        <w:iCs/>
                      </w:rPr>
                    </m:ctrlPr>
                  </m:e>
                  <m:sub>
                    <m:r>
                      <m:rPr>
                        <m:sty m:val="p"/>
                      </m:rPr>
                      <m:t>⟂</m:t>
                    </m:r>
                  </m:sub>
                  <m:sup>
                    <m:r>
                      <m:t>2</m:t>
                    </m:r>
                  </m:sup>
                </m:sSubSup>
                <m:r>
                  <w:ins w:id="258" w:author="Hongliang Dang" w:date="2026-05-07T13:13:00Z" w16du:dateUtc="2026-05-07T05:13:00Z">
                    <m:t>-</m:t>
                  </w:ins>
                </m:r>
                <m:r>
                  <w:del w:id="259" w:author="Hongliang Dang" w:date="2026-05-07T13:13:00Z" w16du:dateUtc="2026-05-07T05:13:00Z">
                    <m:t>+</m:t>
                  </w:del>
                </m:r>
                <m:sSup>
                  <m:sSupPr>
                    <m:ctrlPr>
                      <w:rPr>
                        <w:i/>
                      </w:rPr>
                    </m:ctrlPr>
                  </m:sSupPr>
                  <m:e>
                    <m:r>
                      <m:t>κ</m:t>
                    </m:r>
                  </m:e>
                  <m:sup>
                    <m:r>
                      <m:t>2</m:t>
                    </m:r>
                  </m:sup>
                </m:sSup>
              </m:e>
            </m:rad>
            <m:sSub>
              <m:sSubPr>
                <m:ctrlPr/>
              </m:sSubPr>
              <m:e>
                <m:acc>
                  <m:accPr>
                    <m:ctrlPr/>
                  </m:accPr>
                  <m:e>
                    <m:r>
                      <m:t>a</m:t>
                    </m:r>
                  </m:e>
                </m:acc>
              </m:e>
              <m:sub>
                <m:r>
                  <m:rPr>
                    <m:sty m:val="p"/>
                  </m:rPr>
                  <m:t>(</m:t>
                </m:r>
                <m:r>
                  <m:t>3</m:t>
                </m:r>
                <m:r>
                  <m:rPr>
                    <m:sty m:val="p"/>
                  </m:rPr>
                  <m:t>)</m:t>
                </m:r>
              </m:sub>
            </m:sSub>
            <m:r>
              <m:rPr>
                <m:sty m:val="p"/>
              </m:rPr>
              <m:t>(</m:t>
            </m:r>
            <m:r>
              <m:rPr>
                <m:sty m:val="bi"/>
              </m:rPr>
              <m:t>k</m:t>
            </m:r>
            <m:r>
              <m:rPr>
                <m:sty m:val="p"/>
              </m:rPr>
              <m:t>)</m:t>
            </m:r>
          </m:e>
        </m:d>
        <m:r>
          <m:rPr>
            <m:sty m:val="p"/>
          </m:rPr>
          <m:t>|</m:t>
        </m:r>
        <m:r>
          <m:rPr>
            <m:nor/>
          </m:rPr>
          <m:t>phys</m:t>
        </m:r>
        <m:r>
          <m:rPr>
            <m:sty m:val="p"/>
          </m:rPr>
          <m:t>⟩=</m:t>
        </m:r>
        <m:r>
          <m:t>0</m:t>
        </m:r>
      </m:oMath>
      <w:r>
        <w:tab/>
      </w:r>
    </w:p>
    <w:p w14:paraId="74A63FA3" w14:textId="1FDCFDBD" w:rsidR="007000DF" w:rsidRDefault="007000DF" w:rsidP="007000DF">
      <w:pPr>
        <w:ind w:firstLine="480"/>
      </w:pPr>
      <w:r>
        <w:rPr>
          <w:rFonts w:hint="eastAsia"/>
        </w:rPr>
        <w:t>(</w:t>
      </w:r>
      <w:bookmarkStart w:id="260" w:name="Eq_29"/>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29</w:t>
      </w:r>
      <w:r>
        <w:fldChar w:fldCharType="end"/>
      </w:r>
      <w:bookmarkEnd w:id="260"/>
      <w:r>
        <w:rPr>
          <w:rFonts w:hint="eastAsia"/>
        </w:rPr>
        <w:t>)</w:t>
      </w:r>
    </w:p>
    <w:p w14:paraId="02358055" w14:textId="5D09F5AC" w:rsidR="007000DF" w:rsidRPr="00025291" w:rsidRDefault="007000DF" w:rsidP="00025291">
      <w:pPr>
        <w:ind w:firstLine="480"/>
      </w:pPr>
      <w:r>
        <w:rPr>
          <w:rFonts w:hint="eastAsia"/>
          <w:bCs/>
        </w:rPr>
        <w:t xml:space="preserve">Equation 29 shows that the Gupta-Bleuler condition remains valid for evanescent modes with negative z-components of the wave vector: the Lorenz and Coulomb gauges are strictly equivalent, and both identify the true physical states as containing only transverse photon contributions. The Lorenz gauge offers manifest covariance---making it the more systematic choice for relativistic corrections, loop calculations of scattering cross sections, and formal proofs of gauge invariance---while the Coulomb gauge, by directly restricting the theory to transverse degrees of freedom, is simpler and more efficient for non-relativistic quantum optical calculations. Throughout the remainder of this paper we adopt the vector-potential operator in the Coulomb gauge for brevity.</w:t>
      </w:r>
      <w:r>
        <w:rPr>
          <w:rFonts w:hint="eastAsia"/>
        </w:rPr>
        <w:fldChar w:fldCharType="begin"/>
      </w:r>
      <w:r>
        <w:rPr>
          <w:rFonts w:hint="eastAsia"/>
        </w:rPr>
        <w:instrText xml:space="preserve"> REF Eq_29 \h </w:instrText>
      </w:r>
      <w:r>
        <w:rPr>
          <w:rFonts w:hint="eastAsia"/>
        </w:rPr>
      </w:r>
      <w:r>
        <w:rPr>
          <w:rFonts w:hint="eastAsia"/>
        </w:rPr>
        <w:fldChar w:fldCharType="separate"/>
      </w:r>
      <w:r w:rsidR="00D4412F">
        <w:rPr>
          <w:noProof/>
        </w:rPr>
        <w:t xml:space="preserve"/>
      </w:r>
      <w:r>
        <w:rPr>
          <w:rFonts w:hint="eastAsia"/>
        </w:rPr>
        <w:fldChar w:fldCharType="end"/>
      </w:r>
      <w:r>
        <w:rPr>
          <w:rFonts w:hint="eastAsia"/>
        </w:rPr>
        <w:t xml:space="preserve"/>
      </w:r>
      <w:r>
        <w:rPr>
          <w:rFonts w:hint="eastAsia"/>
          <w:i/>
          <w:iCs/>
        </w:rPr>
        <w:t xml:space="preserve"/>
      </w:r>
      <w:r>
        <w:rPr>
          <w:rFonts w:hint="eastAsia"/>
        </w:rPr>
        <w:t xml:space="preserve"/>
      </w:r>
      <w:r>
        <w:rPr>
          <w:rFonts w:hint="eastAsia"/>
        </w:rPr>
        <w:t/>
      </w:r>
      <w:r>
        <w:rPr>
          <w:rFonts w:hint="eastAsia"/>
        </w:rPr>
        <w:t/>
      </w:r>
      <w:r w:rsidR="00E7387C">
        <w:rPr>
          <w:rFonts w:hint="eastAsia"/>
        </w:rPr>
        <w:t/>
      </w:r>
      <w:r w:rsidR="00E7387C">
        <w:rPr>
          <w:rFonts w:hint="eastAsia"/>
        </w:rPr>
        <w:t/>
      </w:r>
      <w:r w:rsidR="00E7387C">
        <w:rPr>
          <w:rFonts w:hint="eastAsia"/>
        </w:rPr>
        <w:t/>
      </w:r>
      <w:r w:rsidR="00E7387C">
        <w:rPr>
          <w:rFonts w:hint="eastAsia"/>
        </w:rPr>
        <w:t/>
      </w:r>
      <w:r w:rsidR="00E7387C">
        <w:rPr>
          <w:rFonts w:hint="eastAsia"/>
        </w:rPr>
        <w:t/>
      </w:r>
    </w:p>
    <w:p w14:paraId="6E7D1635" w14:textId="4EC97F81" w:rsidR="00A84BDD" w:rsidRPr="00F95833" w:rsidRDefault="00025291" w:rsidP="000F23E5">
      <w:pPr>
        <w:ind w:firstLine="480"/>
      </w:pPr>
      <w:r>
        <w:rPr>
          <w:rFonts w:hint="eastAsia"/>
        </w:rPr>
        <w:t xml:space="preserve">The three-dimensional vector-potential operator of Eq. 6 can be conveniently recast by means of the Weyl expansion, which collapses the </w:t>
      </w:r>
      <w:r>
        <w:rPr>
          <w:rFonts w:hint="eastAsia"/>
        </w:rPr>
        <w:fldChar w:fldCharType="begin"/>
      </w:r>
      <w:r>
        <w:rPr>
          <w:rFonts w:hint="eastAsia"/>
        </w:rPr>
        <w:instrText xml:space="preserve"> REF Eq_6 \h </w:instrText>
      </w:r>
      <w:r>
        <w:rPr>
          <w:rFonts w:hint="eastAsia"/>
        </w:rPr>
      </w:r>
      <w:r>
        <w:rPr>
          <w:rFonts w:hint="eastAsia"/>
        </w:rPr>
        <w:fldChar w:fldCharType="separate"/>
      </w:r>
      <w:r w:rsidR="00D4412F">
        <w:rPr>
          <w:noProof/>
        </w:rPr>
        <w:t xml:space="preserve"> integral into </w:t>
      </w:r>
      <w:r>
        <w:rPr>
          <w:rFonts w:hint="eastAsia"/>
        </w:rPr>
        <w:fldChar w:fldCharType="end"/>
      </w:r>
      <w:r>
        <w:rPr>
          <w:rFonts w:hint="eastAsia"/>
        </w:rPr>
        <w:t xml:space="preserve">:</w:t>
      </w:r>
      <w:r w:rsidR="00EE578E" w:rsidRPr="00F95833">
        <w:rPr>
          <w:rFonts w:hint="eastAsia"/>
        </w:rPr>
        <w:t xml:space="preserve"/>
      </w:r>
      <w:r>
        <w:rPr>
          <w:rFonts w:hint="eastAsia"/>
        </w:rPr>
        <w:t xml:space="preserve"/>
      </w:r>
      <w:r>
        <w:rPr>
          <w:rFonts w:hint="eastAsia"/>
        </w:rPr>
        <w:t xml:space="preserve"/>
      </w:r>
      <w:r>
        <w:rPr>
          <w:rFonts w:hint="eastAsia"/>
        </w:rPr>
        <w:t xml:space="preserve"/>
      </w:r>
      <w:r w:rsidR="00EE578E" w:rsidRPr="00F95833">
        <w:rPr>
          <w:rFonts w:hint="eastAsia"/>
        </w:rPr>
        <w:t/>
      </w:r>
      <w:r w:rsidR="00EE578E" w:rsidRPr="00F95833">
        <w:t xml:space="preserve"/>
      </w:r>
      <m:oMath>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oMath>
      <w:r w:rsidR="00EE578E" w:rsidRPr="00F95833">
        <w:t xml:space="preserve"/>
      </w:r>
      <w:r w:rsidR="00EE578E" w:rsidRPr="00F95833">
        <w:rPr>
          <w:rFonts w:hint="eastAsia"/>
        </w:rPr>
        <w:t/>
      </w:r>
      <w:r w:rsidR="00EE578E" w:rsidRPr="00F95833">
        <w:t xml:space="preserve"/>
      </w:r>
      <m:oMath>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sidR="00EE578E" w:rsidRPr="00F95833">
        <w:rPr>
          <w:rFonts w:hint="eastAsia"/>
        </w:rPr>
        <w:t/>
      </w:r>
    </w:p>
    <w:p w14:paraId="4FC9EE68" w14:textId="7ED37522" w:rsidR="00A84BDD" w:rsidRPr="00F95833" w:rsidRDefault="00A84BDD" w:rsidP="005715E6">
      <w:pPr>
        <w:pStyle w:val="af2"/>
        <w:ind w:firstLine="480"/>
        <w:rPr>
          <w:i/>
          <w:iCs/>
          <w:vanish/>
          <w:specVanish/>
        </w:rPr>
      </w:pPr>
      <w:r w:rsidRPr="00F95833">
        <w:rPr>
          <w:rFonts w:ascii="Times New Roman" w:hAnsi="Times New Roman"/>
          <w:i/>
        </w:rPr>
        <w:tab/>
      </w:r>
      <m:oMath>
        <m:r>
          <m:rPr>
            <m:sty m:val="p"/>
          </m:rPr>
          <m:t>∫</m:t>
        </m:r>
        <m:sSup>
          <m:sSupPr>
            <m:ctrlPr/>
          </m:sSupPr>
          <m:e>
            <m:r>
              <m:t>d</m:t>
            </m:r>
          </m:e>
          <m:sup>
            <m:r>
              <m:t>3</m:t>
            </m:r>
          </m:sup>
        </m:sSup>
        <m:r>
          <m:t>k f</m:t>
        </m:r>
        <m:d>
          <m:dPr>
            <m:ctrlPr/>
          </m:dPr>
          <m:e>
            <m:r>
              <m:rPr>
                <m:sty m:val="bi"/>
              </m:rPr>
              <m:t>k</m:t>
            </m:r>
          </m:e>
        </m:d>
        <m:r>
          <m:rPr>
            <m:sty m:val="p"/>
          </m:rPr>
          <m:t>=∫</m:t>
        </m:r>
        <m:sSup>
          <m:sSupPr>
            <m:ctrlPr/>
          </m:sSupPr>
          <m:e>
            <m:r>
              <m:t>d</m:t>
            </m:r>
          </m:e>
          <m:sup>
            <m:r>
              <m:t>2</m:t>
            </m:r>
          </m:sup>
        </m:sSup>
        <m:sSub>
          <m:sSubPr>
            <m:ctrlPr/>
          </m:sSubPr>
          <m:e>
            <m:r>
              <m:t>k</m:t>
            </m:r>
          </m:e>
          <m:sub>
            <m:r>
              <m:rPr>
                <m:sty m:val="p"/>
              </m:rPr>
              <m:t>⟂</m:t>
            </m:r>
          </m:sub>
        </m:sSub>
        <m:nary>
          <m:naryPr>
            <m:limLoc m:val="undOvr"/>
            <m:subHide m:val="1"/>
            <m:supHide m:val="1"/>
            <m:ctrlPr>
              <w:rPr>
                <w:i/>
              </w:rPr>
            </m:ctrlPr>
          </m:naryPr>
          <m:sub/>
          <m:sup/>
          <m:e>
            <m:r>
              <m:t>d</m:t>
            </m:r>
            <m:sSub>
              <m:sSubPr>
                <m:ctrlPr>
                  <w:rPr>
                    <w:i/>
                  </w:rPr>
                </m:ctrlPr>
              </m:sSubPr>
              <m:e>
                <m:r>
                  <m:t>k</m:t>
                </m:r>
              </m:e>
              <m:sub>
                <m:r>
                  <m:rPr>
                    <m:sty m:val="p"/>
                  </m:rPr>
                  <m:t>z</m:t>
                </m:r>
              </m:sub>
            </m:sSub>
          </m:e>
        </m:nary>
        <m:r>
          <m:t> f</m:t>
        </m:r>
        <m:d>
          <m:dPr>
            <m:ctrlPr/>
          </m:dPr>
          <m:e>
            <m:sSub>
              <m:sSubPr>
                <m:ctrlPr>
                  <w:rPr>
                    <w:b/>
                    <w:bCs/>
                  </w:rPr>
                </m:ctrlPr>
              </m:sSubPr>
              <m:e>
                <m:r>
                  <m:rPr>
                    <m:sty m:val="bi"/>
                  </m:rPr>
                  <m:t>k</m:t>
                </m:r>
              </m:e>
              <m:sub>
                <m:r>
                  <m:rPr>
                    <m:sty m:val="b"/>
                  </m:rPr>
                  <m:t>⟂</m:t>
                </m:r>
              </m:sub>
            </m:sSub>
            <m:r>
              <m:rPr>
                <m:sty m:val="b"/>
              </m:rPr>
              <m:t>,</m:t>
            </m:r>
            <m:sSub>
              <m:sSubPr>
                <m:ctrlPr>
                  <w:rPr>
                    <w:b/>
                    <w:bCs/>
                  </w:rPr>
                </m:ctrlPr>
              </m:sSubPr>
              <m:e>
                <m:r>
                  <m:rPr>
                    <m:sty m:val="bi"/>
                  </m:rPr>
                  <m:t>k</m:t>
                </m:r>
              </m:e>
              <m:sub>
                <m:r>
                  <m:rPr>
                    <m:sty m:val="bi"/>
                  </m:rPr>
                  <m:t>z</m:t>
                </m:r>
              </m:sub>
            </m:sSub>
          </m:e>
        </m:d>
        <m:r>
          <m:rPr>
            <m:sty m:val="p"/>
          </m:rPr>
          <m:t>.</m:t>
        </m:r>
      </m:oMath>
      <w:r w:rsidRPr="00F95833">
        <w:tab/>
      </w:r>
    </w:p>
    <w:p w14:paraId="10CBEF10" w14:textId="4E374D42" w:rsidR="00A84BDD" w:rsidRPr="00F95833" w:rsidRDefault="00A84BDD" w:rsidP="005715E6">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30</w:t>
      </w:r>
      <w:r w:rsidRPr="00F95833">
        <w:fldChar w:fldCharType="end"/>
      </w:r>
      <w:r w:rsidRPr="00F95833">
        <w:rPr>
          <w:rFonts w:hint="eastAsia"/>
        </w:rPr>
        <w:t>)</w:t>
      </w:r>
    </w:p>
    <w:p w14:paraId="7A9F0623" w14:textId="479A7F11" w:rsidR="00A84BDD" w:rsidRPr="00F95833" w:rsidRDefault="00A84BDD" w:rsidP="005715E6">
      <w:pPr>
        <w:ind w:firstLine="480"/>
      </w:pPr>
      <w:r w:rsidRPr="00F95833">
        <w:rPr>
          <w:rFonts w:hint="eastAsia"/>
        </w:rPr>
        <w:t xml:space="preserve">The classical Helmholtz Green function in the z &gt; 0 half-space is expressed by the Sommerfeld identity:</w:t>
      </w:r>
      <m:oMath>
        <m:r>
          <w:rPr>
            <w:rFonts w:ascii="Cambria Math" w:hAnsi="Cambria Math"/>
          </w:rPr>
          <m:t>z</m:t>
        </m:r>
        <m:r>
          <m:rPr>
            <m:sty m:val="p"/>
          </m:rPr>
          <w:rPr>
            <w:rFonts w:ascii="Cambria Math" w:hAnsi="Cambria Math"/>
          </w:rPr>
          <m:t>&gt;</m:t>
        </m:r>
        <m:r>
          <w:rPr>
            <w:rFonts w:ascii="Cambria Math" w:hAnsi="Cambria Math"/>
          </w:rPr>
          <m:t>0</m:t>
        </m:r>
      </m:oMath>
      <w:r w:rsidRPr="00F95833">
        <w:t xml:space="preserve"/>
      </w:r>
      <w:r w:rsidRPr="00F95833">
        <w:rPr>
          <w:rFonts w:hint="eastAsia"/>
        </w:rPr>
        <w:t xml:space="preserve"/>
      </w:r>
      <w:r w:rsidRPr="00F95833">
        <w:t xml:space="preserve"/>
      </w:r>
      <w:r w:rsidRPr="00F95833">
        <w:rPr>
          <w:rFonts w:hint="eastAsia"/>
        </w:rPr>
        <w:t/>
      </w:r>
      <m:oMath>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0</m:t>
                    </m:r>
                  </m:sub>
                </m:sSub>
                <m:r>
                  <m:rPr>
                    <m:sty m:val="bi"/>
                  </m:rPr>
                  <w:rPr>
                    <w:rFonts w:ascii="Cambria Math" w:hAnsi="Cambria Math"/>
                  </w:rPr>
                  <m:t>r</m:t>
                </m:r>
              </m:sup>
            </m:sSup>
          </m:num>
          <m:den>
            <m:r>
              <m:rPr>
                <m:sty m:val="bi"/>
              </m:rPr>
              <w:rPr>
                <w:rFonts w:ascii="Cambria Math" w:hAnsi="Cambria Math"/>
              </w:rPr>
              <m:t>r</m:t>
            </m:r>
          </m:den>
        </m:f>
      </m:oMath>
      <w:r w:rsidRPr="00F95833">
        <w:rPr>
          <w:rFonts w:hint="eastAsia"/>
        </w:rPr>
        <w:t/>
      </w:r>
      <w:r w:rsidRPr="00F95833">
        <w:t xml:space="preserve"/>
      </w:r>
      <w:r w:rsidRPr="00F95833">
        <w:rPr>
          <w:rFonts w:hint="eastAsia"/>
        </w:rPr>
        <w:t/>
      </w:r>
    </w:p>
    <w:p w14:paraId="41BB57F0" w14:textId="7EF6A05D" w:rsidR="00A84BDD" w:rsidRPr="00F95833" w:rsidRDefault="00A84BDD" w:rsidP="00D955FD">
      <w:pPr>
        <w:pStyle w:val="af2"/>
        <w:ind w:firstLine="480"/>
        <w:rPr>
          <w:i/>
          <w:iCs/>
          <w:vanish/>
          <w:specVanish/>
        </w:rPr>
      </w:pPr>
      <w:r w:rsidRPr="00F95833">
        <w:rPr>
          <w:rFonts w:ascii="Times New Roman" w:hAnsi="Times New Roman"/>
        </w:rPr>
        <w:tab/>
      </w:r>
      <m:oMath>
        <m:f>
          <m:fPr>
            <m:ctrlPr/>
          </m:fPr>
          <m:num>
            <m:sSup>
              <m:sSupPr>
                <m:ctrlPr/>
              </m:sSupPr>
              <m:e>
                <m:r>
                  <m:t>e</m:t>
                </m:r>
              </m:e>
              <m:sup>
                <m:r>
                  <m:rPr>
                    <m:sty m:val="p"/>
                  </m:rPr>
                  <m:t>-</m:t>
                </m:r>
                <m:r>
                  <m:t>i</m:t>
                </m:r>
                <m:sSub>
                  <m:sSubPr>
                    <m:ctrlPr>
                      <w:rPr>
                        <w:b/>
                        <w:bCs/>
                      </w:rPr>
                    </m:ctrlPr>
                  </m:sSubPr>
                  <m:e>
                    <m:r>
                      <m:rPr>
                        <m:sty m:val="bi"/>
                      </m:rPr>
                      <m:t>k</m:t>
                    </m:r>
                  </m:e>
                  <m:sub>
                    <m:r>
                      <m:rPr>
                        <m:sty m:val="b"/>
                      </m:rPr>
                      <m:t>0</m:t>
                    </m:r>
                  </m:sub>
                </m:sSub>
                <m:r>
                  <m:rPr>
                    <m:sty m:val="bi"/>
                  </m:rPr>
                  <m:t>r</m:t>
                </m:r>
              </m:sup>
            </m:sSup>
          </m:num>
          <m:den>
            <m:r>
              <m:rPr>
                <m:sty m:val="bi"/>
              </m:rPr>
              <m:t>r</m:t>
            </m:r>
          </m:den>
        </m:f>
        <m:r>
          <m:rPr>
            <m:sty m:val="p"/>
          </m:rPr>
          <m:t>=</m:t>
        </m:r>
        <m:f>
          <m:fPr>
            <m:ctrlPr/>
          </m:fPr>
          <m:num>
            <m:r>
              <m:rPr>
                <m:sty m:val="p"/>
              </m:rPr>
              <m:t>-</m:t>
            </m:r>
            <m:r>
              <m:t>i</m:t>
            </m:r>
          </m:num>
          <m:den>
            <m:r>
              <m:rPr>
                <m:sty m:val="p"/>
              </m:rPr>
              <m:t>2</m:t>
            </m:r>
            <m:r>
              <m:t>π</m:t>
            </m:r>
          </m:den>
        </m:f>
        <m:nary>
          <m:naryPr>
            <m:chr m:val="∬"/>
            <m:limLoc m:val="subSup"/>
            <m:ctrlPr/>
          </m:naryPr>
          <m:sub>
            <m:r>
              <m:rPr>
                <m:sty m:val="p"/>
              </m:rPr>
              <m:t>-∞</m:t>
            </m:r>
          </m:sub>
          <m:sup>
            <m:r>
              <m:rPr>
                <m:sty m:val="p"/>
              </m:rPr>
              <m:t>∞</m:t>
            </m:r>
          </m:sup>
          <m:e>
            <m:sSup>
              <m:sSupPr>
                <m:ctrlPr/>
              </m:sSupPr>
              <m:e>
                <m:r>
                  <m:t>d</m:t>
                </m:r>
              </m:e>
              <m:sup>
                <m:r>
                  <m:rPr>
                    <m:sty m:val="p"/>
                  </m:rPr>
                  <m:t>2</m:t>
                </m:r>
              </m:sup>
            </m:sSup>
          </m:e>
        </m:nary>
        <m:sSub>
          <m:sSubPr>
            <m:ctrlPr/>
          </m:sSubPr>
          <m:e>
            <m:r>
              <m:rPr>
                <m:sty m:val="bi"/>
              </m:rPr>
              <m:t>k</m:t>
            </m:r>
          </m:e>
          <m:sub>
            <m:r>
              <m:rPr>
                <m:sty m:val="p"/>
              </m:rPr>
              <m:t>⟂</m:t>
            </m:r>
          </m:sub>
        </m:sSub>
        <m:f>
          <m:fPr>
            <m:ctrlPr/>
          </m:fPr>
          <m:num>
            <m:r>
              <m:rPr>
                <m:sty m:val="p"/>
              </m:rPr>
              <m:t>1</m:t>
            </m:r>
          </m:num>
          <m:den>
            <m:sSub>
              <m:sSubPr>
                <m:ctrlPr>
                  <w:rPr>
                    <w:b/>
                    <w:bCs/>
                  </w:rPr>
                </m:ctrlPr>
              </m:sSubPr>
              <m:e>
                <m:r>
                  <m:rPr>
                    <m:sty m:val="bi"/>
                  </m:rPr>
                  <m:t>k</m:t>
                </m:r>
              </m:e>
              <m:sub>
                <m:r>
                  <m:rPr>
                    <m:sty m:val="b"/>
                  </m:rPr>
                  <m:t>z</m:t>
                </m:r>
              </m:sub>
            </m:sSub>
          </m:den>
        </m:f>
        <m:sSup>
          <m:sSupPr>
            <m:ctrlPr/>
          </m:sSupPr>
          <m:e>
            <m:r>
              <m:t>e</m:t>
            </m:r>
          </m:e>
          <m:sup>
            <m:r>
              <m:t>i</m:t>
            </m:r>
            <m:r>
              <m:rPr>
                <m:sty m:val="bi"/>
              </m:rPr>
              <m:t>k</m:t>
            </m:r>
            <m:r>
              <m:t>⋅</m:t>
            </m:r>
            <m:r>
              <m:rPr>
                <m:sty m:val="bi"/>
              </m:rPr>
              <m:t>r</m:t>
            </m:r>
          </m:sup>
        </m:sSup>
        <m:r>
          <m:rPr>
            <m:sty m:val="p"/>
          </m:rPr>
          <m:t>, </m:t>
        </m:r>
        <m:r>
          <m:t>z</m:t>
        </m:r>
        <m:r>
          <m:rPr>
            <m:sty m:val="p"/>
          </m:rPr>
          <m:t>&gt;0 ,</m:t>
        </m:r>
      </m:oMath>
      <w:r w:rsidRPr="00F95833">
        <w:tab/>
      </w:r>
    </w:p>
    <w:p w14:paraId="4B296954" w14:textId="42762FA3" w:rsidR="00A84BDD" w:rsidRPr="00F95833" w:rsidRDefault="00A84BDD" w:rsidP="00D955FD">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31</w:t>
      </w:r>
      <w:r w:rsidRPr="00F95833">
        <w:fldChar w:fldCharType="end"/>
      </w:r>
      <w:r w:rsidRPr="00F95833">
        <w:rPr>
          <w:rFonts w:hint="eastAsia"/>
        </w:rPr>
        <w:t>)</w:t>
      </w:r>
    </w:p>
    <w:p w14:paraId="0EBA9EE0" w14:textId="02E85777" w:rsidR="00A84BDD" w:rsidRPr="00F95833" w:rsidRDefault="00A84BDD" w:rsidP="00834490">
      <w:pPr>
        <w:ind w:firstLine="480"/>
      </w:pPr>
      <w:r w:rsidRPr="00F95833">
        <w:rPr>
          <w:rFonts w:hint="eastAsia"/>
        </w:rPr>
        <w:t xml:space="preserve">where </w:t>
      </w:r>
      <w:r w:rsidRPr="00F95833">
        <w:t xml:space="preserve"> (taking </w:t>
      </w:r>
      <m:oMath>
        <m:sSub>
          <m:sSubPr>
            <m:ctrlPr>
              <w:rPr>
                <w:rFonts w:ascii="Cambria Math" w:hAnsi="Cambria Math"/>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0</m:t>
                </m:r>
              </m:sub>
              <m:sup>
                <m:r>
                  <m:rPr>
                    <m:sty m:val="bi"/>
                  </m:rPr>
                  <w:rPr>
                    <w:rFonts w:ascii="Cambria Math" w:hAnsi="Cambria Math"/>
                  </w:rPr>
                  <m:t>2</m:t>
                </m:r>
              </m:sup>
            </m:sSubSup>
            <m:r>
              <m:rPr>
                <m:sty m:val="p"/>
              </m:rPr>
              <w:rPr>
                <w:rFonts w:ascii="Cambria Math" w:hAnsi="Cambria Math"/>
              </w:rPr>
              <m:t>-</m:t>
            </m:r>
            <m:sSubSup>
              <m:sSubSupPr>
                <m:ctrlPr>
                  <w:rPr>
                    <w:rFonts w:ascii="Cambria Math" w:hAnsi="Cambria Math"/>
                    <w:b/>
                    <w:bCs/>
                  </w:rPr>
                </m:ctrlPr>
              </m:sSubSupPr>
              <m:e>
                <m:r>
                  <m:rPr>
                    <m:sty m:val="bi"/>
                  </m:rPr>
                  <w:rPr>
                    <w:rFonts w:ascii="Cambria Math" w:hAnsi="Cambria Math"/>
                  </w:rPr>
                  <m:t>k</m:t>
                </m:r>
              </m:e>
              <m:sub>
                <m:r>
                  <m:rPr>
                    <m:sty m:val="b"/>
                  </m:rPr>
                  <w:rPr>
                    <w:rFonts w:ascii="Cambria Math" w:hAnsi="Cambria Math"/>
                  </w:rPr>
                  <m:t>⟂</m:t>
                </m:r>
              </m:sub>
              <m:sup>
                <m:r>
                  <m:rPr>
                    <m:sty m:val="bi"/>
                  </m:rPr>
                  <w:rPr>
                    <w:rFonts w:ascii="Cambria Math" w:hAnsi="Cambria Math"/>
                  </w:rPr>
                  <m:t>2</m:t>
                </m:r>
              </m:sup>
            </m:sSubSup>
          </m:e>
        </m:rad>
      </m:oMath>
      <w:r w:rsidRPr="00F95833">
        <w:rPr>
          <w:rFonts w:hint="eastAsia"/>
        </w:rPr>
        <w:t xml:space="preserve"> when </w:t>
      </w:r>
      <w:r w:rsidRPr="00F95833">
        <w:t xml:space="preserve">), and this identity corresponds to the Weyl expansion of the Helmholtz Green function. The complete positive-frequency part of the quantized vector-potential operator in the angular-spectrum representation then follows as:</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&gt;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oMath>
      <w:r w:rsidRPr="00F95833">
        <w:t xml:space="preserve"/>
      </w:r>
      <w:r w:rsidRPr="00F95833">
        <w:rPr>
          <w:rFonts w:hint="eastAsia"/>
        </w:rPr>
        <w:t/>
      </w:r>
      <w:r w:rsidRPr="00F95833">
        <w:t xml:space="preserve"/>
      </w:r>
      <m:oMath>
        <m:r>
          <m:rPr>
            <m:sty m:val="p"/>
          </m:rPr>
          <w:rPr>
            <w:rFonts w:ascii="Cambria Math" w:hAnsi="Cambria Math"/>
          </w:rPr>
          <m:t>Im</m:t>
        </m:r>
        <m:r>
          <w:rPr>
            <w:rFonts w:ascii="Cambria Math" w:hAnsi="Cambria Math"/>
          </w:rPr>
          <m:t> </m:t>
        </m:r>
        <m:sSub>
          <m:sSubPr>
            <m:ctrlPr>
              <w:rPr>
                <w:rFonts w:ascii="Cambria Math" w:hAnsi="Cambria Math"/>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0</m:t>
        </m:r>
      </m:oMath>
      <w:r w:rsidRPr="00F95833">
        <w:rPr>
          <w:rFonts w:hint="eastAsia"/>
        </w:rPr>
        <w:t/>
      </w:r>
      <w:r w:rsidRPr="00F95833">
        <w:rPr>
          <w:rFonts w:hint="eastAsia"/>
        </w:rPr>
        <w:t/>
      </w:r>
      <w:r w:rsidRPr="00F95833">
        <w:rPr>
          <w:rFonts w:hint="eastAsia"/>
        </w:rPr>
        <w:t/>
      </w:r>
      <w:r w:rsidRPr="00F95833">
        <w:rPr>
          <w:rFonts w:hint="eastAsia"/>
        </w:rPr>
        <w:t/>
      </w:r>
      <w:r w:rsidRPr="00F95833">
        <w:rPr>
          <w:rFonts w:hint="eastAsia"/>
        </w:rPr>
        <w:t/>
      </w:r>
      <w:r>
        <w:rPr>
          <w:rFonts w:hint="eastAsia"/>
        </w:rPr>
        <w:t/>
      </w:r>
      <w:r w:rsidRPr="00F95833">
        <w:rPr>
          <w:rFonts w:hint="eastAsia"/>
        </w:rPr>
        <w:t/>
      </w:r>
      <w:r>
        <w:rPr>
          <w:rFonts w:hint="eastAsia"/>
        </w:rPr>
        <w:t/>
      </w:r>
      <w:r w:rsidRPr="00F95833">
        <w:rPr>
          <w:rFonts w:hint="eastAsia"/>
        </w:rPr>
        <w:t/>
      </w:r>
    </w:p>
    <w:p w14:paraId="286DA54F" w14:textId="572E48EE" w:rsidR="00A84BDD" w:rsidRPr="00F95833" w:rsidRDefault="00A84BDD" w:rsidP="00834490">
      <w:pPr>
        <w:pStyle w:val="af2"/>
        <w:ind w:firstLine="480"/>
        <w:rPr>
          <w:i/>
          <w:iCs/>
          <w:vanish/>
          <w:specVanish/>
        </w:rPr>
      </w:pPr>
      <w:r w:rsidRPr="00F95833">
        <w:rPr>
          <w:rFonts w:ascii="Times New Roman" w:hAnsi="Times New Roman"/>
        </w:rPr>
        <w:tab/>
      </w:r>
      <m:oMath>
        <m:sSup>
          <m:sSupPr>
            <m:ctrlPr/>
          </m:sSupPr>
          <m:e>
            <m:acc>
              <m:accPr>
                <m:ctrlPr/>
              </m:accPr>
              <m:e>
                <m:r>
                  <m:rPr>
                    <m:sty m:val="bi"/>
                  </m:rPr>
                  <m:t>A</m:t>
                </m:r>
              </m:e>
            </m:acc>
          </m:e>
          <m:sup>
            <m:d>
              <m:dPr>
                <m:ctrlPr/>
              </m:dPr>
              <m:e>
                <m:r>
                  <m:rPr>
                    <m:sty m:val="p"/>
                  </m:rPr>
                  <m:t>+</m:t>
                </m:r>
              </m:e>
            </m:d>
          </m:sup>
        </m:sSup>
        <m:d>
          <m:dPr>
            <m:ctrlPr/>
          </m:dPr>
          <m:e>
            <m:r>
              <m:rPr>
                <m:sty m:val="bi"/>
              </m:rPr>
              <m:t>r</m:t>
            </m:r>
            <m:r>
              <m:rPr>
                <m:sty m:val="p"/>
              </m:rPr>
              <m:t>,</m:t>
            </m:r>
            <m:r>
              <m:t>t</m:t>
            </m:r>
          </m:e>
        </m:d>
        <m:r>
          <m:rPr>
            <m:sty m:val="p"/>
          </m:rPr>
          <m:t>=∫</m:t>
        </m:r>
        <m:sSup>
          <m:sSupPr>
            <m:ctrlPr/>
          </m:sSupPr>
          <m:e>
            <m:r>
              <m:t>d</m:t>
            </m:r>
          </m:e>
          <m:sup>
            <m:r>
              <m:t>2</m:t>
            </m:r>
          </m:sup>
        </m:sSup>
        <m:sSub>
          <m:sSubPr>
            <m:ctrlPr/>
          </m:sSubPr>
          <m:e>
            <m:r>
              <m:t>k</m:t>
            </m:r>
          </m:e>
          <m:sub>
            <m:r>
              <m:rPr>
                <m:sty m:val="p"/>
              </m:rPr>
              <m:t>⟂</m:t>
            </m:r>
          </m:sub>
        </m:sSub>
        <m:nary>
          <m:naryPr>
            <m:chr m:val="∑"/>
            <m:limLoc m:val="undOvr"/>
            <m:supHide m:val="1"/>
            <m:ctrlPr>
              <w:rPr>
                <w:i/>
              </w:rPr>
            </m:ctrlPr>
          </m:naryPr>
          <m:sub>
            <m:r>
              <m:t>λ</m:t>
            </m:r>
          </m:sub>
          <m:sup/>
          <m:e>
            <m:sSub>
              <m:sSubPr>
                <m:ctrlPr>
                  <w:rPr>
                    <w:i/>
                  </w:rPr>
                </m:ctrlPr>
              </m:sSubPr>
              <m:e>
                <m:r>
                  <m:t>C</m:t>
                </m:r>
              </m:e>
              <m:sub>
                <m:sSub>
                  <m:sSubPr>
                    <m:ctrlPr>
                      <w:rPr>
                        <w:b/>
                        <w:bCs/>
                        <w:iCs/>
                      </w:rPr>
                    </m:ctrlPr>
                  </m:sSubPr>
                  <m:e>
                    <m:r>
                      <m:rPr>
                        <m:sty m:val="b"/>
                      </m:rPr>
                      <m:t>k</m:t>
                    </m:r>
                  </m:e>
                  <m:sub>
                    <m:r>
                      <m:rPr>
                        <m:sty m:val="b"/>
                      </m:rPr>
                      <m:t>⟂</m:t>
                    </m:r>
                  </m:sub>
                </m:sSub>
              </m:sub>
            </m:sSub>
            <m:acc>
              <m:accPr>
                <m:ctrlPr/>
              </m:accPr>
              <m:e>
                <m:r>
                  <m:t>a</m:t>
                </m:r>
              </m:e>
            </m:acc>
            <m:d>
              <m:dPr>
                <m:ctrlPr/>
              </m:dPr>
              <m:e>
                <m:sSub>
                  <m:sSubPr>
                    <m:ctrlPr>
                      <w:rPr>
                        <w:b/>
                        <w:bCs/>
                      </w:rPr>
                    </m:ctrlPr>
                  </m:sSubPr>
                  <m:e>
                    <m:r>
                      <m:rPr>
                        <m:sty m:val="bi"/>
                      </m:rPr>
                      <m:t>k</m:t>
                    </m:r>
                  </m:e>
                  <m:sub>
                    <m:r>
                      <m:rPr>
                        <m:sty m:val="b"/>
                      </m:rPr>
                      <m:t>⟂</m:t>
                    </m:r>
                  </m:sub>
                </m:sSub>
                <m:r>
                  <m:rPr>
                    <m:sty m:val="p"/>
                  </m:rPr>
                  <m:t>,</m:t>
                </m:r>
                <m:r>
                  <m:t>λ</m:t>
                </m:r>
              </m:e>
            </m:d>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d>
                  <m:dPr>
                    <m:ctrlPr/>
                  </m:dPr>
                  <m:e>
                    <m:sSub>
                      <m:sSubPr>
                        <m:ctrlPr/>
                      </m:sSubPr>
                      <m:e>
                        <m:r>
                          <m:t>ω</m:t>
                        </m:r>
                      </m:e>
                      <m:sub>
                        <m:r>
                          <m:t>0</m:t>
                        </m:r>
                      </m:sub>
                    </m:sSub>
                    <m:r>
                      <m:t>t</m:t>
                    </m:r>
                    <m:r>
                      <m:rPr>
                        <m:sty m:val="p"/>
                      </m:rPr>
                      <m:t>-</m:t>
                    </m:r>
                    <m:r>
                      <m:rPr>
                        <m:sty m:val="bi"/>
                      </m:rPr>
                      <m:t>k</m:t>
                    </m:r>
                    <m:r>
                      <m:t>⋅</m:t>
                    </m:r>
                    <m:r>
                      <m:rPr>
                        <m:sty m:val="bi"/>
                      </m:rPr>
                      <m:t>r</m:t>
                    </m:r>
                  </m:e>
                </m:d>
              </m:sup>
            </m:sSup>
          </m:e>
        </m:nary>
        <m:r>
          <m:t> ,</m:t>
        </m:r>
      </m:oMath>
      <w:r w:rsidRPr="00F95833">
        <w:tab/>
      </w:r>
    </w:p>
    <w:p w14:paraId="116B8871" w14:textId="1F7721C9" w:rsidR="00A84BDD" w:rsidRPr="00F95833" w:rsidRDefault="00A84BDD" w:rsidP="00834490">
      <w:pPr>
        <w:ind w:firstLine="480"/>
      </w:pPr>
      <w:r w:rsidRPr="00F95833">
        <w:rPr>
          <w:rFonts w:hint="eastAsia"/>
        </w:rPr>
        <w:t>(</w:t>
      </w:r>
      <w:bookmarkStart w:id="261" w:name="Eq_18"/>
      <w:bookmarkStart w:id="262" w:name="Eq_32"/>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32</w:t>
      </w:r>
      <w:r w:rsidRPr="00F95833">
        <w:fldChar w:fldCharType="end"/>
      </w:r>
      <w:bookmarkEnd w:id="261"/>
      <w:bookmarkEnd w:id="262"/>
      <w:r w:rsidRPr="00F95833">
        <w:rPr>
          <w:rFonts w:hint="eastAsia"/>
        </w:rPr>
        <w:t>)</w:t>
      </w:r>
    </w:p>
    <w:p w14:paraId="655E0820" w14:textId="65E97AB5" w:rsidR="00A84BDD" w:rsidRPr="00F95833" w:rsidRDefault="00A84BDD" w:rsidP="00834490">
      <w:pPr>
        <w:ind w:firstLine="480"/>
      </w:pPr>
      <w:r w:rsidRPr="00F95833">
        <w:rPr>
          <w:rFonts w:hint="eastAsia"/>
        </w:rPr>
        <w:t xml:space="preserve">where </w:t>
      </w:r>
      <m:oMath>
        <m:sSub>
          <m:sSubPr>
            <m:ctrlPr>
              <w:rPr>
                <w:rFonts w:ascii="Cambria Math" w:hAnsi="Cambria Math"/>
                <w:i/>
              </w:rPr>
            </m:ctrlPr>
          </m:sSubPr>
          <m:e>
            <m:r>
              <w:rPr>
                <w:rFonts w:ascii="Cambria Math" w:hAnsi="Cambria Math"/>
              </w:rPr>
              <m:t>C</m:t>
            </m:r>
          </m:e>
          <m:sub>
            <m:sSub>
              <m:sSubPr>
                <m:ctrlPr>
                  <w:rPr>
                    <w:rFonts w:ascii="Cambria Math" w:hAnsi="Cambria Math"/>
                    <w:b/>
                    <w:bCs/>
                    <w:iCs/>
                  </w:rPr>
                </m:ctrlPr>
              </m:sSubPr>
              <m:e>
                <m:r>
                  <m:rPr>
                    <m:sty m:val="b"/>
                  </m:rPr>
                  <w:rPr>
                    <w:rFonts w:ascii="Cambria Math" w:hAnsi="Cambria Math"/>
                  </w:rPr>
                  <m:t>k</m:t>
                </m:r>
              </m:e>
              <m:sub>
                <m:r>
                  <m:rPr>
                    <m:sty m:val="b"/>
                  </m:rPr>
                  <w:rPr>
                    <w:rFonts w:ascii="Cambria Math" w:hAnsi="Cambria Math"/>
                  </w:rPr>
                  <m:t>⟂</m:t>
                </m:r>
              </m:sub>
            </m:sSub>
          </m:sub>
        </m:sSub>
      </m:oMath>
      <w:r w:rsidRPr="00F95833">
        <w:rPr>
          <w:rFonts w:hint="eastAsia"/>
        </w:rPr>
        <w:t xml:space="preserve"> is a normalization amplitude to be determined.</w:t>
      </w:r>
    </w:p>
    <w:p w14:paraId="636AB2DA" w14:textId="77777777" w:rsidR="00A84BDD" w:rsidRPr="00F95833" w:rsidRDefault="00A84BDD" w:rsidP="00834490">
      <w:pPr>
        <w:pStyle w:val="TOC"/>
        <w:ind w:firstLine="301"/>
      </w:pPr>
      <w:bookmarkStart w:id="263" w:name="角谱中的模归一化"/>
      <w:bookmarkEnd w:id="256"/>
      <w:r>
        <w:t xml:space="preserve">Mode Normalization in the Angular Spectrum</w:t>
      </w:r>
    </w:p>
    <w:p w14:paraId="0F5C3F5F" w14:textId="77777777" w:rsidR="00A84BDD" w:rsidRPr="00F95833" w:rsidRDefault="00A84BDD" w:rsidP="00834490">
      <w:pPr>
        <w:ind w:firstLine="480"/>
      </w:pPr>
      <w:r w:rsidRPr="00F95833">
        <w:rPr>
          <w:rFonts w:hint="eastAsia"/>
        </w:rPr>
        <w:t xml:space="preserve">To determine </w:t>
      </w:r>
      <w:r w:rsidRPr="00F95833">
        <w:t xml:space="preserve">, we compute the vacuum correlation function of the field:</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oMath>
      <w:r w:rsidRPr="00F95833">
        <w:rPr>
          <w:rFonts w:hint="eastAsia"/>
        </w:rPr>
        <w:t/>
      </w:r>
    </w:p>
    <w:p w14:paraId="60F7E1BF" w14:textId="131BA6C2" w:rsidR="00A84BDD" w:rsidRPr="00F95833" w:rsidRDefault="00A84BDD" w:rsidP="002F75AA">
      <w:pPr>
        <w:pStyle w:val="af2"/>
        <w:ind w:firstLine="480"/>
        <w:rPr>
          <w:i/>
          <w:iCs/>
          <w:vanish/>
          <w:specVanish/>
        </w:rPr>
      </w:pPr>
      <w:r w:rsidRPr="00F95833">
        <w:rPr>
          <w:rFonts w:ascii="Times New Roman" w:hAnsi="Times New Roman"/>
        </w:rPr>
        <w:tab/>
      </w:r>
      <m:oMath>
        <m:r>
          <m:t>D</m:t>
        </m:r>
        <m:r>
          <m:rPr>
            <m:sty m:val="p"/>
          </m:rPr>
          <m:t>(</m:t>
        </m:r>
        <m:r>
          <m:rPr>
            <m:sty m:val="bi"/>
          </m:rPr>
          <m:t>r</m:t>
        </m:r>
        <m:r>
          <m:rPr>
            <m:sty m:val="p"/>
          </m:rPr>
          <m:t>,</m:t>
        </m:r>
        <m:r>
          <m:t>t</m:t>
        </m:r>
        <m:r>
          <m:rPr>
            <m:sty m:val="p"/>
          </m:rPr>
          <m:t>=</m:t>
        </m:r>
        <m:r>
          <m:t>0</m:t>
        </m:r>
        <m:r>
          <m:rPr>
            <m:sty m:val="p"/>
          </m:rPr>
          <m:t>)=⟨</m:t>
        </m:r>
        <m:r>
          <m:t>0</m:t>
        </m:r>
        <m:r>
          <m:rPr>
            <m:sty m:val="p"/>
          </m:rPr>
          <m:t>|</m:t>
        </m:r>
        <m:sSup>
          <m:sSupPr>
            <m:ctrlPr/>
          </m:sSupPr>
          <m:e>
            <m:acc>
              <m:accPr>
                <m:ctrlPr/>
              </m:accPr>
              <m:e>
                <m:r>
                  <m:rPr>
                    <m:sty m:val="bi"/>
                  </m:rPr>
                  <m:t>A</m:t>
                </m:r>
              </m:e>
            </m:acc>
          </m:e>
          <m:sup>
            <m:d>
              <m:dPr>
                <m:ctrlPr/>
              </m:dPr>
              <m:e>
                <m:r>
                  <m:rPr>
                    <m:sty m:val="p"/>
                  </m:rPr>
                  <m:t>+</m:t>
                </m:r>
              </m:e>
            </m:d>
          </m:sup>
        </m:sSup>
        <m:r>
          <m:rPr>
            <m:sty m:val="p"/>
          </m:rPr>
          <m:t>(</m:t>
        </m:r>
        <m:r>
          <m:rPr>
            <m:sty m:val="b"/>
          </m:rPr>
          <m:t>r</m:t>
        </m:r>
        <m:r>
          <m:rPr>
            <m:sty m:val="p"/>
          </m:rPr>
          <m:t>)</m:t>
        </m:r>
        <m:r>
          <m:t> </m:t>
        </m:r>
        <m:sSup>
          <m:sSupPr>
            <m:ctrlPr/>
          </m:sSupPr>
          <m:e>
            <m:acc>
              <m:accPr>
                <m:ctrlPr/>
              </m:accPr>
              <m:e>
                <m:r>
                  <m:rPr>
                    <m:sty m:val="bi"/>
                  </m:rPr>
                  <m:t>A</m:t>
                </m:r>
              </m:e>
            </m:acc>
          </m:e>
          <m:sup>
            <m:d>
              <m:dPr>
                <m:ctrlPr/>
              </m:dPr>
              <m:e>
                <m:r>
                  <m:rPr>
                    <m:sty m:val="p"/>
                  </m:rPr>
                  <m:t>-</m:t>
                </m:r>
              </m:e>
            </m:d>
          </m:sup>
        </m:sSup>
        <m:r>
          <m:rPr>
            <m:sty m:val="p"/>
          </m:rPr>
          <m:t>(</m:t>
        </m:r>
        <m:r>
          <m:rPr>
            <m:sty m:val="b"/>
          </m:rPr>
          <m:t>0</m:t>
        </m:r>
        <m:r>
          <m:rPr>
            <m:sty m:val="p"/>
          </m:rPr>
          <m:t>)|</m:t>
        </m:r>
        <m:r>
          <m:t>0</m:t>
        </m:r>
        <m:r>
          <m:rPr>
            <m:sty m:val="p"/>
          </m:rPr>
          <m:t>⟩</m:t>
        </m:r>
        <m:r>
          <m:t> </m:t>
        </m:r>
        <m:r>
          <m:rPr>
            <m:sty m:val="p"/>
          </m:rPr>
          <m:t>,</m:t>
        </m:r>
      </m:oMath>
      <w:r w:rsidRPr="00F95833">
        <w:tab/>
      </w:r>
    </w:p>
    <w:p w14:paraId="209C4C1B" w14:textId="272882BE" w:rsidR="00A84BDD" w:rsidRPr="00F95833" w:rsidRDefault="00A84BDD" w:rsidP="00E54FF1">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33</w:t>
      </w:r>
      <w:r w:rsidRPr="00F95833">
        <w:fldChar w:fldCharType="end"/>
      </w:r>
      <w:r w:rsidRPr="00F95833">
        <w:rPr>
          <w:rFonts w:hint="eastAsia"/>
        </w:rPr>
        <w:t>)</w:t>
      </w:r>
    </w:p>
    <w:p w14:paraId="27207AFB" w14:textId="3D75D11C" w:rsidR="00A84BDD" w:rsidRPr="00F95833" w:rsidRDefault="00A84BDD" w:rsidP="00834490">
      <w:pPr>
        <w:ind w:firstLine="480"/>
      </w:pPr>
      <w:r w:rsidRPr="00F95833">
        <w:rPr>
          <w:rFonts w:hint="eastAsia"/>
        </w:rPr>
        <w:t xml:space="preserve">Substituting Eq. 32 and using </w:t>
      </w:r>
      <w:r w:rsidRPr="00F95833">
        <w:rPr>
          <w:rFonts w:hint="eastAsia"/>
        </w:rPr>
        <w:t xml:space="preserve">, we obtain</w:t>
      </w:r>
      <w:r w:rsidRPr="00F95833">
        <w:rPr>
          <w:rFonts w:hint="eastAsia"/>
        </w:rPr>
        <w:fldChar w:fldCharType="begin"/>
      </w:r>
      <w:r w:rsidRPr="00F95833">
        <w:rPr>
          <w:rFonts w:hint="eastAsia"/>
        </w:rPr>
        <w:instrText xml:space="preserve"> REF Eq_18 \h </w:instrText>
      </w:r>
      <w:r w:rsidRPr="00F95833">
        <w:rPr>
          <w:rFonts w:hint="eastAsia"/>
        </w:rPr>
      </w:r>
      <w:r w:rsidRPr="00F95833">
        <w:rPr>
          <w:rFonts w:hint="eastAsia"/>
        </w:rPr>
        <w:fldChar w:fldCharType="separate"/>
      </w:r>
      <w:r w:rsidR="00D4412F">
        <w:rPr>
          <w:noProof/>
        </w:rPr>
        <w:t xml:space="preserve"/>
      </w:r>
      <w:r w:rsidRPr="00F95833">
        <w:rPr>
          <w:rFonts w:hint="eastAsia"/>
        </w:rPr>
        <w:fldChar w:fldCharType="end"/>
      </w:r>
      <w:r w:rsidRPr="00F95833">
        <w:rPr>
          <w:rFonts w:hint="eastAsia"/>
        </w:rPr>
        <w:t xml:space="preserve"/>
      </w:r>
      <w:r w:rsidRPr="00F95833">
        <w:t xml:space="preserve"/>
      </w:r>
      <m:oMath>
        <m:r>
          <m:rPr>
            <m:sty m:val="p"/>
          </m:rPr>
          <w:rPr>
            <w:rFonts w:ascii="Cambria Math" w:hAnsi="Cambria Math"/>
          </w:rPr>
          <m:t>⟨</m:t>
        </m:r>
        <m:r>
          <w:rPr>
            <w:rFonts w:ascii="Cambria Math" w:hAnsi="Cambria Math"/>
          </w:rPr>
          <m:t>0</m:t>
        </m:r>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m:t>
                </m:r>
              </m:sup>
            </m:sSup>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λ</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ub>
        </m:sSub>
        <m:r>
          <m:rPr>
            <m:sty m:val="p"/>
          </m:rPr>
          <w:rPr>
            <w:rFonts w:ascii="Cambria Math" w:hAnsi="Cambria Math"/>
          </w:rPr>
          <m:t>)</m:t>
        </m:r>
      </m:oMath>
      <w:r w:rsidRPr="00F95833">
        <w:rPr>
          <w:rFonts w:hint="eastAsia"/>
        </w:rPr>
        <w:t xml:space="preserve"/>
      </w:r>
    </w:p>
    <w:p w14:paraId="241ABA7D" w14:textId="1EFEA506" w:rsidR="00A84BDD" w:rsidRPr="00F95833" w:rsidRDefault="00A84BDD" w:rsidP="00E54FF1">
      <w:pPr>
        <w:pStyle w:val="af2"/>
        <w:ind w:firstLine="480"/>
        <w:rPr>
          <w:i/>
          <w:iCs/>
          <w:vanish/>
          <w:specVanish/>
        </w:rPr>
      </w:pPr>
      <w:r w:rsidRPr="00F95833">
        <w:rPr>
          <w:rFonts w:ascii="Times New Roman" w:hAnsi="Times New Roman"/>
          <w:iCs/>
        </w:rPr>
        <w:tab/>
      </w:r>
      <m:oMath>
        <m:r>
          <m:t>D</m:t>
        </m:r>
        <m:r>
          <m:rPr>
            <m:sty m:val="p"/>
          </m:rPr>
          <m:t>(</m:t>
        </m:r>
        <m:r>
          <m:rPr>
            <m:sty m:val="bi"/>
          </m:rPr>
          <m:t>r</m:t>
        </m:r>
        <m:r>
          <m:rPr>
            <m:sty m:val="p"/>
          </m:rPr>
          <m:t>,</m:t>
        </m:r>
        <m:r>
          <m:t>0</m:t>
        </m:r>
        <m:r>
          <m:rPr>
            <m:sty m:val="p"/>
          </m:rPr>
          <m:t>)=∫</m:t>
        </m:r>
        <m:sSup>
          <m:sSupPr>
            <m:ctrlPr/>
          </m:sSupPr>
          <m:e>
            <m:r>
              <m:t>d</m:t>
            </m:r>
          </m:e>
          <m:sup>
            <m:r>
              <m:t>2</m:t>
            </m:r>
          </m:sup>
        </m:sSup>
        <m:sSub>
          <m:sSubPr>
            <m:ctrlPr/>
          </m:sSubPr>
          <m:e>
            <m:r>
              <m:t>k</m:t>
            </m:r>
          </m:e>
          <m:sub>
            <m:r>
              <m:rPr>
                <m:sty m:val="p"/>
              </m:rPr>
              <m:t>⟂</m:t>
            </m:r>
          </m:sub>
        </m:sSub>
        <m:r>
          <m:t> </m:t>
        </m:r>
        <m:r>
          <m:rPr>
            <m:sty m:val="p"/>
          </m:rPr>
          <m:t>|</m:t>
        </m:r>
        <m:sSub>
          <m:sSubPr>
            <m:ctrlPr/>
          </m:sSubPr>
          <m:e>
            <m:r>
              <m:t>C</m:t>
            </m:r>
          </m:e>
          <m:sub>
            <m:sSub>
              <m:sSubPr>
                <m:ctrlPr>
                  <w:rPr>
                    <w:b/>
                    <w:bCs/>
                    <w:iCs/>
                  </w:rPr>
                </m:ctrlPr>
              </m:sSubPr>
              <m:e>
                <m:r>
                  <m:rPr>
                    <m:sty m:val="b"/>
                  </m:rPr>
                  <m:t>k</m:t>
                </m:r>
              </m:e>
              <m:sub>
                <m:r>
                  <m:rPr>
                    <m:sty m:val="b"/>
                  </m:rPr>
                  <m:t>⟂</m:t>
                </m:r>
              </m:sub>
            </m:sSub>
          </m:sub>
        </m:sSub>
        <m:sSup>
          <m:sSupPr>
            <m:ctrlPr/>
          </m:sSupPr>
          <m:e>
            <m:r>
              <m:rPr>
                <m:sty m:val="p"/>
              </m:rPr>
              <m:t>|</m:t>
            </m:r>
          </m:e>
          <m:sup>
            <m:r>
              <m:t>2</m:t>
            </m:r>
          </m:sup>
        </m:sSup>
        <m:sSup>
          <m:sSupPr>
            <m:ctrlPr/>
          </m:sSupPr>
          <m:e>
            <m:r>
              <m:t>e</m:t>
            </m:r>
          </m:e>
          <m:sup>
            <m:r>
              <m:t>i</m:t>
            </m:r>
            <m:r>
              <m:rPr>
                <m:sty m:val="bi"/>
              </m:rPr>
              <m:t>k</m:t>
            </m:r>
            <m:r>
              <m:t>⋅</m:t>
            </m:r>
            <m:r>
              <m:rPr>
                <m:sty m:val="bi"/>
              </m:rPr>
              <m:t>r</m:t>
            </m:r>
          </m:sup>
        </m:sSup>
        <m:r>
          <m:t>  </m:t>
        </m:r>
        <m:r>
          <m:rPr>
            <m:sty m:val="p"/>
          </m:rPr>
          <m:t>,</m:t>
        </m:r>
      </m:oMath>
      <w:r w:rsidRPr="00F95833">
        <w:tab/>
      </w:r>
    </w:p>
    <w:p w14:paraId="307115F1" w14:textId="2B97B936" w:rsidR="00A84BDD" w:rsidRPr="00F95833" w:rsidRDefault="00A84BDD" w:rsidP="00E54FF1">
      <w:pPr>
        <w:ind w:firstLine="480"/>
      </w:pPr>
      <w:r w:rsidRPr="00F95833">
        <w:rPr>
          <w:rFonts w:hint="eastAsia"/>
        </w:rPr>
        <w:t>(</w:t>
      </w:r>
      <w:bookmarkStart w:id="264" w:name="Eq_20"/>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34</w:t>
      </w:r>
      <w:r w:rsidRPr="00F95833">
        <w:fldChar w:fldCharType="end"/>
      </w:r>
      <w:bookmarkEnd w:id="264"/>
      <w:r w:rsidRPr="00F95833">
        <w:rPr>
          <w:rFonts w:hint="eastAsia"/>
        </w:rPr>
        <w:t>)</w:t>
      </w:r>
    </w:p>
    <w:p w14:paraId="7D6391CB" w14:textId="57B89991" w:rsidR="00A84BDD" w:rsidRPr="00F95833" w:rsidRDefault="00A84BDD" w:rsidP="00834490">
      <w:pPr>
        <w:ind w:firstLine="480"/>
      </w:pPr>
      <w:r w:rsidRPr="00F95833">
        <w:rPr>
          <w:rFonts w:hint="eastAsia"/>
        </w:rPr>
        <w:lastRenderedPageBreak/>
        <w:t xml:space="preserve">At the aperture plane (z = 0), comparing Eq. 34 with the Sommerfeld expansion of the Green function (i.e., Eq. 17) yields:</w:t>
      </w:r>
      <m:oMath>
        <m:r>
          <w:rPr>
            <w:rFonts w:ascii="Cambria Math" w:hAnsi="Cambria Math"/>
          </w:rPr>
          <m:t>z</m:t>
        </m:r>
        <m:r>
          <m:rPr>
            <m:sty m:val="p"/>
          </m:rPr>
          <w:rPr>
            <w:rFonts w:ascii="Cambria Math" w:hAnsi="Cambria Math"/>
          </w:rPr>
          <m:t>=</m:t>
        </m:r>
        <m:r>
          <w:rPr>
            <w:rFonts w:ascii="Cambria Math" w:hAnsi="Cambria Math"/>
          </w:rPr>
          <m:t>0</m:t>
        </m:r>
      </m:oMath>
      <w:r w:rsidRPr="00F95833">
        <w:rPr>
          <w:rFonts w:hint="eastAsia"/>
        </w:rPr>
        <w:t xml:space="preserve"/>
      </w:r>
      <w:r w:rsidRPr="00F95833">
        <w:rPr>
          <w:rFonts w:hint="eastAsia"/>
        </w:rPr>
        <w:t xml:space="preserve"/>
      </w:r>
      <w:r w:rsidRPr="00F95833">
        <w:rPr>
          <w:rFonts w:hint="eastAsia"/>
        </w:rPr>
        <w:fldChar w:fldCharType="begin"/>
      </w:r>
      <w:r w:rsidRPr="00F95833">
        <w:rPr>
          <w:rFonts w:hint="eastAsia"/>
        </w:rPr>
        <w:instrText xml:space="preserve"> REF Eq_20 \h </w:instrText>
      </w:r>
      <w:r w:rsidRPr="00F95833">
        <w:rPr>
          <w:rFonts w:hint="eastAsia"/>
        </w:rPr>
      </w:r>
      <w:r w:rsidRPr="00F95833">
        <w:rPr>
          <w:rFonts w:hint="eastAsia"/>
        </w:rPr>
        <w:fldChar w:fldCharType="separate"/>
      </w:r>
      <w:r w:rsidR="00D4412F">
        <w:rPr>
          <w:noProof/>
        </w:rPr>
        <w:t xml:space="preserve"/>
      </w:r>
      <w:r w:rsidRPr="00F95833">
        <w:rPr>
          <w:rFonts w:hint="eastAsia"/>
        </w:rPr>
        <w:fldChar w:fldCharType="end"/>
      </w:r>
      <w:r w:rsidRPr="00F95833">
        <w:rPr>
          <w:rFonts w:hint="eastAsia"/>
        </w:rPr>
        <w:t xml:space="preserve"/>
      </w:r>
      <w:r w:rsidRPr="00F95833">
        <w:t xml:space="preserve"/>
      </w:r>
      <w:r w:rsidRPr="00F95833">
        <w:rPr>
          <w:rFonts w:hint="eastAsia"/>
        </w:rPr>
        <w:t xml:space="preserve"/>
      </w:r>
      <w:r w:rsidRPr="00F95833">
        <w:rPr>
          <w:rFonts w:hint="eastAsia"/>
        </w:rPr>
        <w:fldChar w:fldCharType="begin"/>
      </w:r>
      <w:r w:rsidRPr="00F95833">
        <w:rPr>
          <w:rFonts w:hint="eastAsia"/>
        </w:rPr>
        <w:instrText xml:space="preserve"> REF Eq_17 \h </w:instrText>
      </w:r>
      <w:r w:rsidRPr="00F95833">
        <w:rPr>
          <w:rFonts w:hint="eastAsia"/>
        </w:rPr>
      </w:r>
      <w:r w:rsidRPr="00F95833">
        <w:rPr>
          <w:rFonts w:hint="eastAsia"/>
        </w:rPr>
        <w:fldChar w:fldCharType="separate"/>
      </w:r>
      <w:r w:rsidR="00D4412F">
        <w:rPr>
          <w:noProof/>
        </w:rPr>
        <w:t xml:space="preserve"/>
      </w:r>
      <w:r w:rsidRPr="00F95833">
        <w:rPr>
          <w:rFonts w:hint="eastAsia"/>
        </w:rPr>
        <w:fldChar w:fldCharType="end"/>
      </w:r>
      <w:r w:rsidRPr="00F95833">
        <w:rPr>
          <w:rFonts w:hint="eastAsia"/>
        </w:rPr>
        <w:t xml:space="preserve"/>
      </w:r>
      <w:r w:rsidRPr="00F95833">
        <w:rPr>
          <w:rFonts w:hint="eastAsia"/>
        </w:rPr>
        <w:t xml:space="preserve"/>
      </w:r>
    </w:p>
    <w:p w14:paraId="6FDD1161" w14:textId="1A449DD0" w:rsidR="00A84BDD" w:rsidRPr="00F95833" w:rsidRDefault="00A84BDD" w:rsidP="00E40874">
      <w:pPr>
        <w:pStyle w:val="af2"/>
        <w:ind w:firstLine="480"/>
        <w:rPr>
          <w:i/>
          <w:iCs/>
          <w:vanish/>
          <w:specVanish/>
        </w:rPr>
      </w:pPr>
      <w:r w:rsidRPr="00F95833">
        <w:rPr>
          <w:rFonts w:ascii="Times New Roman" w:hAnsi="Times New Roman"/>
        </w:rPr>
        <w:tab/>
      </w:r>
      <m:oMath>
        <m:r>
          <m:rPr>
            <m:sty m:val="p"/>
          </m:rPr>
          <m:t>|</m:t>
        </m:r>
        <m:sSub>
          <m:sSubPr>
            <m:ctrlPr/>
          </m:sSubPr>
          <m:e>
            <m:r>
              <m:t>C</m:t>
            </m:r>
          </m:e>
          <m:sub>
            <m:sSub>
              <m:sSubPr>
                <m:ctrlPr>
                  <w:rPr>
                    <w:b/>
                    <w:bCs/>
                    <w:iCs/>
                  </w:rPr>
                </m:ctrlPr>
              </m:sSubPr>
              <m:e>
                <m:r>
                  <m:rPr>
                    <m:sty m:val="b"/>
                  </m:rPr>
                  <m:t>k</m:t>
                </m:r>
              </m:e>
              <m:sub>
                <m:r>
                  <m:rPr>
                    <m:sty m:val="b"/>
                  </m:rPr>
                  <m:t>⟂</m:t>
                </m:r>
              </m:sub>
            </m:sSub>
          </m:sub>
        </m:sSub>
        <m:sSup>
          <m:sSupPr>
            <m:ctrlPr/>
          </m:sSupPr>
          <m:e>
            <m:r>
              <m:rPr>
                <m:sty m:val="p"/>
              </m:rPr>
              <m:t>|</m:t>
            </m:r>
          </m:e>
          <m:sup>
            <m:r>
              <m:t>2</m:t>
            </m:r>
          </m:sup>
        </m:sSup>
        <m:r>
          <m:rPr>
            <m:sty m:val="p"/>
          </m:rPr>
          <m:t>∝</m:t>
        </m:r>
        <m:f>
          <m:fPr>
            <m:ctrlPr>
              <w:rPr>
                <w:b/>
                <w:bCs/>
              </w:rPr>
            </m:ctrlPr>
          </m:fPr>
          <m:num>
            <m:r>
              <m:t>1</m:t>
            </m:r>
          </m:num>
          <m:den>
            <m:sSub>
              <m:sSubPr>
                <m:ctrlPr>
                  <w:rPr>
                    <w:b/>
                    <w:bCs/>
                  </w:rPr>
                </m:ctrlPr>
              </m:sSubPr>
              <m:e>
                <m:r>
                  <m:rPr>
                    <m:sty m:val="bi"/>
                  </m:rPr>
                  <m:t>k</m:t>
                </m:r>
              </m:e>
              <m:sub>
                <m:r>
                  <m:rPr>
                    <m:sty m:val="b"/>
                  </m:rPr>
                  <m:t>z</m:t>
                </m:r>
              </m:sub>
            </m:sSub>
          </m:den>
        </m:f>
        <m:r>
          <m:rPr>
            <m:sty m:val="bi"/>
          </m:rPr>
          <m:t> </m:t>
        </m:r>
        <m:r>
          <m:rPr>
            <m:sty m:val="p"/>
          </m:rPr>
          <m:t>,</m:t>
        </m:r>
      </m:oMath>
      <w:r w:rsidRPr="00F95833">
        <w:tab/>
      </w:r>
    </w:p>
    <w:p w14:paraId="0EF0A12A" w14:textId="5C9F97E6" w:rsidR="00A84BDD" w:rsidRPr="00F95833" w:rsidRDefault="00A84BDD" w:rsidP="00E40874">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35</w:t>
      </w:r>
      <w:r w:rsidRPr="00F95833">
        <w:fldChar w:fldCharType="end"/>
      </w:r>
      <w:r w:rsidRPr="00F95833">
        <w:rPr>
          <w:rFonts w:hint="eastAsia"/>
        </w:rPr>
        <w:t>)</w:t>
      </w:r>
    </w:p>
    <w:p w14:paraId="40638387" w14:textId="676C894C" w:rsidR="00A84BDD" w:rsidRPr="00F95833" w:rsidRDefault="00A84BDD" w:rsidP="00834490">
      <w:pPr>
        <w:ind w:firstLine="480"/>
      </w:pPr>
      <w:r w:rsidRPr="00F95833">
        <w:rPr>
          <w:rFonts w:hint="eastAsia"/>
        </w:rPr>
        <w:t xml:space="preserve">Combined with the overall normalization constant fixed by the three-dimensional commutation relation (i.e., Eq. 12), this yields:</w:t>
      </w:r>
      <w:r>
        <w:rPr>
          <w:rFonts w:hint="eastAsia"/>
        </w:rPr>
        <w:t xml:space="preserve"/>
      </w:r>
      <w:r w:rsidRPr="00F95833">
        <w:rPr>
          <w:rFonts w:hint="eastAsia"/>
        </w:rPr>
        <w:t xml:space="preserve"/>
      </w:r>
      <w:r w:rsidRPr="00F95833">
        <w:rPr>
          <w:rFonts w:hint="eastAsia"/>
        </w:rPr>
        <w:fldChar w:fldCharType="begin"/>
      </w:r>
      <w:r w:rsidRPr="00F95833">
        <w:rPr>
          <w:rFonts w:hint="eastAsia"/>
        </w:rPr>
        <w:instrText xml:space="preserve"> REF Eq_12 \h </w:instrText>
      </w:r>
      <w:r w:rsidRPr="00F95833">
        <w:rPr>
          <w:rFonts w:hint="eastAsia"/>
        </w:rPr>
      </w:r>
      <w:r w:rsidRPr="00F95833">
        <w:rPr>
          <w:rFonts w:hint="eastAsia"/>
        </w:rPr>
        <w:fldChar w:fldCharType="separate"/>
      </w:r>
      <w:r w:rsidR="00D4412F">
        <w:rPr>
          <w:noProof/>
        </w:rPr>
        <w:t xml:space="preserve"/>
      </w:r>
      <w:r w:rsidRPr="00F95833">
        <w:rPr>
          <w:rFonts w:hint="eastAsia"/>
        </w:rPr>
        <w:fldChar w:fldCharType="end"/>
      </w:r>
      <w:r w:rsidRPr="00F95833">
        <w:rPr>
          <w:rFonts w:hint="eastAsia"/>
        </w:rPr>
        <w:t xml:space="preserve"/>
      </w:r>
      <w:r w:rsidRPr="00F95833">
        <w:rPr>
          <w:rFonts w:hint="eastAsia"/>
        </w:rPr>
        <w:t/>
      </w:r>
    </w:p>
    <w:p w14:paraId="44B99F85" w14:textId="1A6F84D6" w:rsidR="00A84BDD" w:rsidRPr="00F95833" w:rsidRDefault="00A84BDD" w:rsidP="00E40874">
      <w:pPr>
        <w:pStyle w:val="af2"/>
        <w:ind w:firstLine="480"/>
        <w:rPr>
          <w:i/>
          <w:iCs/>
          <w:vanish/>
          <w:specVanish/>
        </w:rPr>
      </w:pPr>
      <w:r w:rsidRPr="00F95833">
        <w:rPr>
          <w:rFonts w:ascii="Times New Roman" w:hAnsi="Times New Roman"/>
        </w:rPr>
        <w:tab/>
      </w:r>
      <m:oMath>
        <m:sSub>
          <m:sSubPr>
            <m:ctrlPr/>
          </m:sSubPr>
          <m:e>
            <m:r>
              <m:t>C</m:t>
            </m:r>
          </m:e>
          <m:sub>
            <m:sSub>
              <m:sSubPr>
                <m:ctrlPr>
                  <w:rPr>
                    <w:b/>
                    <w:bCs/>
                    <w:iCs/>
                  </w:rPr>
                </m:ctrlPr>
              </m:sSubPr>
              <m:e>
                <m:r>
                  <m:rPr>
                    <m:sty m:val="b"/>
                  </m:rPr>
                  <m:t>k</m:t>
                </m:r>
              </m:e>
              <m:sub>
                <m:r>
                  <m:rPr>
                    <m:sty m:val="b"/>
                  </m:rPr>
                  <m:t>⟂</m:t>
                </m:r>
              </m:sub>
            </m:sSub>
          </m:sub>
        </m:sSub>
        <m:r>
          <m:rPr>
            <m:sty m:val="p"/>
          </m:rPr>
          <m:t>=</m:t>
        </m:r>
        <m:rad>
          <m:radPr>
            <m:degHide m:val="1"/>
            <m:ctrlPr/>
          </m:radPr>
          <m:deg/>
          <m:e>
            <m:f>
              <m:fPr>
                <m:ctrlPr/>
              </m:fPr>
              <m:num>
                <m:r>
                  <m:rPr>
                    <m:sty m:val="p"/>
                  </m:rPr>
                  <m:t>ℏ</m:t>
                </m:r>
              </m:num>
              <m:den>
                <m:r>
                  <m:t>2</m:t>
                </m:r>
                <m:sSub>
                  <m:sSubPr>
                    <m:ctrlPr/>
                  </m:sSubPr>
                  <m:e>
                    <m:r>
                      <m:t>ε</m:t>
                    </m:r>
                  </m:e>
                  <m:sub>
                    <m:r>
                      <m:t>0</m:t>
                    </m:r>
                  </m:sub>
                </m:sSub>
                <m:r>
                  <m:t> </m:t>
                </m:r>
                <m:sSub>
                  <m:sSubPr>
                    <m:ctrlPr/>
                  </m:sSubPr>
                  <m:e>
                    <m:r>
                      <m:t>ω</m:t>
                    </m:r>
                  </m:e>
                  <m:sub>
                    <m:r>
                      <m:t>0</m:t>
                    </m:r>
                  </m:sub>
                </m:sSub>
                <m:r>
                  <m:t> </m:t>
                </m:r>
                <m:r>
                  <m:rPr>
                    <m:sty m:val="p"/>
                  </m:rPr>
                  <m:t>(</m:t>
                </m:r>
                <m:r>
                  <m:t>2π</m:t>
                </m:r>
                <m:sSup>
                  <m:sSupPr>
                    <m:ctrlPr/>
                  </m:sSupPr>
                  <m:e>
                    <m:r>
                      <m:rPr>
                        <m:sty m:val="p"/>
                      </m:rPr>
                      <m:t>)</m:t>
                    </m:r>
                  </m:e>
                  <m:sup>
                    <m:r>
                      <m:t>3</m:t>
                    </m:r>
                  </m:sup>
                </m:sSup>
                <m:r>
                  <m:t> </m:t>
                </m:r>
                <m:r>
                  <m:rPr>
                    <m:sty m:val="p"/>
                  </m:rPr>
                  <m:t>|</m:t>
                </m:r>
                <m:sSub>
                  <m:sSubPr>
                    <m:ctrlPr>
                      <w:rPr>
                        <w:b/>
                        <w:bCs/>
                      </w:rPr>
                    </m:ctrlPr>
                  </m:sSubPr>
                  <m:e>
                    <m:r>
                      <m:rPr>
                        <m:sty m:val="bi"/>
                      </m:rPr>
                      <m:t>k</m:t>
                    </m:r>
                  </m:e>
                  <m:sub>
                    <m:r>
                      <m:rPr>
                        <m:sty m:val="b"/>
                      </m:rPr>
                      <m:t>z</m:t>
                    </m:r>
                  </m:sub>
                </m:sSub>
                <m:r>
                  <m:rPr>
                    <m:sty m:val="p"/>
                  </m:rPr>
                  <m:t>|</m:t>
                </m:r>
              </m:den>
            </m:f>
          </m:e>
        </m:rad>
      </m:oMath>
      <w:r w:rsidRPr="00F95833">
        <w:tab/>
      </w:r>
    </w:p>
    <w:p w14:paraId="2029841D" w14:textId="3411405D" w:rsidR="00A84BDD" w:rsidRPr="00F95833" w:rsidRDefault="00A84BDD" w:rsidP="00E40874">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36</w:t>
      </w:r>
      <w:r w:rsidRPr="00F95833">
        <w:fldChar w:fldCharType="end"/>
      </w:r>
      <w:r w:rsidRPr="00F95833">
        <w:rPr>
          <w:rFonts w:hint="eastAsia"/>
        </w:rPr>
        <w:t>)</w:t>
      </w:r>
    </w:p>
    <w:p w14:paraId="73BE1B5B" w14:textId="30DA9743" w:rsidR="00A84BDD" w:rsidRPr="00F95833" w:rsidRDefault="00A84BDD" w:rsidP="00834490">
      <w:pPr>
        <w:ind w:firstLine="480"/>
      </w:pPr>
      <w:r w:rsidRPr="00F95833">
        <w:rPr>
          <w:rFonts w:hint="eastAsia"/>
        </w:rPr>
        <w:t xml:space="preserve">For propagating modes (</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&lt;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oMath>
      <w:r w:rsidRPr="00F95833">
        <w:rPr>
          <w:rFonts w:hint="eastAsia"/>
        </w:rPr>
        <w:t xml:space="preserve">), </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oMath>
      <w:r w:rsidRPr="00F95833">
        <w:t xml:space="preserve"> is real and positive; for evanescent modes (</w:t>
      </w:r>
      <w:r w:rsidRPr="00F95833">
        <w:rPr>
          <w:rFonts w:hint="eastAsia"/>
        </w:rPr>
        <w:t xml:space="preserve">), </w:t>
      </w:r>
      <w:r w:rsidRPr="00F95833">
        <w:t xml:space="preserve"> is purely imaginary, </w:t>
      </w:r>
      <w:r w:rsidRPr="00F95833">
        <w:rPr>
          <w:rFonts w:hint="eastAsia"/>
        </w:rPr>
        <w:t xml:space="preserve">.</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&gt;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oMath>
      <w:r w:rsidRPr="00F95833">
        <w:rPr>
          <w:rFonts w:hint="eastAsia"/>
        </w:rPr>
        <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iκ</m:t>
        </m:r>
      </m:oMath>
      <w:r w:rsidRPr="00F95833">
        <w:t xml:space="preserve"/>
      </w:r>
      <w:r w:rsidRPr="00F95833">
        <w:rPr>
          <w:rFonts w:hint="eastAsia"/>
        </w:rPr>
        <w:t/>
      </w:r>
      <m:oMath>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κ</m:t>
        </m:r>
      </m:oMath>
      <w:r w:rsidRPr="00F95833">
        <w:t/>
      </w:r>
    </w:p>
    <w:p w14:paraId="5F2C758E" w14:textId="77777777" w:rsidR="00A84BDD" w:rsidRPr="00F95833" w:rsidRDefault="00A84BDD" w:rsidP="00E40874">
      <w:pPr>
        <w:pStyle w:val="TOC"/>
        <w:ind w:firstLine="301"/>
      </w:pPr>
      <w:bookmarkStart w:id="265" w:name="相互作用哈密顿量"/>
      <w:bookmarkEnd w:id="263"/>
      <w:r>
        <w:t xml:space="preserve">Interaction Hamiltonian</w:t>
      </w:r>
    </w:p>
    <w:p w14:paraId="47A6C065" w14:textId="18E10120" w:rsidR="00A84BDD" w:rsidRPr="00F95833" w:rsidRDefault="00E501EF" w:rsidP="00834490">
      <w:pPr>
        <w:ind w:firstLine="480"/>
      </w:pPr>
      <w:r>
        <w:rPr>
          <w:rFonts w:hint="eastAsia"/>
        </w:rPr>
        <w:t xml:space="preserve">The interaction Hamiltonian coupling the magnetic and electric dipoles---the source terms on the right-hand side of Eq. 3---to the quantized field reads:</w:t>
      </w:r>
      <w:r>
        <w:rPr>
          <w:rFonts w:hint="eastAsia"/>
        </w:rPr>
        <w:fldChar w:fldCharType="begin"/>
      </w:r>
      <w:r>
        <w:rPr>
          <w:rFonts w:hint="eastAsia"/>
        </w:rPr>
        <w:instrText xml:space="preserve"> REF Eq_3 \h </w:instrText>
      </w:r>
      <w:r>
        <w:rPr>
          <w:rFonts w:hint="eastAsia"/>
        </w:rPr>
      </w:r>
      <w:r>
        <w:rPr>
          <w:rFonts w:hint="eastAsia"/>
        </w:rPr>
        <w:fldChar w:fldCharType="separate"/>
      </w:r>
      <w:r w:rsidR="00D4412F">
        <w:rPr>
          <w:noProof/>
        </w:rPr>
        <w:t xml:space="preserve"/>
      </w:r>
      <w:r>
        <w:rPr>
          <w:rFonts w:hint="eastAsia"/>
        </w:rPr>
        <w:fldChar w:fldCharType="end"/>
      </w:r>
      <w:r>
        <w:rPr>
          <w:rFonts w:hint="eastAsia"/>
        </w:rPr>
        <w:t xml:space="preserve"/>
      </w:r>
      <w:r w:rsidR="00A84BDD" w:rsidRPr="00F95833">
        <w:rPr>
          <w:rFonts w:hint="eastAsia"/>
        </w:rPr>
        <w:t xml:space="preserve"/>
      </w:r>
      <w:r w:rsidR="00A84BDD">
        <w:rPr>
          <w:rFonts w:hint="eastAsia"/>
        </w:rPr>
        <w:t xml:space="preserve"/>
      </w:r>
      <w:r w:rsidR="00A84BDD" w:rsidRPr="00F95833">
        <w:rPr>
          <w:rFonts w:hint="eastAsia"/>
        </w:rPr>
        <w:t/>
      </w:r>
      <w:r w:rsidR="00A84BDD">
        <w:rPr>
          <w:rFonts w:hint="eastAsia"/>
        </w:rPr>
        <w:t/>
      </w:r>
    </w:p>
    <w:p w14:paraId="632FCD8A" w14:textId="3BAE845D" w:rsidR="00A84BDD" w:rsidRPr="00F95833" w:rsidRDefault="00A84BDD" w:rsidP="00E40874">
      <w:pPr>
        <w:pStyle w:val="af2"/>
        <w:ind w:firstLine="480"/>
        <w:rPr>
          <w:i/>
          <w:iCs/>
          <w:vanish/>
          <w:specVanish/>
        </w:rPr>
      </w:pPr>
      <w:r w:rsidRPr="00F95833">
        <w:rPr>
          <w:rFonts w:ascii="Times New Roman" w:hAnsi="Times New Roman"/>
        </w:rPr>
        <w:tab/>
      </w:r>
      <m:oMath>
        <m:sSub>
          <m:sSubPr>
            <m:ctrlPr/>
          </m:sSubPr>
          <m:e>
            <m:acc>
              <m:accPr>
                <m:ctrlPr/>
              </m:accPr>
              <m:e>
                <m:r>
                  <m:t>H</m:t>
                </m:r>
              </m:e>
            </m:acc>
          </m:e>
          <m:sub>
            <m:r>
              <m:rPr>
                <m:sty m:val="p"/>
              </m:rPr>
              <m:t>int</m:t>
            </m:r>
          </m:sub>
        </m:sSub>
        <m:d>
          <m:dPr>
            <m:ctrlPr/>
          </m:dPr>
          <m:e>
            <m:r>
              <m:t>t</m:t>
            </m:r>
          </m:e>
        </m:d>
        <m:r>
          <m:rPr>
            <m:sty m:val="p"/>
          </m:rPr>
          <m:t>=-</m:t>
        </m:r>
        <m:r>
          <w:ins w:id="266" w:author="Hongliang Dang" w:date="2026-06-08T15:32:00Z" w16du:dateUtc="2026-06-08T07:32:00Z">
            <m:rPr>
              <m:sty m:val="bi"/>
            </m:rPr>
            <m:t>m</m:t>
          </w:ins>
        </m:r>
        <m:r>
          <w:del w:id="267" w:author="Hongliang Dang" w:date="2026-06-08T15:31:00Z" w16du:dateUtc="2026-06-08T07:31:00Z">
            <m:rPr>
              <m:sty m:val="bi"/>
            </m:rPr>
            <m:t>M</m:t>
          </w:del>
        </m:r>
        <m:d>
          <m:dPr>
            <m:ctrlPr/>
          </m:dPr>
          <m:e>
            <m:r>
              <m:t>t</m:t>
            </m:r>
          </m:e>
        </m:d>
        <m:r>
          <m:rPr>
            <m:sty m:val="p"/>
          </m:rPr>
          <m:t>⋅</m:t>
        </m:r>
        <m:d>
          <m:dPr>
            <m:ctrlPr/>
          </m:dPr>
          <m:e>
            <m:r>
              <m:rPr>
                <m:sty m:val="p"/>
              </m:rPr>
              <m:t>∇×</m:t>
            </m:r>
            <m:acc>
              <m:accPr>
                <m:ctrlPr>
                  <w:rPr>
                    <w:i/>
                    <w:iCs/>
                  </w:rPr>
                </m:ctrlPr>
              </m:accPr>
              <m:e>
                <m:r>
                  <m:rPr>
                    <m:sty m:val="bi"/>
                  </m:rPr>
                  <m:t>A</m:t>
                </m:r>
              </m:e>
            </m:acc>
          </m:e>
        </m:d>
        <m:sSub>
          <m:sSubPr>
            <m:ctrlPr>
              <w:rPr>
                <w:i/>
                <w:iCs/>
              </w:rPr>
            </m:ctrlPr>
          </m:sSubPr>
          <m:e>
            <m:r>
              <m:t>|</m:t>
            </m:r>
          </m:e>
          <m:sub>
            <m:r>
              <m:rPr>
                <m:sty m:val="bi"/>
              </m:rPr>
              <m:t>r</m:t>
            </m:r>
            <m:r>
              <m:t>=0</m:t>
            </m:r>
          </m:sub>
        </m:sSub>
        <m:r>
          <m:rPr>
            <m:sty m:val="p"/>
          </m:rPr>
          <m:t>+</m:t>
        </m:r>
        <m:r>
          <w:ins w:id="268" w:author="Hongliang Dang" w:date="2026-06-08T15:32:00Z" w16du:dateUtc="2026-06-08T07:32:00Z">
            <m:rPr>
              <m:sty m:val="bi"/>
            </m:rPr>
            <m:t>p</m:t>
          </w:ins>
        </m:r>
        <m:r>
          <w:del w:id="269" w:author="Hongliang Dang" w:date="2026-06-08T15:32:00Z" w16du:dateUtc="2026-06-08T07:32:00Z">
            <m:rPr>
              <m:sty m:val="bi"/>
            </m:rPr>
            <m:t>P</m:t>
          </w:del>
        </m:r>
        <m:d>
          <m:dPr>
            <m:ctrlPr/>
          </m:dPr>
          <m:e>
            <m:r>
              <m:t>t</m:t>
            </m:r>
          </m:e>
        </m:d>
        <m:r>
          <m:rPr>
            <m:sty m:val="p"/>
          </m:rPr>
          <m:t>⋅</m:t>
        </m:r>
        <m:f>
          <m:fPr>
            <m:ctrlPr/>
          </m:fPr>
          <m:num>
            <m:r>
              <m:rPr>
                <m:sty m:val="p"/>
              </m:rPr>
              <m:t>∂</m:t>
            </m:r>
            <m:acc>
              <m:accPr>
                <m:ctrlPr>
                  <w:rPr>
                    <w:b/>
                    <w:bCs/>
                  </w:rPr>
                </m:ctrlPr>
              </m:accPr>
              <m:e>
                <m:r>
                  <m:rPr>
                    <m:sty m:val="bi"/>
                  </m:rPr>
                  <m:t>A</m:t>
                </m:r>
              </m:e>
            </m:acc>
          </m:num>
          <m:den>
            <m:r>
              <m:rPr>
                <m:sty m:val="p"/>
              </m:rPr>
              <m:t>∂</m:t>
            </m:r>
            <m:r>
              <m:t>t</m:t>
            </m:r>
          </m:den>
        </m:f>
        <m:sSub>
          <m:sSubPr>
            <m:ctrlPr/>
          </m:sSubPr>
          <m:e>
            <m:r>
              <m:rPr>
                <m:sty m:val="p"/>
              </m:rPr>
              <m:t>|</m:t>
            </m:r>
          </m:e>
          <m:sub>
            <m:r>
              <m:rPr>
                <m:sty m:val="bi"/>
              </m:rPr>
              <m:t>r</m:t>
            </m:r>
            <m:r>
              <m:rPr>
                <m:sty m:val="p"/>
              </m:rPr>
              <m:t>=</m:t>
            </m:r>
            <m:r>
              <m:t>0</m:t>
            </m:r>
          </m:sub>
        </m:sSub>
        <m:r>
          <m:rPr>
            <m:sty m:val="p"/>
          </m:rPr>
          <m:t>.</m:t>
        </m:r>
      </m:oMath>
      <w:r w:rsidRPr="00F95833">
        <w:tab/>
      </w:r>
    </w:p>
    <w:p w14:paraId="3BED01B9" w14:textId="132378AA" w:rsidR="00A84BDD" w:rsidRPr="005B72E1" w:rsidRDefault="00A84BDD" w:rsidP="005B72E1">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37</w:t>
      </w:r>
      <w:r w:rsidRPr="00F95833">
        <w:fldChar w:fldCharType="end"/>
      </w:r>
      <w:r w:rsidRPr="00F95833">
        <w:rPr>
          <w:rFonts w:hint="eastAsia"/>
        </w:rPr>
        <w:t>)</w:t>
      </w:r>
    </w:p>
    <w:p w14:paraId="0E67E0D7" w14:textId="6A715EC5" w:rsidR="00A84BDD" w:rsidRPr="00F95833" w:rsidRDefault="00A84BDD" w:rsidP="00834490">
      <w:pPr>
        <w:ind w:firstLine="480"/>
      </w:pPr>
      <w:r w:rsidRPr="00F95833">
        <w:rPr>
          <w:rFonts w:hint="eastAsia"/>
        </w:rPr>
        <w:t xml:space="preserve">The transition matrix element for creating a photon in mode (k_parallel, sigma) while driving the vacuum state to a single-photon state is</w:t>
      </w:r>
      <m:oMath>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oMath>
      <w:r w:rsidRPr="00F95833">
        <w:rPr>
          <w:rFonts w:hint="eastAsia"/>
        </w:rPr>
        <w:t xml:space="preserve"/>
      </w:r>
    </w:p>
    <w:p w14:paraId="42294849" w14:textId="122BB54C" w:rsidR="00A84BDD" w:rsidRPr="00F95833" w:rsidRDefault="00A84BDD" w:rsidP="00E40874">
      <w:pPr>
        <w:pStyle w:val="af2"/>
        <w:ind w:firstLine="480"/>
        <w:rPr>
          <w:i/>
          <w:iCs/>
          <w:vanish/>
          <w:specVanish/>
        </w:rPr>
      </w:pPr>
      <w:r w:rsidRPr="00F95833">
        <w:rPr>
          <w:rFonts w:ascii="Times New Roman" w:hAnsi="Times New Roman"/>
        </w:rPr>
        <w:tab/>
      </w:r>
      <m:oMath>
        <m:sSub>
          <m:sSubPr>
            <m:ctrlPr/>
          </m:sSubPr>
          <m:e>
            <m:r>
              <m:t>V</m:t>
            </m:r>
          </m:e>
          <m:sub>
            <m:sSub>
              <m:sSubPr>
                <m:ctrlPr/>
              </m:sSubPr>
              <m:e>
                <m:r>
                  <m:t>k</m:t>
                </m:r>
              </m:e>
              <m:sub>
                <m:r>
                  <m:rPr>
                    <m:sty m:val="p"/>
                  </m:rPr>
                  <m:t>⟂</m:t>
                </m:r>
              </m:sub>
            </m:sSub>
            <m:r>
              <m:rPr>
                <m:sty m:val="p"/>
              </m:rPr>
              <m:t>,</m:t>
            </m:r>
            <m:r>
              <m:t>λ</m:t>
            </m:r>
          </m:sub>
        </m:sSub>
        <m:r>
          <m:rPr>
            <m:sty m:val="p"/>
          </m:rPr>
          <m:t>=</m:t>
        </m:r>
        <m:d>
          <m:dPr>
            <m:begChr m:val="⟨"/>
            <m:endChr m:val="⟩"/>
            <m:ctrlPr/>
          </m:dPr>
          <m:e>
            <m:sSub>
              <m:sSubPr>
                <m:ctrlPr/>
              </m:sSubPr>
              <m:e>
                <m:r>
                  <m:t>1</m:t>
                </m:r>
              </m:e>
              <m:sub>
                <m:sSub>
                  <m:sSubPr>
                    <m:ctrlPr>
                      <w:rPr>
                        <w:b/>
                        <w:bCs/>
                        <w:iCs/>
                      </w:rPr>
                    </m:ctrlPr>
                  </m:sSubPr>
                  <m:e>
                    <m:r>
                      <m:rPr>
                        <m:sty m:val="b"/>
                      </m:rPr>
                      <m:t>k</m:t>
                    </m:r>
                  </m:e>
                  <m:sub>
                    <m:r>
                      <m:rPr>
                        <m:sty m:val="b"/>
                      </m:rPr>
                      <m:t>⟂</m:t>
                    </m:r>
                  </m:sub>
                </m:sSub>
                <m:r>
                  <m:rPr>
                    <m:sty m:val="p"/>
                  </m:rPr>
                  <m:t>λ</m:t>
                </m:r>
              </m:sub>
            </m:sSub>
            <m:d>
              <m:dPr>
                <m:begChr m:val="|"/>
                <m:endChr m:val="|"/>
                <m:ctrlPr/>
              </m:dPr>
              <m:e>
                <m:sSub>
                  <m:sSubPr>
                    <m:ctrlPr/>
                  </m:sSubPr>
                  <m:e>
                    <m:acc>
                      <m:accPr>
                        <m:ctrlPr/>
                      </m:accPr>
                      <m:e>
                        <m:r>
                          <m:t>H</m:t>
                        </m:r>
                      </m:e>
                    </m:acc>
                  </m:e>
                  <m:sub>
                    <m:r>
                      <m:rPr>
                        <m:sty m:val="p"/>
                      </m:rPr>
                      <m:t>int</m:t>
                    </m:r>
                  </m:sub>
                </m:sSub>
              </m:e>
            </m:d>
            <m:r>
              <m:t>0</m:t>
            </m:r>
          </m:e>
        </m:d>
        <m:r>
          <m:rPr>
            <m:sty m:val="p"/>
          </m:rPr>
          <m:t>=-</m:t>
        </m:r>
        <m:r>
          <m:t>i </m:t>
        </m:r>
        <m:sSub>
          <m:sSubPr>
            <m:ctrlPr/>
          </m:sSubPr>
          <m:e>
            <m:r>
              <m:t>C</m:t>
            </m:r>
          </m:e>
          <m:sub>
            <m:sSub>
              <m:sSubPr>
                <m:ctrlPr>
                  <w:rPr>
                    <w:b/>
                    <w:bCs/>
                    <w:iCs/>
                  </w:rPr>
                </m:ctrlPr>
              </m:sSubPr>
              <m:e>
                <m:r>
                  <m:rPr>
                    <m:sty m:val="b"/>
                  </m:rPr>
                  <m:t>k</m:t>
                </m:r>
              </m:e>
              <m:sub>
                <m:r>
                  <m:rPr>
                    <m:sty m:val="b"/>
                  </m:rPr>
                  <m:t>⟂</m:t>
                </m:r>
              </m:sub>
            </m:sSub>
          </m:sub>
        </m:sSub>
        <m:r>
          <m:t> </m:t>
        </m:r>
        <m:sSubSup>
          <m:sSubSupPr>
            <m:ctrlPr/>
          </m:sSubSupPr>
          <m:e>
            <m:r>
              <m:rPr>
                <m:sty m:val="bi"/>
              </m:rPr>
              <m:t>ε</m:t>
            </m:r>
          </m:e>
          <m:sub>
            <m:sSub>
              <m:sSubPr>
                <m:ctrlPr>
                  <w:rPr>
                    <w:b/>
                    <w:bCs/>
                    <w:iCs/>
                  </w:rPr>
                </m:ctrlPr>
              </m:sSubPr>
              <m:e>
                <m:r>
                  <m:rPr>
                    <m:sty m:val="b"/>
                  </m:rPr>
                  <m:t>k</m:t>
                </m:r>
              </m:e>
              <m:sub>
                <m:r>
                  <m:rPr>
                    <m:sty m:val="b"/>
                  </m:rPr>
                  <m:t>⟂</m:t>
                </m:r>
              </m:sub>
            </m:sSub>
            <m:r>
              <m:rPr>
                <m:sty m:val="p"/>
              </m:rPr>
              <m:t>λ</m:t>
            </m:r>
          </m:sub>
          <m:sup>
            <m:r>
              <m:rPr>
                <m:sty m:val="p"/>
              </m:rPr>
              <m:t>*</m:t>
            </m:r>
          </m:sup>
        </m:sSubSup>
        <m:r>
          <m:rPr>
            <m:sty m:val="p"/>
          </m:rPr>
          <m:t>⋅</m:t>
        </m:r>
        <m:d>
          <m:dPr>
            <m:ctrlPr/>
          </m:dPr>
          <m:e>
            <m:r>
              <m:rPr>
                <m:sty m:val="bi"/>
              </m:rPr>
              <m:t>k</m:t>
            </m:r>
            <m:r>
              <m:t>×</m:t>
            </m:r>
            <m:sSub>
              <m:sSubPr>
                <m:ctrlPr>
                  <w:rPr>
                    <w:i/>
                    <w:iCs/>
                  </w:rPr>
                </m:ctrlPr>
              </m:sSubPr>
              <m:e>
                <m:r>
                  <w:ins w:id="270" w:author="Hongliang Dang" w:date="2026-06-08T15:32:00Z" w16du:dateUtc="2026-06-08T07:32:00Z">
                    <m:rPr>
                      <m:sty m:val="bi"/>
                    </m:rPr>
                    <m:t>m</m:t>
                  </w:ins>
                </m:r>
                <m:r>
                  <w:del w:id="271" w:author="Hongliang Dang" w:date="2026-06-08T15:32:00Z" w16du:dateUtc="2026-06-08T07:32:00Z">
                    <m:rPr>
                      <m:sty m:val="bi"/>
                    </m:rPr>
                    <m:t>M</m:t>
                  </w:del>
                </m:r>
              </m:e>
              <m:sub>
                <m:r>
                  <m:t>0</m:t>
                </m:r>
              </m:sub>
            </m:sSub>
            <m:r>
              <m:t>-</m:t>
            </m:r>
            <m:sSub>
              <m:sSubPr>
                <m:ctrlPr>
                  <w:rPr>
                    <w:i/>
                    <w:iCs/>
                  </w:rPr>
                </m:ctrlPr>
              </m:sSubPr>
              <m:e>
                <m:r>
                  <m:t>ω</m:t>
                </m:r>
              </m:e>
              <m:sub>
                <m:r>
                  <m:rPr>
                    <m:sty m:val="p"/>
                  </m:rPr>
                  <m:t>k</m:t>
                </m:r>
              </m:sub>
            </m:sSub>
            <m:sSub>
              <m:sSubPr>
                <m:ctrlPr>
                  <w:rPr>
                    <w:i/>
                    <w:iCs/>
                  </w:rPr>
                </m:ctrlPr>
              </m:sSubPr>
              <m:e>
                <m:r>
                  <w:ins w:id="272" w:author="Hongliang Dang" w:date="2026-06-08T15:32:00Z" w16du:dateUtc="2026-06-08T07:32:00Z">
                    <m:t>p</m:t>
                  </w:ins>
                </m:r>
                <m:r>
                  <w:del w:id="273" w:author="Hongliang Dang" w:date="2026-06-08T15:32:00Z" w16du:dateUtc="2026-06-08T07:32:00Z">
                    <m:t>P</m:t>
                  </w:del>
                </m:r>
              </m:e>
              <m:sub>
                <m:r>
                  <m:t>0⊥</m:t>
                </m:r>
              </m:sub>
            </m:sSub>
          </m:e>
        </m:d>
        <m:r>
          <m:t> </m:t>
        </m:r>
        <m:r>
          <m:rPr>
            <m:sty m:val="p"/>
          </m:rPr>
          <m:t>,</m:t>
        </m:r>
      </m:oMath>
      <w:r w:rsidRPr="00F95833">
        <w:tab/>
      </w:r>
    </w:p>
    <w:p w14:paraId="44C6EA7E" w14:textId="4E5836A8" w:rsidR="00A84BDD" w:rsidRPr="00F95833" w:rsidRDefault="00A84BDD" w:rsidP="00E40874">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38</w:t>
      </w:r>
      <w:r w:rsidRPr="00F95833">
        <w:fldChar w:fldCharType="end"/>
      </w:r>
      <w:r w:rsidRPr="00F95833">
        <w:rPr>
          <w:rFonts w:hint="eastAsia"/>
        </w:rPr>
        <w:t>)</w:t>
      </w:r>
    </w:p>
    <w:p w14:paraId="1E1EB2AD" w14:textId="46517C30" w:rsidR="00A84BDD" w:rsidRDefault="00A84BDD" w:rsidP="00076EF7">
      <w:pPr>
        <w:pStyle w:val="a0"/>
        <w:ind w:firstLine="480"/>
      </w:pPr>
      <w:bookmarkStart w:id="274" w:name="微扰论给出相干态振幅"/>
      <w:bookmarkEnd w:id="265"/>
      <w:r>
        <w:rPr>
          <w:rFonts w:hint="eastAsia"/>
        </w:rPr>
        <w:t xml:space="preserve">where </w:t>
      </w:r>
      <m:oMath>
        <m:sSub>
          <m:sSubPr>
            <m:ctrlPr>
              <w:rPr>
                <w:rFonts w:ascii="Cambria Math" w:hAnsi="Cambria Math"/>
                <w:i/>
                <w:iCs/>
              </w:rPr>
            </m:ctrlPr>
          </m:sSubPr>
          <m:e>
            <m:r>
              <w:ins w:id="275" w:author="Hongliang Dang" w:date="2026-06-08T15:32:00Z" w16du:dateUtc="2026-06-08T07:32:00Z">
                <w:rPr>
                  <w:rFonts w:ascii="Cambria Math" w:hAnsi="Cambria Math"/>
                </w:rPr>
                <m:t>p</m:t>
              </w:ins>
            </m:r>
            <m:r>
              <w:del w:id="276" w:author="Hongliang Dang" w:date="2026-06-08T15:32:00Z" w16du:dateUtc="2026-06-08T07:32:00Z">
                <w:rPr>
                  <w:rFonts w:ascii="Cambria Math" w:hAnsi="Cambria Math"/>
                </w:rPr>
                <m:t>P</m:t>
              </w:del>
            </m:r>
          </m:e>
          <m:sub>
            <m:r>
              <m:rPr>
                <m:sty m:val="p"/>
              </m:rPr>
              <w:rPr>
                <w:rFonts w:ascii="Cambria Math" w:hAnsi="Cambria Math"/>
              </w:rPr>
              <m:t>0</m:t>
            </m:r>
            <m:r>
              <w:rPr>
                <w:rFonts w:ascii="Cambria Math" w:hAnsi="Cambria Math"/>
              </w:rPr>
              <m:t>⊥</m:t>
            </m:r>
          </m:sub>
        </m:sSub>
        <m:r>
          <m:rPr>
            <m:sty m:val="p"/>
          </m:rPr>
          <w:rPr>
            <w:rFonts w:ascii="Cambria Math"/>
          </w:rPr>
          <m:t>=</m:t>
        </m:r>
        <m:r>
          <m:rPr>
            <m:sty m:val="bi"/>
          </m:rPr>
          <w:rPr>
            <w:rFonts w:ascii="Cambria Math"/>
          </w:rPr>
          <m:t>n</m:t>
        </m:r>
        <m:r>
          <w:rPr>
            <w:rFonts w:ascii="Cambria Math"/>
          </w:rPr>
          <m:t>×</m:t>
        </m:r>
        <m:r>
          <w:rPr>
            <w:rFonts w:ascii="Cambria Math"/>
          </w:rPr>
          <m:t>(</m:t>
        </m:r>
        <m:sSub>
          <m:sSubPr>
            <m:ctrlPr>
              <w:rPr>
                <w:rFonts w:ascii="Cambria Math" w:hAnsi="Cambria Math"/>
                <w:i/>
                <w:iCs/>
              </w:rPr>
            </m:ctrlPr>
          </m:sSubPr>
          <m:e>
            <m:r>
              <w:ins w:id="277" w:author="Hongliang Dang" w:date="2026-06-08T15:32:00Z" w16du:dateUtc="2026-06-08T07:32:00Z">
                <w:rPr>
                  <w:rFonts w:ascii="Cambria Math"/>
                </w:rPr>
                <m:t>p</m:t>
              </w:ins>
            </m:r>
            <m:r>
              <w:del w:id="278" w:author="Hongliang Dang" w:date="2026-06-08T15:32:00Z" w16du:dateUtc="2026-06-08T07:32:00Z">
                <w:rPr>
                  <w:rFonts w:ascii="Cambria Math"/>
                </w:rPr>
                <m:t>P</m:t>
              </w:del>
            </m:r>
          </m:e>
          <m:sub>
            <m:r>
              <w:rPr>
                <w:rFonts w:ascii="Cambria Math"/>
              </w:rPr>
              <m:t>0</m:t>
            </m:r>
          </m:sub>
        </m:sSub>
        <m:r>
          <w:rPr>
            <w:rFonts w:ascii="Cambria Math"/>
          </w:rPr>
          <m:t>×</m:t>
        </m:r>
        <m:r>
          <m:rPr>
            <m:sty m:val="bi"/>
          </m:rPr>
          <w:rPr>
            <w:rFonts w:ascii="Cambria Math"/>
          </w:rPr>
          <m:t>n</m:t>
        </m:r>
        <m:r>
          <w:rPr>
            <w:rFonts w:ascii="Cambria Math"/>
          </w:rPr>
          <m:t>)</m:t>
        </m:r>
      </m:oMath>
      <w:r>
        <w:rPr>
          <w:rFonts w:hint="eastAsia"/>
          <w:iCs/>
        </w:rPr>
        <w:t xml:space="preserve"> is the component of the electric dipole moment perpendicular to the radiation wave-vector direction, reflecting the transverse character of the radiation field, and n = k/|k| is the unit direction vector of the radiation wave vector. Under the action of the interaction Hamiltonian, each mode gradually builds up a steady-state coherent state [8]. To solve rigorously for the steady-state amplitude of this coherent state, one can combine first-order time-dependent perturbation theory with an adiabatic switch-on to solve the Heisenberg equation, introducing the Markov approximation in the long-time limit to eliminate transient contributions. We note that because the time evolution and the pole-residue integration depend inherently on a continuous frequency spectrum, we cannot operate directly within the two-dimensional Weyl angular spectrum at a single frequency. Solving the dynamical equations therefore requires first reverting to the unreduced three-dimensional continuum mode space (i.e., Eq. 6). In the three-dimensional representation, the Heisenberg equation of motion for mode (k,sigma) can be written as:</w:t>
      </w:r>
      <w:r w:rsidRPr="0007677F">
        <w:rPr>
          <w:rFonts w:hint="eastAsia"/>
          <w:b/>
          <w:bCs/>
          <w:i/>
        </w:rPr>
        <w:t xml:space="preserve"/>
      </w:r>
      <w:r>
        <w:rPr>
          <w:rFonts w:hint="eastAsia"/>
          <w:iCs/>
        </w:rPr>
        <w:t xml:space="preserve"/>
      </w:r>
      <w:r w:rsidR="00871848">
        <w:rPr>
          <w:rFonts w:hint="eastAsia"/>
          <w:iCs/>
        </w:rPr>
        <w:t xml:space="preserve"/>
      </w:r>
      <w:r>
        <w:rPr>
          <w:rFonts w:hint="eastAsia"/>
          <w:iCs/>
        </w:rPr>
        <w:t xml:space="preserve"/>
      </w:r>
      <w:r w:rsidRPr="00F95833">
        <w:rPr>
          <w:rFonts w:hint="eastAsia"/>
        </w:rPr>
        <w:t xml:space="preserve"/>
      </w:r>
      <w:r>
        <w:rPr>
          <w:rFonts w:hint="eastAsia"/>
        </w:rPr>
        <w:t xml:space="preserve"/>
      </w:r>
      <w:r w:rsidRPr="00F95833">
        <w:rPr>
          <w:rFonts w:hint="eastAsia"/>
        </w:rPr>
        <w:t xml:space="preserve"/>
      </w:r>
      <w:r>
        <w:fldChar w:fldCharType="begin"/>
      </w:r>
      <w:r>
        <w:instrText xml:space="preserve"> ADDIN ZOTERO_ITEM CSL_CITATION {"citationID":"PAOSkei5","properties":{"formattedCitation":"\\uc0\\u160{}[8]","plainCitation":" [8]","noteIndex":0},"citationItems":[{"id":414,"uris":["http://zotero.org/users/local/hXtfpdnr/items/UH4XM8L7"],"itemData":{"id":414,"type":"article-journal","citation-key":"glauberQuantumTheoryOptical1963","container-title":"Physical Review","DOI":"10.1103/PhysRev.130.2529","ISSN":"0031-899X","issue":"6","journalAbbreviation":"Phys. Rev.","language":"en","license":"http://link.aps.org/licenses/aps-default-license","page":"2529-2539","source":"DOI.org (Crossref)","title":"The quantum theory of optical coherence","volume":"130","author":[{"family":"Glauber","given":"Roy J."}],"issued":{"date-parts":[["1963",6,15]]}}}],"schema":"https://github.com/citation-style-language/schema/raw/master/csl-citation.json"} </w:instrText>
      </w:r>
      <w:r>
        <w:fldChar w:fldCharType="separate"/>
      </w:r>
      <w:r w:rsidRPr="00063F76">
        <w:rPr>
          <w:rFonts w:cs="Times New Roman"/>
        </w:rPr>
        <w:t xml:space="preserve"/>
      </w:r>
      <w:r>
        <w:fldChar w:fldCharType="end"/>
      </w:r>
      <w:r w:rsidRPr="00F95833">
        <w:rPr>
          <w:rFonts w:hint="eastAsia"/>
        </w:rPr>
        <w:t/>
      </w:r>
      <w:r w:rsidRPr="00076EF7">
        <w:t/>
      </w:r>
      <w:r w:rsidRPr="00076EF7">
        <w:t xml:space="preserve"/>
      </w:r>
      <w:r w:rsidRPr="00076EF7">
        <w:t/>
      </w:r>
      <w:r w:rsidRPr="00076EF7">
        <w:t xml:space="preserve"/>
      </w:r>
      <w:r w:rsidRPr="00076EF7">
        <w:t/>
      </w:r>
      <w:r w:rsidRPr="00076EF7">
        <w:t xml:space="preserve"/>
      </w:r>
      <w:r>
        <w:rPr>
          <w:rFonts w:hint="eastAsia"/>
        </w:rPr>
        <w:fldChar w:fldCharType="begin"/>
      </w:r>
      <w:r>
        <w:rPr>
          <w:rFonts w:hint="eastAsia"/>
        </w:rPr>
        <w:instrText xml:space="preserve"> REF Eq_6 \h </w:instrText>
      </w:r>
      <w:r>
        <w:rPr>
          <w:rFonts w:hint="eastAsia"/>
        </w:rPr>
      </w:r>
      <w:r>
        <w:rPr>
          <w:rFonts w:hint="eastAsia"/>
        </w:rPr>
        <w:fldChar w:fldCharType="separate"/>
      </w:r>
      <w:r w:rsidR="00D4412F">
        <w:rPr>
          <w:noProof/>
        </w:rPr>
        <w:t/>
      </w:r>
      <w:r>
        <w:rPr>
          <w:rFonts w:hint="eastAsia"/>
        </w:rPr>
        <w:fldChar w:fldCharType="end"/>
      </w:r>
      <w:r w:rsidRPr="00076EF7">
        <w:t/>
      </w:r>
      <w:r w:rsidRPr="00076EF7">
        <w:t/>
      </w:r>
    </w:p>
    <w:p w14:paraId="1AB95497" w14:textId="77777777" w:rsidR="00A84BDD" w:rsidRPr="00F95833" w:rsidRDefault="00A84BDD" w:rsidP="00076EF7">
      <w:pPr>
        <w:pStyle w:val="af2"/>
        <w:ind w:firstLine="480"/>
        <w:rPr>
          <w:i/>
          <w:iCs/>
          <w:vanish/>
          <w:specVanish/>
        </w:rPr>
      </w:pPr>
      <w:r>
        <w:rPr>
          <w:rFonts w:ascii="Times New Roman" w:hAnsi="Times New Roman"/>
        </w:rPr>
        <w:tab/>
      </w:r>
      <m:oMath>
        <m:r>
          <w:rPr>
            <w:rStyle w:val="af3"/>
          </w:rPr>
          <m:t>i</m:t>
        </m:r>
        <m:r>
          <m:rPr>
            <m:sty m:val="p"/>
          </m:rPr>
          <w:rPr>
            <w:rStyle w:val="af3"/>
          </w:rPr>
          <m:t>ℏ</m:t>
        </m:r>
        <m:f>
          <m:fPr>
            <m:ctrlPr>
              <w:rPr>
                <w:rStyle w:val="af3"/>
              </w:rPr>
            </m:ctrlPr>
          </m:fPr>
          <m:num>
            <m:r>
              <w:rPr>
                <w:rStyle w:val="af3"/>
              </w:rPr>
              <m:t>d</m:t>
            </m:r>
          </m:num>
          <m:den>
            <m:r>
              <w:rPr>
                <w:rStyle w:val="af3"/>
              </w:rPr>
              <m:t>dt</m:t>
            </m:r>
          </m:den>
        </m:f>
        <m:sSub>
          <m:sSubPr>
            <m:ctrlPr>
              <w:rPr>
                <w:rStyle w:val="af3"/>
              </w:rPr>
            </m:ctrlPr>
          </m:sSubPr>
          <m:e>
            <m:acc>
              <m:accPr>
                <m:ctrlPr>
                  <w:rPr>
                    <w:rStyle w:val="af3"/>
                  </w:rPr>
                </m:ctrlPr>
              </m:accPr>
              <m:e>
                <m:r>
                  <w:rPr>
                    <w:rStyle w:val="af3"/>
                  </w:rPr>
                  <m:t>a</m:t>
                </m:r>
              </m:e>
            </m:acc>
          </m:e>
          <m:sub>
            <m:r>
              <m:rPr>
                <m:sty m:val="b"/>
              </m:rPr>
              <w:rPr>
                <w:rStyle w:val="af3"/>
              </w:rPr>
              <m:t>k</m:t>
            </m:r>
          </m:sub>
        </m:sSub>
        <m:r>
          <m:rPr>
            <m:sty m:val="p"/>
          </m:rPr>
          <w:rPr>
            <w:rStyle w:val="af3"/>
          </w:rPr>
          <m:t>(</m:t>
        </m:r>
        <m:r>
          <w:rPr>
            <w:rStyle w:val="af3"/>
          </w:rPr>
          <m:t>t</m:t>
        </m:r>
        <m:r>
          <m:rPr>
            <m:sty m:val="p"/>
          </m:rPr>
          <w:rPr>
            <w:rStyle w:val="af3"/>
          </w:rPr>
          <m:t>)=[</m:t>
        </m:r>
        <m:sSub>
          <m:sSubPr>
            <m:ctrlPr>
              <w:rPr>
                <w:rStyle w:val="af3"/>
              </w:rPr>
            </m:ctrlPr>
          </m:sSubPr>
          <m:e>
            <m:acc>
              <m:accPr>
                <m:ctrlPr>
                  <w:rPr>
                    <w:rStyle w:val="af3"/>
                  </w:rPr>
                </m:ctrlPr>
              </m:accPr>
              <m:e>
                <m:r>
                  <w:rPr>
                    <w:rStyle w:val="af3"/>
                  </w:rPr>
                  <m:t>a</m:t>
                </m:r>
              </m:e>
            </m:acc>
          </m:e>
          <m:sub>
            <m:r>
              <m:rPr>
                <m:sty m:val="b"/>
              </m:rPr>
              <w:rPr>
                <w:rStyle w:val="af3"/>
              </w:rPr>
              <m:t>k</m:t>
            </m:r>
          </m:sub>
        </m:sSub>
        <m:r>
          <m:rPr>
            <m:sty m:val="p"/>
          </m:rPr>
          <w:rPr>
            <w:rStyle w:val="af3"/>
          </w:rPr>
          <m:t>(</m:t>
        </m:r>
        <m:r>
          <w:rPr>
            <w:rStyle w:val="af3"/>
          </w:rPr>
          <m:t>t</m:t>
        </m:r>
        <m:r>
          <m:rPr>
            <m:sty m:val="p"/>
          </m:rPr>
          <w:rPr>
            <w:rStyle w:val="af3"/>
          </w:rPr>
          <m:t>),</m:t>
        </m:r>
        <m:acc>
          <m:accPr>
            <m:ctrlPr>
              <w:rPr>
                <w:rStyle w:val="af3"/>
              </w:rPr>
            </m:ctrlPr>
          </m:accPr>
          <m:e>
            <m:r>
              <w:rPr>
                <w:rStyle w:val="af3"/>
              </w:rPr>
              <m:t>H</m:t>
            </m:r>
          </m:e>
        </m:acc>
        <m:r>
          <m:rPr>
            <m:sty m:val="p"/>
          </m:rPr>
          <w:rPr>
            <w:rStyle w:val="af3"/>
          </w:rPr>
          <m:t>]</m:t>
        </m:r>
      </m:oMath>
      <w:r>
        <w:tab/>
      </w:r>
    </w:p>
    <w:p w14:paraId="52EEF21B" w14:textId="76A51634" w:rsidR="00A84BDD" w:rsidRDefault="00A84BDD" w:rsidP="00076EF7">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39</w:t>
      </w:r>
      <w:r>
        <w:fldChar w:fldCharType="end"/>
      </w:r>
      <w:r>
        <w:rPr>
          <w:rFonts w:hint="eastAsia"/>
        </w:rPr>
        <w:t>)</w:t>
      </w:r>
    </w:p>
    <w:p w14:paraId="33CADA10" w14:textId="77777777" w:rsidR="00A84BDD" w:rsidRDefault="00A84BDD" w:rsidP="00F2786B">
      <w:pPr>
        <w:pStyle w:val="af2"/>
        <w:ind w:firstLine="480"/>
      </w:pPr>
      <w:r>
        <w:t xml:space="preserve">where the total Hamiltonian operator is:</w:t>
      </w:r>
    </w:p>
    <w:p w14:paraId="081C7301" w14:textId="62924381" w:rsidR="00A84BDD" w:rsidRPr="00F95833" w:rsidRDefault="00A84BDD" w:rsidP="00F2786B">
      <w:pPr>
        <w:pStyle w:val="af2"/>
        <w:ind w:firstLine="480"/>
        <w:rPr>
          <w:i/>
          <w:iCs/>
          <w:vanish/>
          <w:specVanish/>
        </w:rPr>
      </w:pPr>
      <w:r>
        <w:tab/>
      </w:r>
      <m:oMath>
        <m:acc>
          <m:accPr>
            <m:ctrlPr>
              <w:rPr>
                <w:rStyle w:val="af3"/>
              </w:rPr>
            </m:ctrlPr>
          </m:accPr>
          <m:e>
            <m:r>
              <w:rPr>
                <w:rStyle w:val="af3"/>
              </w:rPr>
              <m:t>H</m:t>
            </m:r>
          </m:e>
        </m:acc>
        <m:r>
          <w:rPr>
            <w:rStyle w:val="af3"/>
          </w:rPr>
          <m:t>=</m:t>
        </m:r>
        <m:sSub>
          <m:sSubPr>
            <m:ctrlPr>
              <w:rPr>
                <w:rStyle w:val="af3"/>
              </w:rPr>
            </m:ctrlPr>
          </m:sSubPr>
          <m:e>
            <m:acc>
              <m:accPr>
                <m:ctrlPr>
                  <w:rPr>
                    <w:rStyle w:val="af3"/>
                  </w:rPr>
                </m:ctrlPr>
              </m:accPr>
              <m:e>
                <m:r>
                  <w:rPr>
                    <w:rStyle w:val="af3"/>
                  </w:rPr>
                  <m:t>H</m:t>
                </m:r>
              </m:e>
            </m:acc>
          </m:e>
          <m:sub>
            <m:r>
              <m:rPr>
                <m:sty m:val="p"/>
              </m:rPr>
              <w:rPr>
                <w:rStyle w:val="af3"/>
              </w:rPr>
              <m:t>0</m:t>
            </m:r>
          </m:sub>
        </m:sSub>
        <m:r>
          <w:rPr>
            <w:rStyle w:val="af3"/>
          </w:rPr>
          <m:t>+</m:t>
        </m:r>
        <m:sSub>
          <m:sSubPr>
            <m:ctrlPr>
              <w:rPr>
                <w:rStyle w:val="af3"/>
              </w:rPr>
            </m:ctrlPr>
          </m:sSubPr>
          <m:e>
            <m:acc>
              <m:accPr>
                <m:ctrlPr>
                  <w:rPr>
                    <w:rStyle w:val="af3"/>
                  </w:rPr>
                </m:ctrlPr>
              </m:accPr>
              <m:e>
                <m:r>
                  <w:rPr>
                    <w:rStyle w:val="af3"/>
                  </w:rPr>
                  <m:t>H</m:t>
                </m:r>
              </m:e>
            </m:acc>
          </m:e>
          <m:sub>
            <m:r>
              <m:rPr>
                <m:sty m:val="p"/>
              </m:rPr>
              <w:rPr>
                <w:rStyle w:val="af3"/>
              </w:rPr>
              <m:t>int</m:t>
            </m:r>
          </m:sub>
        </m:sSub>
        <m:r>
          <w:rPr>
            <w:rStyle w:val="af3"/>
          </w:rPr>
          <m:t>=ℏ</m:t>
        </m:r>
        <m:sSub>
          <m:sSubPr>
            <m:ctrlPr>
              <w:rPr>
                <w:rStyle w:val="af3"/>
              </w:rPr>
            </m:ctrlPr>
          </m:sSubPr>
          <m:e>
            <m:r>
              <w:rPr>
                <w:rStyle w:val="af3"/>
              </w:rPr>
              <m:t>ω</m:t>
            </m:r>
          </m:e>
          <m:sub>
            <m:r>
              <m:rPr>
                <m:sty m:val="p"/>
              </m:rPr>
              <w:rPr>
                <w:rStyle w:val="af3"/>
              </w:rPr>
              <m:t>k</m:t>
            </m:r>
          </m:sub>
        </m:sSub>
        <m:sSubSup>
          <m:sSubSupPr>
            <m:ctrlPr>
              <w:rPr>
                <w:rStyle w:val="af3"/>
              </w:rPr>
            </m:ctrlPr>
          </m:sSubSupPr>
          <m:e>
            <m:acc>
              <m:accPr>
                <m:ctrlPr>
                  <w:rPr>
                    <w:rStyle w:val="af3"/>
                  </w:rPr>
                </m:ctrlPr>
              </m:accPr>
              <m:e>
                <m:r>
                  <w:rPr>
                    <w:rStyle w:val="af3"/>
                  </w:rPr>
                  <m:t>a</m:t>
                </m:r>
              </m:e>
            </m:acc>
          </m:e>
          <m:sub>
            <m:r>
              <m:rPr>
                <m:sty m:val="b"/>
              </m:rPr>
              <w:rPr>
                <w:rStyle w:val="af3"/>
              </w:rPr>
              <m:t>k</m:t>
            </m:r>
          </m:sub>
          <m:sup>
            <m:r>
              <m:rPr>
                <m:sty m:val="p"/>
              </m:rPr>
              <w:rPr>
                <w:rStyle w:val="af3"/>
              </w:rPr>
              <m:t>†</m:t>
            </m:r>
          </m:sup>
        </m:sSubSup>
        <m:sSub>
          <m:sSubPr>
            <m:ctrlPr>
              <w:rPr>
                <w:rStyle w:val="af3"/>
              </w:rPr>
            </m:ctrlPr>
          </m:sSubPr>
          <m:e>
            <m:acc>
              <m:accPr>
                <m:ctrlPr>
                  <w:rPr>
                    <w:rStyle w:val="af3"/>
                  </w:rPr>
                </m:ctrlPr>
              </m:accPr>
              <m:e>
                <m:r>
                  <w:rPr>
                    <w:rStyle w:val="af3"/>
                  </w:rPr>
                  <m:t>a</m:t>
                </m:r>
              </m:e>
            </m:acc>
          </m:e>
          <m:sub>
            <m:r>
              <m:rPr>
                <m:sty m:val="b"/>
              </m:rPr>
              <w:rPr>
                <w:rStyle w:val="af3"/>
              </w:rPr>
              <m:t>k</m:t>
            </m:r>
          </m:sub>
        </m:sSub>
        <m:r>
          <w:rPr>
            <w:rStyle w:val="af3"/>
          </w:rPr>
          <m:t>+(</m:t>
        </m:r>
        <m:r>
          <m:rPr>
            <m:sty m:val="p"/>
          </m:rPr>
          <w:rPr>
            <w:rStyle w:val="af3"/>
          </w:rPr>
          <m:t>-</m:t>
        </m:r>
        <m:r>
          <w:ins w:id="279" w:author="Hongliang Dang" w:date="2026-06-08T15:32:00Z" w16du:dateUtc="2026-06-08T07:32:00Z">
            <m:rPr>
              <m:sty m:val="bi"/>
            </m:rPr>
            <w:rPr>
              <w:rStyle w:val="af3"/>
            </w:rPr>
            <m:t>m</m:t>
          </w:ins>
        </m:r>
        <m:r>
          <w:del w:id="280" w:author="Hongliang Dang" w:date="2026-06-08T15:32:00Z" w16du:dateUtc="2026-06-08T07:32:00Z">
            <m:rPr>
              <m:sty m:val="bi"/>
            </m:rPr>
            <w:rPr>
              <w:rStyle w:val="af3"/>
            </w:rPr>
            <m:t>M</m:t>
          </w:del>
        </m:r>
        <m:r>
          <m:rPr>
            <m:sty m:val="p"/>
          </m:rPr>
          <w:rPr>
            <w:rStyle w:val="af3"/>
          </w:rPr>
          <m:t>(</m:t>
        </m:r>
        <m:r>
          <w:rPr>
            <w:rStyle w:val="af3"/>
          </w:rPr>
          <m:t>t</m:t>
        </m:r>
        <m:r>
          <m:rPr>
            <m:sty m:val="p"/>
          </m:rPr>
          <w:rPr>
            <w:rStyle w:val="af3"/>
          </w:rPr>
          <m:t>)⋅∇×</m:t>
        </m:r>
        <m:acc>
          <m:accPr>
            <m:ctrlPr>
              <w:rPr>
                <w:i/>
                <w:iCs/>
              </w:rPr>
            </m:ctrlPr>
          </m:accPr>
          <m:e>
            <m:r>
              <m:rPr>
                <m:sty m:val="bi"/>
              </m:rPr>
              <m:t>A</m:t>
            </m:r>
          </m:e>
        </m:acc>
        <m:r>
          <m:rPr>
            <m:sty m:val="p"/>
          </m:rPr>
          <m:t>+</m:t>
        </m:r>
        <m:r>
          <w:ins w:id="281" w:author="Hongliang Dang" w:date="2026-06-08T15:32:00Z" w16du:dateUtc="2026-06-08T07:32:00Z">
            <m:rPr>
              <m:sty m:val="bi"/>
            </m:rPr>
            <m:t>p</m:t>
          </w:ins>
        </m:r>
        <m:r>
          <w:del w:id="282" w:author="Hongliang Dang" w:date="2026-06-08T15:32:00Z" w16du:dateUtc="2026-06-08T07:32:00Z">
            <m:rPr>
              <m:sty m:val="bi"/>
            </m:rPr>
            <m:t>P</m:t>
          </w:del>
        </m:r>
        <m:d>
          <m:dPr>
            <m:ctrlPr/>
          </m:dPr>
          <m:e>
            <m:r>
              <m:t>t</m:t>
            </m:r>
          </m:e>
        </m:d>
        <m:r>
          <m:rPr>
            <m:sty m:val="p"/>
          </m:rPr>
          <m:t>⋅</m:t>
        </m:r>
        <m:f>
          <m:fPr>
            <m:ctrlPr/>
          </m:fPr>
          <m:num>
            <m:r>
              <m:rPr>
                <m:sty m:val="p"/>
              </m:rPr>
              <m:t>∂</m:t>
            </m:r>
            <m:acc>
              <m:accPr>
                <m:ctrlPr/>
              </m:accPr>
              <m:e>
                <m:r>
                  <m:rPr>
                    <m:sty m:val="bi"/>
                  </m:rPr>
                  <m:t>A</m:t>
                </m:r>
              </m:e>
            </m:acc>
          </m:num>
          <m:den>
            <m:r>
              <m:rPr>
                <m:sty m:val="p"/>
              </m:rPr>
              <m:t>∂</m:t>
            </m:r>
            <m:r>
              <m:t>t</m:t>
            </m:r>
          </m:den>
        </m:f>
        <m:r>
          <m:t>)</m:t>
        </m:r>
      </m:oMath>
      <w:r>
        <w:rPr>
          <w:rStyle w:val="af3"/>
          <w:rFonts w:ascii="Times New Roman" w:hAnsi="Times New Roman"/>
        </w:rPr>
        <w:tab/>
      </w:r>
    </w:p>
    <w:p w14:paraId="4674A303" w14:textId="290D1C08" w:rsidR="00A84BDD" w:rsidRPr="00CA23D0" w:rsidRDefault="00A84BDD" w:rsidP="00F2786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40</w:t>
      </w:r>
      <w:r>
        <w:fldChar w:fldCharType="end"/>
      </w:r>
      <w:r>
        <w:rPr>
          <w:rFonts w:hint="eastAsia"/>
        </w:rPr>
        <w:t>)</w:t>
      </w:r>
    </w:p>
    <w:p w14:paraId="039E8608" w14:textId="41D65B86" w:rsidR="00A84BDD" w:rsidRDefault="00A84BDD" w:rsidP="00824C48">
      <w:pPr>
        <w:pStyle w:val="a0"/>
        <w:ind w:firstLine="480"/>
      </w:pPr>
      <w:r>
        <w:rPr>
          <w:rFonts w:hint="eastAsia"/>
        </w:rPr>
        <w:lastRenderedPageBreak/>
        <w:t xml:space="preserve">where the interaction Hamiltonian is obtained by substituting Eq. 6 into Eq. 23, and defining </w:t>
      </w:r>
      <w:r>
        <w:rPr>
          <w:rFonts w:hint="eastAsia"/>
        </w:rPr>
        <w:t xml:space="preserve">. After simplification, the Heisenberg equation of motion can be written as:</w:t>
      </w:r>
      <w:r>
        <w:rPr>
          <w:rFonts w:hint="eastAsia"/>
        </w:rPr>
        <w:t/>
      </w:r>
      <w:r>
        <w:rPr>
          <w:rFonts w:hint="eastAsia"/>
        </w:rPr>
        <w:t/>
      </w:r>
      <w:r>
        <w:rPr>
          <w:rFonts w:hint="eastAsia"/>
        </w:rPr>
        <w:t/>
      </w:r>
      <m:oMath>
        <m:sSub>
          <m:sSubPr>
            <m:ctrlPr>
              <w:rPr>
                <w:rFonts w:ascii="Cambria Math" w:hAnsi="Cambria Math"/>
              </w:rPr>
            </m:ctrlPr>
          </m:sSubPr>
          <m:e>
            <m:r>
              <w:rPr>
                <w:rFonts w:ascii="Cambria Math" w:hAnsi="Cambria Math"/>
              </w:rPr>
              <m:t>V</m:t>
            </m:r>
          </m:e>
          <m:sub>
            <m:r>
              <w:rPr>
                <w:rFonts w:ascii="Cambria Math" w:hAnsi="Cambria Math"/>
              </w:rPr>
              <m:t>3D</m:t>
            </m:r>
          </m:sub>
        </m:sSub>
        <m:d>
          <m:dPr>
            <m:ctrlPr>
              <w:rPr>
                <w:rFonts w:ascii="Cambria Math" w:hAnsi="Cambria Math"/>
              </w:rPr>
            </m:ctrlPr>
          </m:dPr>
          <m:e>
            <m:r>
              <m:rPr>
                <m:sty m:val="b"/>
              </m:rPr>
              <w:rPr>
                <w:rFonts w:ascii="Cambria Math" w:hAnsi="Cambria Math"/>
              </w:rPr>
              <m:t>k,</m:t>
            </m:r>
            <m:r>
              <m:rPr>
                <m:sty m:val="bi"/>
              </m:rPr>
              <w:rPr>
                <w:rFonts w:ascii="Cambria Math" w:hAnsi="Cambria Math"/>
              </w:rPr>
              <m:t>λ</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1</m:t>
                </m:r>
              </m:e>
              <m:sub>
                <m:r>
                  <m:rPr>
                    <m:sty m:val="b"/>
                  </m:rP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int</m:t>
                    </m:r>
                  </m:sub>
                </m:sSub>
              </m:e>
            </m:d>
            <m:r>
              <w:rPr>
                <w:rFonts w:ascii="Cambria Math" w:hAnsi="Cambria Math"/>
              </w:rPr>
              <m:t>0</m:t>
            </m:r>
          </m:e>
        </m:d>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N</m:t>
            </m:r>
          </m:e>
          <m:sub>
            <m:r>
              <m:rPr>
                <m:sty m:val="b"/>
              </m:rPr>
              <w:rPr>
                <w:rFonts w:ascii="Cambria Math" w:hAnsi="Cambria Math"/>
              </w:rPr>
              <m:t>k</m:t>
            </m:r>
          </m:sub>
        </m:sSub>
        <m:sSubSup>
          <m:sSubSupPr>
            <m:ctrlPr>
              <w:rPr>
                <w:rFonts w:ascii="Cambria Math" w:hAnsi="Cambria Math"/>
              </w:rPr>
            </m:ctrlPr>
          </m:sSubSupPr>
          <m:e>
            <m:r>
              <m:rPr>
                <m:sty m:val="bi"/>
              </m:rPr>
              <w:rPr>
                <w:rFonts w:ascii="Cambria Math" w:hAnsi="Cambria Math"/>
              </w:rPr>
              <m:t>ε</m:t>
            </m:r>
          </m:e>
          <m:sub>
            <m:sSub>
              <m:sSubPr>
                <m:ctrlPr>
                  <w:rPr>
                    <w:rFonts w:ascii="Cambria Math" w:hAnsi="Cambria Math"/>
                    <w:b/>
                    <w:bCs/>
                    <w:iCs/>
                  </w:rPr>
                </m:ctrlPr>
              </m:sSubPr>
              <m:e>
                <m:r>
                  <m:rPr>
                    <m:sty m:val="b"/>
                  </m:rPr>
                  <w:rPr>
                    <w:rFonts w:ascii="Cambria Math" w:hAnsi="Cambria Math"/>
                  </w:rPr>
                  <m:t>k</m:t>
                </m:r>
              </m:e>
              <m:sub>
                <m:r>
                  <m:rPr>
                    <m:sty m:val="b"/>
                  </m:rPr>
                  <w:rPr>
                    <w:rFonts w:ascii="Cambria Math" w:hAnsi="Cambria Math"/>
                  </w:rPr>
                  <m:t>⟂</m:t>
                </m:r>
              </m:sub>
            </m:sSub>
            <m:r>
              <m:rPr>
                <m:sty m:val="p"/>
              </m:rPr>
              <w:rPr>
                <w:rFonts w:ascii="Cambria Math" w:hAnsi="Cambria Math"/>
              </w:rPr>
              <m:t>λ</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r>
              <m:rPr>
                <m:sty m:val="bi"/>
              </m:rPr>
              <w:rPr>
                <w:rFonts w:ascii="Cambria Math" w:hAnsi="Cambria Math"/>
              </w:rPr>
              <m:t>k</m:t>
            </m:r>
            <m:r>
              <w:rPr>
                <w:rFonts w:ascii="Cambria Math" w:hAnsi="Cambria Math"/>
              </w:rPr>
              <m:t>×</m:t>
            </m:r>
            <m:sSub>
              <m:sSubPr>
                <m:ctrlPr>
                  <w:rPr>
                    <w:rFonts w:ascii="Cambria Math" w:hAnsi="Cambria Math"/>
                    <w:i/>
                    <w:iCs/>
                  </w:rPr>
                </m:ctrlPr>
              </m:sSubPr>
              <m:e>
                <m:r>
                  <w:ins w:id="283" w:author="Hongliang Dang" w:date="2026-06-08T15:32:00Z" w16du:dateUtc="2026-06-08T07:32:00Z">
                    <m:rPr>
                      <m:sty m:val="bi"/>
                    </m:rPr>
                    <w:rPr>
                      <w:rFonts w:ascii="Cambria Math" w:hAnsi="Cambria Math"/>
                    </w:rPr>
                    <m:t>m</m:t>
                  </w:ins>
                </m:r>
                <m:r>
                  <w:del w:id="284" w:author="Hongliang Dang" w:date="2026-06-08T15:32:00Z" w16du:dateUtc="2026-06-08T07:32:00Z">
                    <m:rPr>
                      <m:sty m:val="bi"/>
                    </m:rPr>
                    <w:rPr>
                      <w:rFonts w:ascii="Cambria Math" w:hAnsi="Cambria Math"/>
                    </w:rPr>
                    <m:t>M</m:t>
                  </w:del>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ω</m:t>
                </m:r>
              </m:e>
              <m:sub>
                <m:r>
                  <m:rPr>
                    <m:sty m:val="p"/>
                  </m:rPr>
                  <w:rPr>
                    <w:rFonts w:ascii="Cambria Math" w:hAnsi="Cambria Math"/>
                  </w:rPr>
                  <m:t>k</m:t>
                </m:r>
              </m:sub>
            </m:sSub>
            <m:sSub>
              <m:sSubPr>
                <m:ctrlPr>
                  <w:rPr>
                    <w:rFonts w:ascii="Cambria Math" w:hAnsi="Cambria Math"/>
                    <w:i/>
                    <w:iCs/>
                  </w:rPr>
                </m:ctrlPr>
              </m:sSubPr>
              <m:e>
                <m:r>
                  <w:ins w:id="285" w:author="Hongliang Dang" w:date="2026-06-08T15:32:00Z" w16du:dateUtc="2026-06-08T07:32:00Z">
                    <w:rPr>
                      <w:rFonts w:ascii="Cambria Math" w:hAnsi="Cambria Math"/>
                    </w:rPr>
                    <m:t>p</m:t>
                  </w:ins>
                </m:r>
                <m:r>
                  <w:del w:id="286" w:author="Hongliang Dang" w:date="2026-06-08T15:32:00Z" w16du:dateUtc="2026-06-08T07:32:00Z">
                    <w:rPr>
                      <w:rFonts w:ascii="Cambria Math" w:hAnsi="Cambria Math"/>
                    </w:rPr>
                    <m:t>P</m:t>
                  </w:del>
                </m:r>
              </m:e>
              <m:sub>
                <m:r>
                  <m:rPr>
                    <m:sty m:val="p"/>
                  </m:rPr>
                  <w:rPr>
                    <w:rFonts w:ascii="Cambria Math" w:hAnsi="Cambria Math"/>
                  </w:rPr>
                  <m:t>0</m:t>
                </m:r>
                <m:r>
                  <w:rPr>
                    <w:rFonts w:ascii="Cambria Math" w:hAnsi="Cambria Math"/>
                  </w:rPr>
                  <m:t>⊥</m:t>
                </m:r>
              </m:sub>
            </m:sSub>
          </m:e>
        </m:d>
        <m:r>
          <m:rPr>
            <m:sty m:val="p"/>
          </m:rPr>
          <w:rPr>
            <w:rFonts w:ascii="Cambria Math" w:hAnsi="Cambria Math"/>
          </w:rPr>
          <m:t>=</m:t>
        </m:r>
        <m:f>
          <m:fPr>
            <m:ctrlPr>
              <w:rPr>
                <w:rFonts w:ascii="Cambria Math" w:hAnsi="Cambria Math"/>
                <w:i/>
                <w:iCs/>
              </w:rPr>
            </m:ctrlPr>
          </m:fPr>
          <m:num>
            <m:sSub>
              <m:sSubPr>
                <m:ctrlPr>
                  <w:rPr>
                    <w:rFonts w:ascii="Cambria Math" w:hAnsi="Cambria Math"/>
                  </w:rPr>
                </m:ctrlPr>
              </m:sSubPr>
              <m:e>
                <m:r>
                  <w:rPr>
                    <w:rFonts w:ascii="Cambria Math" w:hAnsi="Cambria Math"/>
                  </w:rPr>
                  <m:t>N</m:t>
                </m:r>
              </m:e>
              <m:sub>
                <m:r>
                  <m:rPr>
                    <m:sty m:val="b"/>
                  </m:rPr>
                  <w:rPr>
                    <w:rFonts w:ascii="Cambria Math" w:hAnsi="Cambria Math"/>
                  </w:rPr>
                  <m:t>k</m:t>
                </m:r>
              </m:sub>
            </m:sSub>
            <m:ctrlPr>
              <w:rPr>
                <w:rFonts w:ascii="Cambria Math" w:hAnsi="Cambria Math"/>
              </w:rPr>
            </m:ctrlPr>
          </m:num>
          <m:den>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den>
        </m:f>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λ</m:t>
            </m:r>
          </m:sub>
        </m:sSub>
      </m:oMath>
      <w:r w:rsidRPr="00824C48">
        <w:t/>
      </w:r>
      <w:r>
        <w:rPr>
          <w:rFonts w:hint="eastAsia"/>
        </w:rPr>
        <w:t/>
      </w:r>
    </w:p>
    <w:p w14:paraId="73888F82" w14:textId="67F557B2" w:rsidR="00A84BDD" w:rsidRPr="00F95833" w:rsidRDefault="00A84BDD" w:rsidP="00F2786B">
      <w:pPr>
        <w:pStyle w:val="af2"/>
        <w:ind w:firstLine="480"/>
        <w:rPr>
          <w:i/>
          <w:iCs/>
          <w:vanish/>
          <w:specVanish/>
        </w:rPr>
      </w:pPr>
      <w:r>
        <w:rPr>
          <w:rStyle w:val="af3"/>
          <w:rFonts w:ascii="Times New Roman" w:hAnsi="Times New Roman"/>
        </w:rPr>
        <w:tab/>
      </w:r>
      <m:oMath>
        <m:f>
          <m:fPr>
            <m:ctrlPr>
              <w:rPr>
                <w:rStyle w:val="af3"/>
              </w:rPr>
            </m:ctrlPr>
          </m:fPr>
          <m:num>
            <m:r>
              <w:rPr>
                <w:rStyle w:val="af3"/>
              </w:rPr>
              <m:t>d</m:t>
            </m:r>
          </m:num>
          <m:den>
            <m:r>
              <w:rPr>
                <w:rStyle w:val="af3"/>
              </w:rPr>
              <m:t>dt</m:t>
            </m:r>
          </m:den>
        </m:f>
        <m:d>
          <m:dPr>
            <m:ctrlPr>
              <w:rPr>
                <w:rStyle w:val="af3"/>
              </w:rPr>
            </m:ctrlPr>
          </m:dPr>
          <m:e>
            <m:sSub>
              <m:sSubPr>
                <m:ctrlPr>
                  <w:rPr>
                    <w:rStyle w:val="af3"/>
                  </w:rPr>
                </m:ctrlPr>
              </m:sSubPr>
              <m:e>
                <m:acc>
                  <m:accPr>
                    <m:ctrlPr>
                      <w:rPr>
                        <w:rStyle w:val="af3"/>
                      </w:rPr>
                    </m:ctrlPr>
                  </m:accPr>
                  <m:e>
                    <m:r>
                      <w:rPr>
                        <w:rStyle w:val="af3"/>
                      </w:rPr>
                      <m:t>a</m:t>
                    </m:r>
                  </m:e>
                </m:acc>
              </m:e>
              <m:sub>
                <m:r>
                  <m:rPr>
                    <m:sty m:val="b"/>
                  </m:rPr>
                  <w:rPr>
                    <w:rStyle w:val="af3"/>
                  </w:rPr>
                  <m:t>k</m:t>
                </m:r>
                <m:r>
                  <m:rPr>
                    <m:sty m:val="p"/>
                  </m:rPr>
                  <w:rPr>
                    <w:rStyle w:val="af3"/>
                  </w:rPr>
                  <m:t>λ</m:t>
                </m:r>
              </m:sub>
            </m:sSub>
            <m:r>
              <m:rPr>
                <m:sty m:val="p"/>
              </m:rPr>
              <w:rPr>
                <w:rStyle w:val="af3"/>
              </w:rPr>
              <m:t>(</m:t>
            </m:r>
            <m:r>
              <w:rPr>
                <w:rStyle w:val="af3"/>
              </w:rPr>
              <m:t>t</m:t>
            </m:r>
            <m:r>
              <m:rPr>
                <m:sty m:val="p"/>
              </m:rPr>
              <w:rPr>
                <w:rStyle w:val="af3"/>
              </w:rPr>
              <m:t>)</m:t>
            </m:r>
            <m:sSup>
              <m:sSupPr>
                <m:ctrlPr>
                  <w:rPr>
                    <w:rStyle w:val="af3"/>
                  </w:rPr>
                </m:ctrlPr>
              </m:sSupPr>
              <m:e>
                <m:r>
                  <w:rPr>
                    <w:rStyle w:val="af3"/>
                  </w:rPr>
                  <m:t>e</m:t>
                </m:r>
              </m:e>
              <m:sup>
                <m:r>
                  <w:rPr>
                    <w:rStyle w:val="af3"/>
                  </w:rPr>
                  <m:t>i</m:t>
                </m:r>
                <m:sSub>
                  <m:sSubPr>
                    <m:ctrlPr>
                      <w:rPr>
                        <w:rStyle w:val="af3"/>
                      </w:rPr>
                    </m:ctrlPr>
                  </m:sSubPr>
                  <m:e>
                    <m:r>
                      <w:rPr>
                        <w:rStyle w:val="af3"/>
                      </w:rPr>
                      <m:t>ω</m:t>
                    </m:r>
                  </m:e>
                  <m:sub>
                    <m:r>
                      <m:rPr>
                        <m:sty m:val="p"/>
                      </m:rPr>
                      <w:rPr>
                        <w:rStyle w:val="af3"/>
                      </w:rPr>
                      <m:t>k</m:t>
                    </m:r>
                  </m:sub>
                </m:sSub>
                <m:r>
                  <w:rPr>
                    <w:rStyle w:val="af3"/>
                  </w:rPr>
                  <m:t>t</m:t>
                </m:r>
              </m:sup>
            </m:sSup>
          </m:e>
        </m:d>
        <m:r>
          <m:rPr>
            <m:sty m:val="p"/>
          </m:rPr>
          <w:rPr>
            <w:rStyle w:val="af3"/>
          </w:rPr>
          <m:t>=-</m:t>
        </m:r>
        <m:f>
          <m:fPr>
            <m:ctrlPr>
              <w:rPr>
                <w:rStyle w:val="af3"/>
              </w:rPr>
            </m:ctrlPr>
          </m:fPr>
          <m:num>
            <m:r>
              <w:rPr>
                <w:rStyle w:val="af3"/>
              </w:rPr>
              <m:t>i</m:t>
            </m:r>
          </m:num>
          <m:den>
            <m:r>
              <m:rPr>
                <m:sty m:val="p"/>
              </m:rPr>
              <w:rPr>
                <w:rStyle w:val="af3"/>
              </w:rPr>
              <m:t>ℏ</m:t>
            </m:r>
          </m:den>
        </m:f>
        <m:sSub>
          <m:sSubPr>
            <m:ctrlPr>
              <w:rPr>
                <w:rStyle w:val="af3"/>
              </w:rPr>
            </m:ctrlPr>
          </m:sSubPr>
          <m:e>
            <m:r>
              <w:rPr>
                <w:rStyle w:val="af3"/>
              </w:rPr>
              <m:t>V</m:t>
            </m:r>
          </m:e>
          <m:sub>
            <m:r>
              <m:rPr>
                <m:sty m:val="p"/>
              </m:rPr>
              <w:rPr>
                <w:rStyle w:val="af3"/>
              </w:rPr>
              <m:t>3</m:t>
            </m:r>
            <m:r>
              <w:rPr>
                <w:rStyle w:val="af3"/>
              </w:rPr>
              <m:t>D</m:t>
            </m:r>
          </m:sub>
        </m:sSub>
        <m:r>
          <m:rPr>
            <m:sty m:val="p"/>
          </m:rPr>
          <w:rPr>
            <w:rStyle w:val="af3"/>
          </w:rPr>
          <m:t>(</m:t>
        </m:r>
        <m:r>
          <m:rPr>
            <m:sty m:val="bi"/>
          </m:rPr>
          <w:rPr>
            <w:rStyle w:val="af3"/>
          </w:rPr>
          <m:t>k</m:t>
        </m:r>
        <m:r>
          <m:rPr>
            <m:sty m:val="p"/>
          </m:rPr>
          <w:rPr>
            <w:rStyle w:val="af3"/>
          </w:rPr>
          <m:t>,</m:t>
        </m:r>
        <m:r>
          <w:rPr>
            <w:rStyle w:val="af3"/>
          </w:rPr>
          <m:t>λ</m:t>
        </m:r>
        <m:r>
          <m:rPr>
            <m:sty m:val="p"/>
          </m:rPr>
          <w:rPr>
            <w:rStyle w:val="af3"/>
          </w:rPr>
          <m:t>)</m:t>
        </m:r>
        <m:sSup>
          <m:sSupPr>
            <m:ctrlPr>
              <w:rPr>
                <w:rStyle w:val="af3"/>
              </w:rPr>
            </m:ctrlPr>
          </m:sSupPr>
          <m:e>
            <m:r>
              <w:rPr>
                <w:rStyle w:val="af3"/>
              </w:rPr>
              <m:t>e</m:t>
            </m:r>
          </m:e>
          <m:sup>
            <m:r>
              <w:rPr>
                <w:rStyle w:val="af3"/>
              </w:rPr>
              <m:t>i</m:t>
            </m:r>
            <m:r>
              <m:rPr>
                <m:sty m:val="p"/>
              </m:rPr>
              <w:rPr>
                <w:rStyle w:val="af3"/>
              </w:rPr>
              <m:t>(</m:t>
            </m:r>
            <m:sSub>
              <m:sSubPr>
                <m:ctrlPr>
                  <w:rPr>
                    <w:rStyle w:val="af3"/>
                  </w:rPr>
                </m:ctrlPr>
              </m:sSubPr>
              <m:e>
                <m:r>
                  <w:rPr>
                    <w:rStyle w:val="af3"/>
                  </w:rPr>
                  <m:t>ω</m:t>
                </m:r>
              </m:e>
              <m:sub>
                <m:r>
                  <w:rPr>
                    <w:rStyle w:val="af3"/>
                  </w:rPr>
                  <m:t>k</m:t>
                </m:r>
              </m:sub>
            </m:sSub>
            <m:r>
              <m:rPr>
                <m:sty m:val="p"/>
              </m:rPr>
              <w:rPr>
                <w:rStyle w:val="af3"/>
              </w:rPr>
              <m:t>-</m:t>
            </m:r>
            <m:sSub>
              <m:sSubPr>
                <m:ctrlPr>
                  <w:rPr>
                    <w:rStyle w:val="af3"/>
                  </w:rPr>
                </m:ctrlPr>
              </m:sSubPr>
              <m:e>
                <m:r>
                  <w:rPr>
                    <w:rStyle w:val="af3"/>
                  </w:rPr>
                  <m:t>ω</m:t>
                </m:r>
              </m:e>
              <m:sub>
                <m:r>
                  <m:rPr>
                    <m:sty m:val="p"/>
                  </m:rPr>
                  <w:rPr>
                    <w:rStyle w:val="af3"/>
                  </w:rPr>
                  <m:t>0</m:t>
                </m:r>
              </m:sub>
            </m:sSub>
            <m:r>
              <m:rPr>
                <m:sty m:val="p"/>
              </m:rPr>
              <w:rPr>
                <w:rStyle w:val="af3"/>
              </w:rPr>
              <m:t>-</m:t>
            </m:r>
            <m:r>
              <w:rPr>
                <w:rStyle w:val="af3"/>
              </w:rPr>
              <m:t>iη</m:t>
            </m:r>
            <m:r>
              <m:rPr>
                <m:sty m:val="p"/>
              </m:rPr>
              <w:rPr>
                <w:rStyle w:val="af3"/>
              </w:rPr>
              <m:t>)</m:t>
            </m:r>
            <m:r>
              <w:rPr>
                <w:rStyle w:val="af3"/>
              </w:rPr>
              <m:t>t</m:t>
            </m:r>
          </m:sup>
        </m:sSup>
      </m:oMath>
      <w:r w:rsidRPr="00F2786B">
        <w:rPr>
          <w:rStyle w:val="af3"/>
        </w:rPr>
        <w:tab/>
      </w:r>
    </w:p>
    <w:p w14:paraId="58F66DAE" w14:textId="5EBF1BC1" w:rsidR="00A84BDD" w:rsidRPr="00F2786B" w:rsidRDefault="00A84BDD" w:rsidP="00F2786B">
      <w:pPr>
        <w:ind w:firstLine="480"/>
      </w:pPr>
      <w:r>
        <w:rPr>
          <w:rFonts w:hint="eastAsia"/>
        </w:rPr>
        <w:t>(</w:t>
      </w:r>
      <w:bookmarkStart w:id="287" w:name="Eq_41"/>
      <w:r>
        <w:fldChar w:fldCharType="begin"/>
      </w:r>
      <w:r>
        <w:instrText xml:space="preserve"> SEQ </w:instrText>
      </w:r>
      <w:r>
        <w:instrText>公式</w:instrText>
      </w:r>
      <w:r>
        <w:instrText xml:space="preserve"> \* ARABIC </w:instrText>
      </w:r>
      <w:r>
        <w:fldChar w:fldCharType="separate"/>
      </w:r>
      <w:r w:rsidR="00D4412F">
        <w:rPr>
          <w:noProof/>
        </w:rPr>
        <w:t>41</w:t>
      </w:r>
      <w:r>
        <w:fldChar w:fldCharType="end"/>
      </w:r>
      <w:bookmarkEnd w:id="287"/>
      <w:r>
        <w:rPr>
          <w:rFonts w:hint="eastAsia"/>
        </w:rPr>
        <w:t>)</w:t>
      </w:r>
    </w:p>
    <w:p w14:paraId="00DA8501" w14:textId="04FDD981" w:rsidR="00A84BDD" w:rsidRDefault="00A84BDD" w:rsidP="00F2786B">
      <w:pPr>
        <w:ind w:firstLine="480"/>
        <w:rPr>
          <w:bCs/>
        </w:rPr>
      </w:pPr>
      <w:r>
        <w:rPr>
          <w:rFonts w:hint="eastAsia"/>
          <w:bCs/>
        </w:rPr>
        <w:t xml:space="preserve">where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 xml:space="preserve"> is the adiabatic switch-on parameter for first-order perturbation theory. Solving Eq. 41 yields:</w:t>
      </w:r>
      <w:r>
        <w:rPr>
          <w:rFonts w:hint="eastAsia"/>
          <w:bCs/>
        </w:rPr>
        <w:t xml:space="preserve"/>
      </w:r>
      <w:r>
        <w:rPr>
          <w:rFonts w:hint="eastAsia"/>
          <w:bCs/>
        </w:rPr>
        <w:t xml:space="preserve"/>
      </w:r>
      <w:r w:rsidR="00D4412F">
        <w:rPr>
          <w:rFonts w:hint="eastAsia"/>
        </w:rPr>
        <w:fldChar w:fldCharType="begin"/>
      </w:r>
      <w:r w:rsidR="00D4412F">
        <w:rPr>
          <w:rFonts w:hint="eastAsia"/>
        </w:rPr>
        <w:instrText xml:space="preserve"> REF Eq_41 \h </w:instrText>
      </w:r>
      <w:r w:rsidR="00D4412F">
        <w:rPr>
          <w:rFonts w:hint="eastAsia"/>
        </w:rPr>
      </w:r>
      <w:r w:rsidR="00D4412F">
        <w:rPr>
          <w:rFonts w:hint="eastAsia"/>
        </w:rPr>
        <w:fldChar w:fldCharType="separate"/>
      </w:r>
      <w:r w:rsidR="00D4412F">
        <w:rPr>
          <w:noProof/>
        </w:rPr>
        <w:t xml:space="preserve"/>
      </w:r>
      <w:r w:rsidR="00D4412F">
        <w:rPr>
          <w:rFonts w:hint="eastAsia"/>
        </w:rPr>
        <w:fldChar w:fldCharType="end"/>
      </w:r>
      <w:r>
        <w:rPr>
          <w:rFonts w:hint="eastAsia"/>
          <w:bCs/>
        </w:rPr>
        <w:t xml:space="preserve"/>
      </w:r>
    </w:p>
    <w:p w14:paraId="5A2D3434" w14:textId="02E844C2" w:rsidR="00A84BDD" w:rsidRPr="00F95833" w:rsidRDefault="00A84BDD" w:rsidP="00F2786B">
      <w:pPr>
        <w:pStyle w:val="af2"/>
        <w:ind w:firstLine="480"/>
        <w:rPr>
          <w:i/>
          <w:iCs/>
          <w:vanish/>
          <w:specVanish/>
        </w:rPr>
      </w:pPr>
      <w:r>
        <w:rPr>
          <w:rStyle w:val="af3"/>
          <w:rFonts w:ascii="Times New Roman" w:hAnsi="Times New Roman"/>
        </w:rPr>
        <w:tab/>
      </w:r>
      <m:oMath>
        <m:sSub>
          <m:sSubPr>
            <m:ctrlPr>
              <w:rPr>
                <w:rStyle w:val="af3"/>
              </w:rPr>
            </m:ctrlPr>
          </m:sSubPr>
          <m:e>
            <m:acc>
              <m:accPr>
                <m:ctrlPr>
                  <w:rPr>
                    <w:rStyle w:val="af3"/>
                  </w:rPr>
                </m:ctrlPr>
              </m:accPr>
              <m:e>
                <m:r>
                  <w:rPr>
                    <w:rStyle w:val="af3"/>
                  </w:rPr>
                  <m:t>a</m:t>
                </m:r>
              </m:e>
            </m:acc>
          </m:e>
          <m:sub>
            <m:r>
              <m:rPr>
                <m:sty m:val="b"/>
              </m:rPr>
              <w:rPr>
                <w:rStyle w:val="af3"/>
              </w:rPr>
              <m:t>k</m:t>
            </m:r>
            <m:r>
              <m:rPr>
                <m:sty m:val="p"/>
              </m:rPr>
              <w:rPr>
                <w:rStyle w:val="af3"/>
              </w:rPr>
              <m:t>λ</m:t>
            </m:r>
          </m:sub>
        </m:sSub>
        <m:r>
          <m:rPr>
            <m:sty m:val="p"/>
          </m:rPr>
          <w:rPr>
            <w:rStyle w:val="af3"/>
          </w:rPr>
          <m:t>(</m:t>
        </m:r>
        <m:r>
          <w:rPr>
            <w:rStyle w:val="af3"/>
          </w:rPr>
          <m:t>t</m:t>
        </m:r>
        <m:r>
          <m:rPr>
            <m:sty m:val="p"/>
          </m:rPr>
          <w:rPr>
            <w:rStyle w:val="af3"/>
          </w:rPr>
          <m:t>)=-</m:t>
        </m:r>
        <m:f>
          <m:fPr>
            <m:ctrlPr>
              <w:rPr>
                <w:rStyle w:val="af3"/>
              </w:rPr>
            </m:ctrlPr>
          </m:fPr>
          <m:num>
            <m:sSub>
              <m:sSubPr>
                <m:ctrlPr>
                  <w:rPr>
                    <w:rStyle w:val="af3"/>
                  </w:rPr>
                </m:ctrlPr>
              </m:sSubPr>
              <m:e>
                <m:r>
                  <w:rPr>
                    <w:rStyle w:val="af3"/>
                  </w:rPr>
                  <m:t>V</m:t>
                </m:r>
              </m:e>
              <m:sub>
                <m:r>
                  <w:rPr>
                    <w:rStyle w:val="af3"/>
                  </w:rPr>
                  <m:t>3D</m:t>
                </m:r>
              </m:sub>
            </m:sSub>
            <m:r>
              <m:rPr>
                <m:sty m:val="p"/>
              </m:rPr>
              <w:rPr>
                <w:rStyle w:val="af3"/>
              </w:rPr>
              <m:t>(</m:t>
            </m:r>
            <m:r>
              <m:rPr>
                <m:sty m:val="b"/>
              </m:rPr>
              <w:rPr>
                <w:rStyle w:val="af3"/>
              </w:rPr>
              <m:t>k</m:t>
            </m:r>
            <m:r>
              <m:rPr>
                <m:sty m:val="p"/>
              </m:rPr>
              <w:rPr>
                <w:rStyle w:val="af3"/>
              </w:rPr>
              <m:t>,</m:t>
            </m:r>
            <m:r>
              <w:rPr>
                <w:rStyle w:val="af3"/>
              </w:rPr>
              <m:t>λ</m:t>
            </m:r>
            <m:r>
              <m:rPr>
                <m:sty m:val="p"/>
              </m:rPr>
              <w:rPr>
                <w:rStyle w:val="af3"/>
              </w:rPr>
              <m:t>)</m:t>
            </m:r>
          </m:num>
          <m:den>
            <m:r>
              <m:rPr>
                <m:sty m:val="p"/>
              </m:rPr>
              <w:rPr>
                <w:rStyle w:val="af3"/>
              </w:rPr>
              <m:t>ℏ</m:t>
            </m:r>
          </m:den>
        </m:f>
        <m:f>
          <m:fPr>
            <m:ctrlPr>
              <w:rPr>
                <w:rStyle w:val="af3"/>
              </w:rPr>
            </m:ctrlPr>
          </m:fPr>
          <m:num>
            <m:sSup>
              <m:sSupPr>
                <m:ctrlPr>
                  <w:rPr>
                    <w:rStyle w:val="af3"/>
                  </w:rPr>
                </m:ctrlPr>
              </m:sSupPr>
              <m:e>
                <m:r>
                  <w:rPr>
                    <w:rStyle w:val="af3"/>
                  </w:rPr>
                  <m:t>e</m:t>
                </m:r>
              </m:e>
              <m:sup>
                <m:r>
                  <m:rPr>
                    <m:sty m:val="p"/>
                  </m:rPr>
                  <w:rPr>
                    <w:rStyle w:val="af3"/>
                  </w:rPr>
                  <m:t>-</m:t>
                </m:r>
                <m:r>
                  <w:rPr>
                    <w:rStyle w:val="af3"/>
                  </w:rPr>
                  <m:t>i</m:t>
                </m:r>
                <m:sSub>
                  <m:sSubPr>
                    <m:ctrlPr>
                      <w:rPr>
                        <w:rStyle w:val="af3"/>
                      </w:rPr>
                    </m:ctrlPr>
                  </m:sSubPr>
                  <m:e>
                    <m:r>
                      <w:rPr>
                        <w:rStyle w:val="af3"/>
                      </w:rPr>
                      <m:t>ω</m:t>
                    </m:r>
                  </m:e>
                  <m:sub>
                    <m:r>
                      <w:rPr>
                        <w:rStyle w:val="af3"/>
                      </w:rPr>
                      <m:t>0</m:t>
                    </m:r>
                  </m:sub>
                </m:sSub>
                <m:r>
                  <w:rPr>
                    <w:rStyle w:val="af3"/>
                  </w:rPr>
                  <m:t>t</m:t>
                </m:r>
                <m:r>
                  <m:rPr>
                    <m:sty m:val="p"/>
                  </m:rPr>
                  <w:rPr>
                    <w:rStyle w:val="af3"/>
                  </w:rPr>
                  <m:t>+</m:t>
                </m:r>
                <m:r>
                  <w:rPr>
                    <w:rStyle w:val="af3"/>
                  </w:rPr>
                  <m:t>ηt</m:t>
                </m:r>
              </m:sup>
            </m:sSup>
          </m:num>
          <m:den>
            <m:sSub>
              <m:sSubPr>
                <m:ctrlPr>
                  <w:rPr>
                    <w:rStyle w:val="af3"/>
                  </w:rPr>
                </m:ctrlPr>
              </m:sSubPr>
              <m:e>
                <m:r>
                  <w:rPr>
                    <w:rStyle w:val="af3"/>
                  </w:rPr>
                  <m:t>ω</m:t>
                </m:r>
              </m:e>
              <m:sub>
                <m:r>
                  <w:rPr>
                    <w:rStyle w:val="af3"/>
                  </w:rPr>
                  <m:t>k</m:t>
                </m:r>
              </m:sub>
            </m:sSub>
            <m:r>
              <m:rPr>
                <m:sty m:val="p"/>
              </m:rPr>
              <w:rPr>
                <w:rStyle w:val="af3"/>
              </w:rPr>
              <m:t>-</m:t>
            </m:r>
            <m:sSub>
              <m:sSubPr>
                <m:ctrlPr>
                  <w:rPr>
                    <w:rStyle w:val="af3"/>
                  </w:rPr>
                </m:ctrlPr>
              </m:sSubPr>
              <m:e>
                <m:r>
                  <w:rPr>
                    <w:rStyle w:val="af3"/>
                  </w:rPr>
                  <m:t>ω</m:t>
                </m:r>
              </m:e>
              <m:sub>
                <m:r>
                  <w:rPr>
                    <w:rStyle w:val="af3"/>
                  </w:rPr>
                  <m:t>0</m:t>
                </m:r>
              </m:sub>
            </m:sSub>
            <m:r>
              <m:rPr>
                <m:sty m:val="p"/>
              </m:rPr>
              <w:rPr>
                <w:rStyle w:val="af3"/>
              </w:rPr>
              <m:t>-</m:t>
            </m:r>
            <m:r>
              <w:rPr>
                <w:rStyle w:val="af3"/>
              </w:rPr>
              <m:t>iη</m:t>
            </m:r>
          </m:den>
        </m:f>
      </m:oMath>
      <w:r>
        <w:rPr>
          <w:rStyle w:val="af3"/>
        </w:rPr>
        <w:tab/>
      </w:r>
    </w:p>
    <w:p w14:paraId="13389B9E" w14:textId="005314BD" w:rsidR="00A84BDD" w:rsidRPr="00F2786B" w:rsidRDefault="00A84BDD" w:rsidP="00F2786B">
      <w:pPr>
        <w:ind w:firstLine="480"/>
      </w:pPr>
      <w:r>
        <w:rPr>
          <w:rFonts w:hint="eastAsia"/>
        </w:rPr>
        <w:t>(</w:t>
      </w:r>
      <w:bookmarkStart w:id="288" w:name="Eq_42"/>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42</w:t>
      </w:r>
      <w:r>
        <w:fldChar w:fldCharType="end"/>
      </w:r>
      <w:bookmarkEnd w:id="288"/>
      <w:r>
        <w:rPr>
          <w:rFonts w:hint="eastAsia"/>
        </w:rPr>
        <w:t>)</w:t>
      </w:r>
    </w:p>
    <w:p w14:paraId="7DB6AA7A" w14:textId="3794ACF8" w:rsidR="00A84BDD" w:rsidRDefault="00A84BDD" w:rsidP="00F2786B">
      <w:pPr>
        <w:ind w:firstLine="480"/>
      </w:pPr>
      <w:r>
        <w:rPr>
          <w:rFonts w:hint="eastAsia"/>
        </w:rPr>
        <w:t xml:space="preserve">The expectation value of Eq. 42 then defines the steady-state coherent-state amplitude:</w:t>
      </w:r>
      <w:r>
        <w:rPr>
          <w:rFonts w:hint="eastAsia"/>
        </w:rPr>
        <w:t xml:space="preserve"/>
      </w:r>
      <w:r w:rsidR="00D4412F">
        <w:rPr>
          <w:rFonts w:hint="eastAsia"/>
        </w:rPr>
        <w:fldChar w:fldCharType="begin"/>
      </w:r>
      <w:r w:rsidR="00D4412F">
        <w:rPr>
          <w:rFonts w:hint="eastAsia"/>
        </w:rPr>
        <w:instrText xml:space="preserve"> REF Eq_42 \h </w:instrText>
      </w:r>
      <w:r w:rsidR="00D4412F">
        <w:rPr>
          <w:rFonts w:hint="eastAsia"/>
        </w:rPr>
      </w:r>
      <w:r w:rsidR="00D4412F">
        <w:rPr>
          <w:rFonts w:hint="eastAsia"/>
        </w:rPr>
        <w:fldChar w:fldCharType="separate"/>
      </w:r>
      <w:r w:rsidR="00D4412F">
        <w:rPr>
          <w:noProof/>
        </w:rPr>
        <w:t xml:space="preserve"/>
      </w:r>
      <w:r w:rsidR="00D4412F">
        <w:rPr>
          <w:rFonts w:hint="eastAsia"/>
        </w:rPr>
        <w:fldChar w:fldCharType="end"/>
      </w:r>
      <w:r>
        <w:rPr>
          <w:rFonts w:hint="eastAsia"/>
        </w:rPr>
        <w:t xml:space="preserve"/>
      </w:r>
    </w:p>
    <w:p w14:paraId="63B6FF5B" w14:textId="75C4E31E" w:rsidR="00A84BDD" w:rsidRPr="00F95833" w:rsidRDefault="00A84BDD" w:rsidP="00F2786B">
      <w:pPr>
        <w:pStyle w:val="af2"/>
        <w:ind w:firstLine="480"/>
        <w:rPr>
          <w:i/>
          <w:iCs/>
          <w:vanish/>
          <w:specVanish/>
        </w:rPr>
      </w:pPr>
      <w:r>
        <w:rPr>
          <w:rStyle w:val="af3"/>
          <w:rFonts w:ascii="Times New Roman" w:hAnsi="Times New Roman"/>
        </w:rPr>
        <w:tab/>
      </w:r>
      <m:oMath>
        <m:sSub>
          <m:sSubPr>
            <m:ctrlPr>
              <w:rPr>
                <w:rStyle w:val="af3"/>
                <w:i/>
              </w:rPr>
            </m:ctrlPr>
          </m:sSubPr>
          <m:e>
            <m:r>
              <w:rPr>
                <w:rStyle w:val="af3"/>
              </w:rPr>
              <m:t>α</m:t>
            </m:r>
          </m:e>
          <m:sub>
            <m:r>
              <w:rPr>
                <w:rStyle w:val="af3"/>
              </w:rPr>
              <m:t>3D</m:t>
            </m:r>
          </m:sub>
        </m:sSub>
        <m:r>
          <w:rPr>
            <w:rStyle w:val="af3"/>
          </w:rPr>
          <m:t>(</m:t>
        </m:r>
        <m:r>
          <m:rPr>
            <m:sty m:val="bi"/>
          </m:rPr>
          <w:rPr>
            <w:rStyle w:val="af3"/>
          </w:rPr>
          <m:t>k</m:t>
        </m:r>
        <m:r>
          <m:rPr>
            <m:sty m:val="p"/>
          </m:rPr>
          <w:rPr>
            <w:rStyle w:val="af3"/>
          </w:rPr>
          <m:t>,</m:t>
        </m:r>
        <m:r>
          <w:rPr>
            <w:rStyle w:val="af3"/>
          </w:rPr>
          <m:t>λ)=&lt;</m:t>
        </m:r>
        <m:sSub>
          <m:sSubPr>
            <m:ctrlPr>
              <w:rPr>
                <w:rStyle w:val="af3"/>
              </w:rPr>
            </m:ctrlPr>
          </m:sSubPr>
          <m:e>
            <m:acc>
              <m:accPr>
                <m:ctrlPr>
                  <w:rPr>
                    <w:rStyle w:val="af3"/>
                  </w:rPr>
                </m:ctrlPr>
              </m:accPr>
              <m:e>
                <m:r>
                  <w:rPr>
                    <w:rStyle w:val="af3"/>
                  </w:rPr>
                  <m:t>a</m:t>
                </m:r>
              </m:e>
            </m:acc>
          </m:e>
          <m:sub>
            <m:r>
              <m:rPr>
                <m:sty m:val="b"/>
              </m:rPr>
              <w:rPr>
                <w:rStyle w:val="af3"/>
              </w:rPr>
              <m:t>k</m:t>
            </m:r>
            <m:r>
              <m:rPr>
                <m:sty m:val="p"/>
              </m:rPr>
              <w:rPr>
                <w:rStyle w:val="af3"/>
              </w:rPr>
              <m:t>λ</m:t>
            </m:r>
          </m:sub>
        </m:sSub>
        <m:r>
          <m:rPr>
            <m:sty m:val="p"/>
          </m:rPr>
          <w:rPr>
            <w:rStyle w:val="af3"/>
          </w:rPr>
          <m:t>(</m:t>
        </m:r>
        <m:r>
          <w:rPr>
            <w:rStyle w:val="af3"/>
          </w:rPr>
          <m:t>t</m:t>
        </m:r>
        <m:r>
          <m:rPr>
            <m:sty m:val="p"/>
          </m:rPr>
          <w:rPr>
            <w:rStyle w:val="af3"/>
          </w:rPr>
          <m:t>)</m:t>
        </m:r>
        <m:r>
          <w:rPr>
            <w:rStyle w:val="af3"/>
          </w:rPr>
          <m:t>&gt;=</m:t>
        </m:r>
        <m:r>
          <m:rPr>
            <m:sty m:val="p"/>
          </m:rPr>
          <w:rPr>
            <w:rStyle w:val="af3"/>
          </w:rPr>
          <m:t>-</m:t>
        </m:r>
        <m:f>
          <m:fPr>
            <m:ctrlPr>
              <w:rPr>
                <w:rStyle w:val="af3"/>
              </w:rPr>
            </m:ctrlPr>
          </m:fPr>
          <m:num>
            <m:sSub>
              <m:sSubPr>
                <m:ctrlPr>
                  <w:rPr>
                    <w:rStyle w:val="af3"/>
                  </w:rPr>
                </m:ctrlPr>
              </m:sSubPr>
              <m:e>
                <m:r>
                  <w:rPr>
                    <w:rStyle w:val="af3"/>
                  </w:rPr>
                  <m:t>V</m:t>
                </m:r>
              </m:e>
              <m:sub>
                <m:r>
                  <w:rPr>
                    <w:rStyle w:val="af3"/>
                  </w:rPr>
                  <m:t>3D</m:t>
                </m:r>
              </m:sub>
            </m:sSub>
            <m:r>
              <m:rPr>
                <m:sty m:val="p"/>
              </m:rPr>
              <w:rPr>
                <w:rStyle w:val="af3"/>
              </w:rPr>
              <m:t>(</m:t>
            </m:r>
            <m:r>
              <m:rPr>
                <m:sty m:val="bi"/>
              </m:rPr>
              <w:rPr>
                <w:rStyle w:val="af3"/>
              </w:rPr>
              <m:t>k</m:t>
            </m:r>
            <m:r>
              <m:rPr>
                <m:sty m:val="p"/>
              </m:rPr>
              <w:rPr>
                <w:rStyle w:val="af3"/>
              </w:rPr>
              <m:t>,</m:t>
            </m:r>
            <m:r>
              <w:rPr>
                <w:rStyle w:val="af3"/>
              </w:rPr>
              <m:t>λ</m:t>
            </m:r>
            <m:r>
              <m:rPr>
                <m:sty m:val="p"/>
              </m:rPr>
              <w:rPr>
                <w:rStyle w:val="af3"/>
              </w:rPr>
              <m:t>)</m:t>
            </m:r>
          </m:num>
          <m:den>
            <m:r>
              <m:rPr>
                <m:sty m:val="p"/>
              </m:rPr>
              <w:rPr>
                <w:rStyle w:val="af3"/>
              </w:rPr>
              <m:t>ℏ</m:t>
            </m:r>
          </m:den>
        </m:f>
        <m:f>
          <m:fPr>
            <m:ctrlPr>
              <w:rPr>
                <w:rStyle w:val="af3"/>
              </w:rPr>
            </m:ctrlPr>
          </m:fPr>
          <m:num>
            <m:r>
              <w:rPr>
                <w:rStyle w:val="af3"/>
              </w:rPr>
              <m:t>1</m:t>
            </m:r>
          </m:num>
          <m:den>
            <m:sSub>
              <m:sSubPr>
                <m:ctrlPr>
                  <w:rPr>
                    <w:rStyle w:val="af3"/>
                  </w:rPr>
                </m:ctrlPr>
              </m:sSubPr>
              <m:e>
                <m:r>
                  <w:rPr>
                    <w:rStyle w:val="af3"/>
                  </w:rPr>
                  <m:t>ω</m:t>
                </m:r>
              </m:e>
              <m:sub>
                <m:r>
                  <w:rPr>
                    <w:rStyle w:val="af3"/>
                  </w:rPr>
                  <m:t>k</m:t>
                </m:r>
              </m:sub>
            </m:sSub>
            <m:r>
              <m:rPr>
                <m:sty m:val="p"/>
              </m:rPr>
              <w:rPr>
                <w:rStyle w:val="af3"/>
              </w:rPr>
              <m:t>-</m:t>
            </m:r>
            <m:sSub>
              <m:sSubPr>
                <m:ctrlPr>
                  <w:rPr>
                    <w:rStyle w:val="af3"/>
                  </w:rPr>
                </m:ctrlPr>
              </m:sSubPr>
              <m:e>
                <m:r>
                  <w:rPr>
                    <w:rStyle w:val="af3"/>
                  </w:rPr>
                  <m:t>ω</m:t>
                </m:r>
              </m:e>
              <m:sub>
                <m:r>
                  <w:rPr>
                    <w:rStyle w:val="af3"/>
                  </w:rPr>
                  <m:t>0</m:t>
                </m:r>
              </m:sub>
            </m:sSub>
            <m:r>
              <m:rPr>
                <m:sty m:val="p"/>
              </m:rPr>
              <w:rPr>
                <w:rStyle w:val="af3"/>
              </w:rPr>
              <m:t>-</m:t>
            </m:r>
            <m:r>
              <w:rPr>
                <w:rStyle w:val="af3"/>
              </w:rPr>
              <m:t>iη</m:t>
            </m:r>
          </m:den>
        </m:f>
      </m:oMath>
      <w:r>
        <w:rPr>
          <w:rStyle w:val="af3"/>
        </w:rPr>
        <w:tab/>
      </w:r>
    </w:p>
    <w:p w14:paraId="7E6F3BC4" w14:textId="2AB5D825" w:rsidR="00A84BDD" w:rsidRPr="00F2786B" w:rsidRDefault="00A84BDD" w:rsidP="00F2786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43</w:t>
      </w:r>
      <w:r>
        <w:fldChar w:fldCharType="end"/>
      </w:r>
      <w:r>
        <w:rPr>
          <w:rFonts w:hint="eastAsia"/>
        </w:rPr>
        <w:t>)</w:t>
      </w:r>
    </w:p>
    <w:p w14:paraId="0C54DC1F" w14:textId="393997C8" w:rsidR="00A84BDD" w:rsidRDefault="00A84BDD">
      <w:pPr>
        <w:pStyle w:val="a0"/>
        <w:ind w:firstLine="480"/>
      </w:pPr>
      <w:r>
        <w:rPr>
          <w:rFonts w:hint="eastAsia"/>
        </w:rPr>
        <w:t xml:space="preserve">In the three-dimensional coherent state, the expectation value of the vector-potential operator is:</w:t>
      </w:r>
      <m:oMath>
        <m:r>
          <m:rPr>
            <m:sty m:val="p"/>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3D</m:t>
            </m:r>
          </m:sub>
        </m:sSub>
        <m: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 xml:space="preserve"/>
      </w:r>
    </w:p>
    <w:p w14:paraId="2E8D45F0" w14:textId="32176898" w:rsidR="00A84BDD" w:rsidRPr="00F95833" w:rsidRDefault="00A84BDD" w:rsidP="00F2786B">
      <w:pPr>
        <w:pStyle w:val="af2"/>
        <w:ind w:firstLine="480"/>
        <w:rPr>
          <w:i/>
          <w:iCs/>
          <w:vanish/>
          <w:specVanish/>
        </w:rPr>
      </w:pPr>
      <w:r>
        <w:rPr>
          <w:rFonts w:ascii="Times New Roman" w:hAnsi="Times New Roman"/>
        </w:rPr>
        <w:tab/>
      </w:r>
      <m:oMath>
        <m:d>
          <m:dPr>
            <m:begChr m:val="⟨"/>
            <m:endChr m:val="⟩"/>
            <m:ctrlPr/>
          </m:dPr>
          <m:e>
            <m:acc>
              <m:accPr>
                <m:ctrlPr>
                  <w:rPr>
                    <w:i/>
                    <w:iCs/>
                  </w:rPr>
                </m:ctrlPr>
              </m:accPr>
              <m:e>
                <m:r>
                  <m:rPr>
                    <m:sty m:val="bi"/>
                  </m:rPr>
                  <m:t>A</m:t>
                </m:r>
              </m:e>
            </m:acc>
            <m:d>
              <m:dPr>
                <m:ctrlPr/>
              </m:dPr>
              <m:e>
                <m:r>
                  <m:rPr>
                    <m:sty m:val="bi"/>
                  </m:rPr>
                  <m:t>r</m:t>
                </m:r>
                <m:r>
                  <m:rPr>
                    <m:sty m:val="p"/>
                  </m:rPr>
                  <m:t>,</m:t>
                </m:r>
                <m:r>
                  <m:t>t</m:t>
                </m:r>
              </m:e>
            </m:d>
          </m:e>
        </m:d>
        <m:r>
          <m:rPr>
            <m:sty m:val="p"/>
          </m:rPr>
          <m:t>=∫</m:t>
        </m:r>
        <m:sSup>
          <m:sSupPr>
            <m:ctrlPr/>
          </m:sSupPr>
          <m:e>
            <m:r>
              <m:t>d</m:t>
            </m:r>
          </m:e>
          <m:sup>
            <m:r>
              <m:rPr>
                <m:sty m:val="p"/>
              </m:rPr>
              <m:t>2</m:t>
            </m:r>
          </m:sup>
        </m:sSup>
        <m:sSub>
          <m:sSubPr>
            <m:ctrlPr/>
          </m:sSubPr>
          <m:e>
            <m:r>
              <m:t>k</m:t>
            </m:r>
          </m:e>
          <m:sub>
            <m:r>
              <m:rPr>
                <m:sty m:val="p"/>
              </m:rPr>
              <m:t>⟂</m:t>
            </m:r>
          </m:sub>
        </m:sSub>
        <m:r>
          <m:rPr>
            <m:sty m:val="p"/>
          </m:rPr>
          <m:t>∫</m:t>
        </m:r>
        <m:r>
          <m:t>d</m:t>
        </m:r>
        <m:sSub>
          <m:sSubPr>
            <m:ctrlPr/>
          </m:sSubPr>
          <m:e>
            <m:r>
              <m:t>k</m:t>
            </m:r>
          </m:e>
          <m:sub>
            <m:r>
              <m:rPr>
                <m:sty m:val="p"/>
              </m:rPr>
              <m:t>z</m:t>
            </m:r>
          </m:sub>
        </m:sSub>
        <m:r>
          <m:rPr>
            <m:sty m:val="p"/>
          </m:rPr>
          <m:t>∙</m:t>
        </m:r>
        <m:sSub>
          <m:sSubPr>
            <m:ctrlPr/>
          </m:sSubPr>
          <m:e>
            <m:r>
              <m:t>α</m:t>
            </m:r>
          </m:e>
          <m:sub>
            <m:r>
              <m:rPr>
                <m:sty m:val="p"/>
              </m:rPr>
              <m:t>3</m:t>
            </m:r>
            <m:r>
              <m:t>D</m:t>
            </m:r>
          </m:sub>
        </m:sSub>
        <m:d>
          <m:dPr>
            <m:ctrlPr/>
          </m:dPr>
          <m:e>
            <m:r>
              <m:rPr>
                <m:sty m:val="b"/>
              </m:rPr>
              <m:t>k</m:t>
            </m:r>
            <m:r>
              <m:rPr>
                <m:sty m:val="p"/>
              </m:rPr>
              <m:t>,</m:t>
            </m:r>
            <m:r>
              <m:t>λ</m:t>
            </m:r>
          </m:e>
        </m:d>
        <m:r>
          <m:rPr>
            <m:sty m:val="p"/>
          </m:rPr>
          <m:t>∙</m:t>
        </m:r>
        <m:sSub>
          <m:sSubPr>
            <m:ctrlPr/>
          </m:sSubPr>
          <m:e>
            <m:r>
              <m:t>N</m:t>
            </m:r>
          </m:e>
          <m:sub>
            <m:r>
              <m:rPr>
                <m:sty m:val="b"/>
              </m:rPr>
              <m:t>k</m:t>
            </m:r>
          </m:sub>
        </m:sSub>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d>
              <m:dPr>
                <m:ctrlPr/>
              </m:dPr>
              <m:e>
                <m:sSub>
                  <m:sSubPr>
                    <m:ctrlPr/>
                  </m:sSubPr>
                  <m:e>
                    <m:r>
                      <m:t>ω</m:t>
                    </m:r>
                  </m:e>
                  <m:sub>
                    <m:r>
                      <m:rPr>
                        <m:sty m:val="p"/>
                      </m:rPr>
                      <m:t>k</m:t>
                    </m:r>
                  </m:sub>
                </m:sSub>
                <m:r>
                  <m:t>t</m:t>
                </m:r>
                <m:r>
                  <m:rPr>
                    <m:sty m:val="p"/>
                  </m:rPr>
                  <m:t>-</m:t>
                </m:r>
                <m:r>
                  <m:rPr>
                    <m:sty m:val="bi"/>
                  </m:rPr>
                  <m:t>k</m:t>
                </m:r>
                <m:r>
                  <m:t>⋅</m:t>
                </m:r>
                <m:r>
                  <m:rPr>
                    <m:sty m:val="bi"/>
                  </m:rPr>
                  <m:t>r</m:t>
                </m:r>
              </m:e>
            </m:d>
          </m:sup>
        </m:sSup>
      </m:oMath>
      <w:r>
        <w:tab/>
      </w:r>
    </w:p>
    <w:p w14:paraId="7CC0D642" w14:textId="674D7A8F" w:rsidR="00A84BDD" w:rsidRDefault="00A84BDD" w:rsidP="00F2786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44</w:t>
      </w:r>
      <w:r>
        <w:fldChar w:fldCharType="end"/>
      </w:r>
      <w:r>
        <w:rPr>
          <w:rFonts w:hint="eastAsia"/>
        </w:rPr>
        <w:t>)</w:t>
      </w:r>
    </w:p>
    <w:p w14:paraId="0CE8AC86" w14:textId="3A10927E" w:rsidR="00A84BDD" w:rsidRDefault="00A84BDD" w:rsidP="002F0FE3">
      <w:pPr>
        <w:pStyle w:val="a0"/>
        <w:tabs>
          <w:tab w:val="left" w:pos="567"/>
        </w:tabs>
        <w:ind w:firstLine="480"/>
      </w:pPr>
      <w:r>
        <w:rPr>
          <w:rFonts w:hint="eastAsia"/>
        </w:rPr>
        <w:t xml:space="preserve">Carrying out the change of variables </w:t>
      </w:r>
      <m:oMath>
        <m:r>
          <w:rPr>
            <w:rFonts w:ascii="Cambria Math" w:hAnsi="Cambria Math"/>
          </w:rPr>
          <m:t>d</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k</m:t>
            </m:r>
          </m:sub>
        </m:sSub>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k</m:t>
                </m:r>
              </m:sub>
            </m:sSub>
          </m:num>
          <m:den>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hAnsi="Cambria Math"/>
                  </w:rPr>
                </m:ctrlPr>
              </m:sSubPr>
              <m:e>
                <m:r>
                  <w:rPr>
                    <w:rFonts w:ascii="Cambria Math" w:hAnsi="Cambria Math"/>
                  </w:rPr>
                  <m:t>k</m:t>
                </m:r>
              </m:e>
              <m:sub>
                <m:r>
                  <w:rPr>
                    <w:rFonts w:ascii="Cambria Math" w:hAnsi="Cambria Math"/>
                  </w:rPr>
                  <m:t>z</m:t>
                </m:r>
              </m:sub>
            </m:sSub>
          </m:den>
        </m:f>
      </m:oMath>
      <w:r>
        <w:rPr>
          <w:rFonts w:hint="eastAsia"/>
        </w:rPr>
        <w:t xml:space="preserve"> using the Jacobian determinant yields:</w:t>
      </w:r>
    </w:p>
    <w:p w14:paraId="552F3E9C" w14:textId="31A1FD86" w:rsidR="00A84BDD" w:rsidRPr="00F95833" w:rsidRDefault="00A84BDD" w:rsidP="00F2786B">
      <w:pPr>
        <w:pStyle w:val="af2"/>
        <w:ind w:firstLine="480"/>
        <w:rPr>
          <w:i/>
          <w:iCs/>
          <w:vanish/>
          <w:specVanish/>
        </w:rPr>
      </w:pPr>
      <w:r>
        <w:rPr>
          <w:rFonts w:ascii="Times New Roman" w:hAnsi="Times New Roman"/>
        </w:rPr>
        <w:tab/>
      </w:r>
      <m:oMath>
        <m:d>
          <m:dPr>
            <m:begChr m:val="⟨"/>
            <m:endChr m:val="⟩"/>
            <m:ctrlPr/>
          </m:dPr>
          <m:e>
            <m:acc>
              <m:accPr>
                <m:ctrlPr>
                  <w:rPr>
                    <w:i/>
                    <w:iCs/>
                  </w:rPr>
                </m:ctrlPr>
              </m:accPr>
              <m:e>
                <m:r>
                  <m:rPr>
                    <m:sty m:val="bi"/>
                  </m:rPr>
                  <m:t>A</m:t>
                </m:r>
              </m:e>
            </m:acc>
            <m:d>
              <m:dPr>
                <m:ctrlPr/>
              </m:dPr>
              <m:e>
                <m:r>
                  <m:rPr>
                    <m:sty m:val="b"/>
                  </m:rPr>
                  <m:t>r</m:t>
                </m:r>
                <m:r>
                  <m:rPr>
                    <m:sty m:val="p"/>
                  </m:rPr>
                  <m:t>,</m:t>
                </m:r>
                <m:r>
                  <m:t>t</m:t>
                </m:r>
              </m:e>
            </m:d>
          </m:e>
        </m:d>
        <m:r>
          <m:rPr>
            <m:sty m:val="p"/>
          </m:rPr>
          <m:t>=∫</m:t>
        </m:r>
        <m:sSup>
          <m:sSupPr>
            <m:ctrlPr/>
          </m:sSupPr>
          <m:e>
            <m:r>
              <m:t>d</m:t>
            </m:r>
          </m:e>
          <m:sup>
            <m:r>
              <m:rPr>
                <m:sty m:val="p"/>
              </m:rPr>
              <m:t>2</m:t>
            </m:r>
          </m:sup>
        </m:sSup>
        <m:sSub>
          <m:sSubPr>
            <m:ctrlPr/>
          </m:sSubPr>
          <m:e>
            <m:r>
              <m:t>k</m:t>
            </m:r>
          </m:e>
          <m:sub>
            <m:r>
              <m:rPr>
                <m:sty m:val="p"/>
              </m:rPr>
              <m:t>⟂</m:t>
            </m:r>
          </m:sub>
        </m:sSub>
        <m:r>
          <m:rPr>
            <m:sty m:val="p"/>
          </m:rPr>
          <m:t>∙-</m:t>
        </m:r>
        <m:f>
          <m:fPr>
            <m:ctrlPr/>
          </m:fPr>
          <m:num>
            <m:r>
              <m:rPr>
                <m:sty m:val="p"/>
              </m:rPr>
              <m:t>2</m:t>
            </m:r>
            <m:r>
              <m:t>πi</m:t>
            </m:r>
            <m:sSub>
              <m:sSubPr>
                <m:ctrlPr/>
              </m:sSubPr>
              <m:e>
                <m:r>
                  <m:t>ω</m:t>
                </m:r>
              </m:e>
              <m:sub>
                <m:r>
                  <m:rPr>
                    <m:sty m:val="p"/>
                  </m:rPr>
                  <m:t>0</m:t>
                </m:r>
              </m:sub>
            </m:sSub>
          </m:num>
          <m:den>
            <m:r>
              <m:rPr>
                <m:sty m:val="p"/>
              </m:rPr>
              <m:t>ℏ</m:t>
            </m:r>
            <m:sSup>
              <m:sSupPr>
                <m:ctrlPr/>
              </m:sSupPr>
              <m:e>
                <m:r>
                  <m:t>c</m:t>
                </m:r>
              </m:e>
              <m:sup>
                <m:r>
                  <m:rPr>
                    <m:sty m:val="p"/>
                  </m:rPr>
                  <m:t>2</m:t>
                </m:r>
              </m:sup>
            </m:sSup>
            <m:sSub>
              <m:sSubPr>
                <m:ctrlPr/>
              </m:sSubPr>
              <m:e>
                <m:r>
                  <m:t>k</m:t>
                </m:r>
              </m:e>
              <m:sub>
                <m:r>
                  <m:t>z</m:t>
                </m:r>
              </m:sub>
            </m:sSub>
          </m:den>
        </m:f>
        <m:sSub>
          <m:sSubPr>
            <m:ctrlPr/>
          </m:sSubPr>
          <m:e>
            <m:r>
              <m:rPr>
                <m:sty m:val="p"/>
              </m:rPr>
              <m:t>∙</m:t>
            </m:r>
            <m:sSub>
              <m:sSubPr>
                <m:ctrlPr/>
              </m:sSubPr>
              <m:e>
                <m:r>
                  <m:t>N</m:t>
                </m:r>
              </m:e>
              <m:sub>
                <m:r>
                  <m:rPr>
                    <m:sty m:val="b"/>
                  </m:rPr>
                  <m:t>k</m:t>
                </m:r>
              </m:sub>
            </m:sSub>
            <m:r>
              <m:rPr>
                <m:sty m:val="p"/>
              </m:rPr>
              <m:t>∙</m:t>
            </m:r>
            <m:r>
              <m:t>V</m:t>
            </m:r>
          </m:e>
          <m:sub>
            <m:r>
              <m:rPr>
                <m:sty m:val="p"/>
              </m:rPr>
              <m:t>3</m:t>
            </m:r>
            <m:r>
              <m:t>D</m:t>
            </m:r>
          </m:sub>
        </m:sSub>
        <m:d>
          <m:dPr>
            <m:ctrlPr/>
          </m:dPr>
          <m:e>
            <m:r>
              <m:rPr>
                <m:sty m:val="b"/>
              </m:rPr>
              <m:t>k</m:t>
            </m:r>
            <m:r>
              <m:rPr>
                <m:sty m:val="p"/>
              </m:rPr>
              <m:t>,</m:t>
            </m:r>
            <m:r>
              <m:t>λ</m:t>
            </m:r>
          </m:e>
        </m:d>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d>
              <m:dPr>
                <m:ctrlPr/>
              </m:dPr>
              <m:e>
                <m:sSub>
                  <m:sSubPr>
                    <m:ctrlPr/>
                  </m:sSubPr>
                  <m:e>
                    <m:r>
                      <m:t>ω</m:t>
                    </m:r>
                  </m:e>
                  <m:sub>
                    <m:r>
                      <m:t>0</m:t>
                    </m:r>
                  </m:sub>
                </m:sSub>
                <m:r>
                  <m:t>t</m:t>
                </m:r>
                <m:r>
                  <m:rPr>
                    <m:sty m:val="p"/>
                  </m:rPr>
                  <m:t>-</m:t>
                </m:r>
                <m:r>
                  <m:rPr>
                    <m:sty m:val="bi"/>
                  </m:rPr>
                  <m:t>k</m:t>
                </m:r>
                <m:r>
                  <m:t>⋅</m:t>
                </m:r>
                <m:r>
                  <m:rPr>
                    <m:sty m:val="bi"/>
                  </m:rPr>
                  <m:t>r</m:t>
                </m:r>
              </m:e>
            </m:d>
          </m:sup>
        </m:sSup>
      </m:oMath>
      <w:r>
        <w:tab/>
      </w:r>
    </w:p>
    <w:p w14:paraId="1081CDC7" w14:textId="5246109E" w:rsidR="00A84BDD" w:rsidRPr="00FA167C" w:rsidRDefault="00A84BDD" w:rsidP="00F2786B">
      <w:pPr>
        <w:ind w:firstLine="480"/>
      </w:pPr>
      <w:r>
        <w:rPr>
          <w:rFonts w:hint="eastAsia"/>
        </w:rPr>
        <w:t>(</w:t>
      </w:r>
      <w:bookmarkStart w:id="289" w:name="Eq_31"/>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45</w:t>
      </w:r>
      <w:r>
        <w:fldChar w:fldCharType="end"/>
      </w:r>
      <w:bookmarkEnd w:id="289"/>
      <w:r>
        <w:rPr>
          <w:rFonts w:hint="eastAsia"/>
        </w:rPr>
        <w:t>)</w:t>
      </w:r>
    </w:p>
    <w:p w14:paraId="5EBFFC5F" w14:textId="25938D6F" w:rsidR="00A84BDD" w:rsidRPr="00F95833" w:rsidRDefault="00825557" w:rsidP="003B58BE">
      <w:pPr>
        <w:pStyle w:val="1"/>
      </w:pPr>
      <w:bookmarkStart w:id="290" w:name="sec:results"/>
      <w:bookmarkEnd w:id="255"/>
      <w:bookmarkEnd w:id="274"/>
      <w:r>
        <w:t xml:space="preserve">VI.  RESULTS</w:t>
      </w:r>
    </w:p>
    <w:p w14:paraId="0641A161" w14:textId="77777777" w:rsidR="00A84BDD" w:rsidRPr="00F95833" w:rsidRDefault="00A84BDD" w:rsidP="00935411">
      <w:pPr>
        <w:pStyle w:val="TOC"/>
        <w:ind w:firstLine="301"/>
      </w:pPr>
      <w:bookmarkStart w:id="291" w:name="经典极限复现-bethe-结果"/>
      <w:r>
        <w:t xml:space="preserve">Classical Limit: Recovery of the Bethe Result</w:t>
      </w:r>
    </w:p>
    <w:p w14:paraId="1ED8CA0D" w14:textId="56DA74C5" w:rsidR="00A84BDD" w:rsidRDefault="00A84BDD" w:rsidP="00935411">
      <w:pPr>
        <w:ind w:firstLine="480"/>
      </w:pPr>
      <w:r>
        <w:rPr>
          <w:rFonts w:hint="eastAsia"/>
        </w:rPr>
        <w:t xml:space="preserve">The expectation value of the Weyl-expanded vector-potential operator (i.e., Eq. 32) in the coherent state </w:t>
      </w:r>
      <w:r>
        <w:rPr>
          <w:rFonts w:hint="eastAsia"/>
        </w:rPr>
        <w:t xml:space="preserve"> is</w:t>
      </w:r>
      <w:r w:rsidR="00A0181B">
        <w:rPr>
          <w:rFonts w:hint="eastAsia"/>
        </w:rPr>
        <w:t xml:space="preserve"/>
      </w:r>
      <w:r w:rsidR="00A0181B">
        <w:rPr>
          <w:rFonts w:hint="eastAsia"/>
        </w:rPr>
        <w:t xml:space="preserve"/>
      </w:r>
      <w:r w:rsidR="00A0181B">
        <w:rPr>
          <w:rFonts w:hint="eastAsia"/>
        </w:rPr>
        <w:fldChar w:fldCharType="begin"/>
      </w:r>
      <w:r w:rsidR="00A0181B">
        <w:rPr>
          <w:rFonts w:hint="eastAsia"/>
        </w:rPr>
        <w:instrText xml:space="preserve"> REF Eq_32 \h </w:instrText>
      </w:r>
      <w:r w:rsidR="00A0181B">
        <w:rPr>
          <w:rFonts w:hint="eastAsia"/>
        </w:rPr>
      </w:r>
      <w:r w:rsidR="00A0181B">
        <w:rPr>
          <w:rFonts w:hint="eastAsia"/>
        </w:rPr>
        <w:fldChar w:fldCharType="separate"/>
      </w:r>
      <w:r w:rsidR="00A0181B">
        <w:rPr>
          <w:noProof/>
        </w:rPr>
        <w:t xml:space="preserve"/>
      </w:r>
      <w:r w:rsidR="00A0181B">
        <w:rPr>
          <w:rFonts w:hint="eastAsia"/>
        </w:rPr>
        <w:fldChar w:fldCharType="end"/>
      </w:r>
      <w:r w:rsidR="00A0181B">
        <w:rPr>
          <w:rFonts w:hint="eastAsia"/>
        </w:rPr>
        <w:t xml:space="preserve"/>
      </w:r>
      <w:r>
        <w:rPr>
          <w:rFonts w:hint="eastAsia"/>
        </w:rPr>
        <w:t/>
      </w:r>
      <w:r w:rsidRPr="00F95833">
        <w:rPr>
          <w:rFonts w:hint="eastAsia"/>
        </w:rPr>
        <w:t/>
      </w:r>
      <w:r w:rsidRPr="00F95833">
        <w:t xml:space="preserve"/>
      </w:r>
      <m:oMath>
        <m:r>
          <m:rPr>
            <m:sty m:val="p"/>
          </m:rPr>
          <w:rPr>
            <w:rFonts w:ascii="Cambria Math" w:hAnsi="Cambria Math"/>
          </w:rPr>
          <m:t>|{</m:t>
        </m:r>
        <m:sSub>
          <m:sSubPr>
            <m:ctrlPr>
              <w:rPr>
                <w:rFonts w:ascii="Cambria Math" w:hAnsi="Cambria Math"/>
              </w:rPr>
            </m:ctrlPr>
          </m:sSubPr>
          <m:e>
            <m:r>
              <w:rPr>
                <w:rFonts w:ascii="Cambria Math" w:hAnsi="Cambria Math"/>
              </w:rPr>
              <m:t>α</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λ</m:t>
            </m:r>
          </m:sub>
        </m:sSub>
        <m:r>
          <m:rPr>
            <m:sty m:val="p"/>
          </m:rPr>
          <w:rPr>
            <w:rFonts w:ascii="Cambria Math" w:hAnsi="Cambria Math"/>
          </w:rPr>
          <m:t>}⟩</m:t>
        </m:r>
      </m:oMath>
      <w:r w:rsidRPr="00F95833">
        <w:t xml:space="preserve"/>
      </w:r>
      <w:r w:rsidRPr="00F95833">
        <w:rPr>
          <w:rFonts w:hint="eastAsia"/>
        </w:rPr>
        <w:t/>
      </w:r>
    </w:p>
    <w:p w14:paraId="7DCC16F5" w14:textId="6BCAA3D5" w:rsidR="00A84BDD" w:rsidRPr="00F95833" w:rsidRDefault="00A84BDD" w:rsidP="00935411">
      <w:pPr>
        <w:pStyle w:val="af2"/>
        <w:ind w:firstLine="480"/>
        <w:rPr>
          <w:i/>
          <w:iCs/>
          <w:vanish/>
          <w:specVanish/>
        </w:rPr>
      </w:pPr>
      <w:r>
        <w:rPr>
          <w:rFonts w:ascii="Times New Roman" w:hAnsi="Times New Roman"/>
        </w:rPr>
        <w:tab/>
      </w:r>
      <m:oMath>
        <m:d>
          <m:dPr>
            <m:begChr m:val="⟨"/>
            <m:endChr m:val="⟩"/>
            <m:ctrlPr/>
          </m:dPr>
          <m:e>
            <m:acc>
              <m:accPr>
                <m:ctrlPr/>
              </m:accPr>
              <m:e>
                <m:r>
                  <m:rPr>
                    <m:sty m:val="bi"/>
                  </m:rPr>
                  <m:t>A</m:t>
                </m:r>
              </m:e>
            </m:acc>
            <m:d>
              <m:dPr>
                <m:ctrlPr/>
              </m:dPr>
              <m:e>
                <m:r>
                  <m:rPr>
                    <m:sty m:val="b"/>
                  </m:rPr>
                  <m:t>r</m:t>
                </m:r>
                <m:r>
                  <m:rPr>
                    <m:sty m:val="p"/>
                  </m:rPr>
                  <m:t>,</m:t>
                </m:r>
                <m:r>
                  <m:t>t</m:t>
                </m:r>
              </m:e>
            </m:d>
          </m:e>
        </m:d>
        <m:r>
          <m:rPr>
            <m:sty m:val="p"/>
          </m:rPr>
          <m:t>=∫</m:t>
        </m:r>
        <m:sSup>
          <m:sSupPr>
            <m:ctrlPr/>
          </m:sSupPr>
          <m:e>
            <m:r>
              <m:t>d</m:t>
            </m:r>
          </m:e>
          <m:sup>
            <m:r>
              <m:t>2</m:t>
            </m:r>
          </m:sup>
        </m:sSup>
        <m:sSub>
          <m:sSubPr>
            <m:ctrlPr/>
          </m:sSubPr>
          <m:e>
            <m:r>
              <m:t>k</m:t>
            </m:r>
          </m:e>
          <m:sub>
            <m:r>
              <m:rPr>
                <m:sty m:val="p"/>
              </m:rPr>
              <m:t>⟂</m:t>
            </m:r>
          </m:sub>
        </m:sSub>
        <m:nary>
          <m:naryPr>
            <m:chr m:val="∑"/>
            <m:limLoc m:val="undOvr"/>
            <m:supHide m:val="1"/>
            <m:ctrlPr>
              <w:rPr>
                <w:i/>
              </w:rPr>
            </m:ctrlPr>
          </m:naryPr>
          <m:sub>
            <m:r>
              <m:t>λ</m:t>
            </m:r>
          </m:sub>
          <m:sup/>
          <m:e>
            <m:sSub>
              <m:sSubPr>
                <m:ctrlPr/>
              </m:sSubPr>
              <m:e>
                <m:r>
                  <m:t>α</m:t>
                </m:r>
              </m:e>
              <m:sub>
                <m:sSub>
                  <m:sSubPr>
                    <m:ctrlPr/>
                  </m:sSubPr>
                  <m:e>
                    <m:r>
                      <m:t>k</m:t>
                    </m:r>
                  </m:e>
                  <m:sub>
                    <m:r>
                      <m:rPr>
                        <m:sty m:val="p"/>
                      </m:rPr>
                      <m:t>⟂</m:t>
                    </m:r>
                  </m:sub>
                </m:sSub>
                <m:r>
                  <m:rPr>
                    <m:sty m:val="p"/>
                  </m:rPr>
                  <m:t>,</m:t>
                </m:r>
                <m:r>
                  <m:t>λ</m:t>
                </m:r>
              </m:sub>
            </m:sSub>
            <m:sSub>
              <m:sSubPr>
                <m:ctrlPr/>
              </m:sSubPr>
              <m:e>
                <m:r>
                  <m:t>C</m:t>
                </m:r>
              </m:e>
              <m:sub>
                <m:sSub>
                  <m:sSubPr>
                    <m:ctrlPr/>
                  </m:sSubPr>
                  <m:e>
                    <m:r>
                      <m:t>k</m:t>
                    </m:r>
                  </m:e>
                  <m:sub>
                    <m:r>
                      <m:rPr>
                        <m:sty m:val="p"/>
                      </m:rPr>
                      <m:t>⟂</m:t>
                    </m:r>
                  </m:sub>
                </m:sSub>
              </m:sub>
            </m:sSub>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r>
                  <m:rPr>
                    <m:sty m:val="p"/>
                  </m:rPr>
                  <m:t>(</m:t>
                </m:r>
                <m:sSub>
                  <m:sSubPr>
                    <m:ctrlPr/>
                  </m:sSubPr>
                  <m:e>
                    <m:r>
                      <m:t>ω</m:t>
                    </m:r>
                  </m:e>
                  <m:sub>
                    <m:r>
                      <m:rPr>
                        <m:sty m:val="p"/>
                      </m:rPr>
                      <m:t>0</m:t>
                    </m:r>
                  </m:sub>
                </m:sSub>
                <m:r>
                  <m:t>t</m:t>
                </m:r>
                <m:r>
                  <m:rPr>
                    <m:sty m:val="p"/>
                  </m:rPr>
                  <m:t>-</m:t>
                </m:r>
                <m:sSub>
                  <m:sSubPr>
                    <m:ctrlPr>
                      <w:rPr>
                        <w:i/>
                        <w:iCs/>
                      </w:rPr>
                    </m:ctrlPr>
                  </m:sSubPr>
                  <m:e>
                    <m:r>
                      <m:rPr>
                        <m:sty m:val="bi"/>
                      </m:rPr>
                      <m:t>k</m:t>
                    </m:r>
                  </m:e>
                  <m:sub>
                    <m:r>
                      <m:t>⟂</m:t>
                    </m:r>
                  </m:sub>
                </m:sSub>
                <m:r>
                  <m:rPr>
                    <m:sty m:val="p"/>
                  </m:rPr>
                  <m:t>⋅</m:t>
                </m:r>
                <m:r>
                  <m:rPr>
                    <m:sty m:val="bi"/>
                  </m:rPr>
                  <m:t>ρ</m:t>
                </m:r>
                <m:r>
                  <m:rPr>
                    <m:sty m:val="p"/>
                  </m:rPr>
                  <m:t>-</m:t>
                </m:r>
                <m:sSub>
                  <m:sSubPr>
                    <m:ctrlPr/>
                  </m:sSubPr>
                  <m:e>
                    <m:r>
                      <m:t>k</m:t>
                    </m:r>
                  </m:e>
                  <m:sub>
                    <m:r>
                      <m:t>z</m:t>
                    </m:r>
                  </m:sub>
                </m:sSub>
                <m:r>
                  <m:t>z</m:t>
                </m:r>
                <m:r>
                  <m:rPr>
                    <m:sty m:val="p"/>
                  </m:rPr>
                  <m:t>)</m:t>
                </m:r>
              </m:sup>
            </m:sSup>
            <m:r>
              <m:t> </m:t>
            </m:r>
            <m:r>
              <m:rPr>
                <m:sty m:val="p"/>
              </m:rPr>
              <m:t>.</m:t>
            </m:r>
          </m:e>
        </m:nary>
      </m:oMath>
      <w:r>
        <w:tab/>
      </w:r>
    </w:p>
    <w:p w14:paraId="1999A4BA" w14:textId="2EA1005D" w:rsidR="00A84BDD" w:rsidRPr="00935411" w:rsidRDefault="00A84BDD" w:rsidP="00935411">
      <w:pPr>
        <w:ind w:firstLine="480"/>
      </w:pPr>
      <w:r w:rsidRPr="00935411">
        <w:rPr>
          <w:rFonts w:hint="eastAsia"/>
        </w:rPr>
        <w:t>(</w:t>
      </w:r>
      <w:r w:rsidRPr="00935411">
        <w:fldChar w:fldCharType="begin"/>
      </w:r>
      <w:r w:rsidRPr="00935411">
        <w:instrText xml:space="preserve"> </w:instrText>
      </w:r>
      <w:r w:rsidRPr="00935411">
        <w:rPr>
          <w:rFonts w:hint="eastAsia"/>
        </w:rPr>
        <w:instrText xml:space="preserve">SEQ </w:instrText>
      </w:r>
      <w:r w:rsidRPr="00935411">
        <w:rPr>
          <w:rFonts w:hint="eastAsia"/>
        </w:rPr>
        <w:instrText>公式</w:instrText>
      </w:r>
      <w:r w:rsidRPr="00935411">
        <w:rPr>
          <w:rFonts w:hint="eastAsia"/>
        </w:rPr>
        <w:instrText xml:space="preserve"> \* ARABIC</w:instrText>
      </w:r>
      <w:r w:rsidRPr="00935411">
        <w:instrText xml:space="preserve"> </w:instrText>
      </w:r>
      <w:r w:rsidRPr="00935411">
        <w:fldChar w:fldCharType="separate"/>
      </w:r>
      <w:r w:rsidR="00D4412F">
        <w:rPr>
          <w:noProof/>
        </w:rPr>
        <w:t>46</w:t>
      </w:r>
      <w:r w:rsidRPr="00935411">
        <w:fldChar w:fldCharType="end"/>
      </w:r>
      <w:r w:rsidRPr="00935411">
        <w:rPr>
          <w:rFonts w:hint="eastAsia"/>
        </w:rPr>
        <w:t>)</w:t>
      </w:r>
    </w:p>
    <w:p w14:paraId="36512074" w14:textId="1516E17E" w:rsidR="00A84BDD" w:rsidRPr="00F95833" w:rsidRDefault="00A84BDD" w:rsidP="00E114FE">
      <w:pPr>
        <w:ind w:firstLine="480"/>
      </w:pPr>
      <w:r>
        <w:rPr>
          <w:rFonts w:hint="eastAsia"/>
        </w:rPr>
        <w:t xml:space="preserve">Comparison with Eq. 45 yields:</w:t>
      </w:r>
      <w:r>
        <w:rPr>
          <w:rFonts w:hint="eastAsia"/>
        </w:rPr>
        <w:t xml:space="preserve"/>
      </w:r>
      <w:r>
        <w:rPr>
          <w:rFonts w:hint="eastAsia"/>
        </w:rPr>
        <w:fldChar w:fldCharType="begin"/>
      </w:r>
      <w:r>
        <w:rPr>
          <w:rFonts w:hint="eastAsia"/>
        </w:rPr>
        <w:instrText xml:space="preserve"> REF Eq_31 \h </w:instrText>
      </w:r>
      <w:r>
        <w:rPr>
          <w:rFonts w:hint="eastAsia"/>
        </w:rPr>
      </w:r>
      <w:r>
        <w:rPr>
          <w:rFonts w:hint="eastAsia"/>
        </w:rPr>
        <w:fldChar w:fldCharType="separate"/>
      </w:r>
      <w:r w:rsidR="00D4412F">
        <w:rPr>
          <w:noProof/>
        </w:rPr>
        <w:t xml:space="preserve"/>
      </w:r>
      <w:r>
        <w:rPr>
          <w:rFonts w:hint="eastAsia"/>
        </w:rPr>
        <w:fldChar w:fldCharType="end"/>
      </w:r>
      <w:r>
        <w:rPr>
          <w:rFonts w:hint="eastAsia"/>
        </w:rPr>
        <w:t xml:space="preserve"/>
      </w:r>
      <w:r w:rsidRPr="00F95833">
        <w:rPr>
          <w:rFonts w:hint="eastAsia"/>
        </w:rPr>
        <w:t xml:space="preserve"/>
      </w:r>
    </w:p>
    <w:p w14:paraId="6156D469" w14:textId="7E406A95" w:rsidR="00A84BDD" w:rsidRPr="00F95833" w:rsidRDefault="00000000" w:rsidP="00A84BDD">
      <w:pPr>
        <w:pStyle w:val="af2"/>
        <w:rPr>
          <w:i/>
          <w:iCs/>
          <w:vanish/>
          <w:specVanish/>
        </w:rPr>
      </w:pPr>
      <m:oMath>
        <m:sSub>
          <m:sSubPr>
            <m:ctrlPr/>
          </m:sSubPr>
          <m:e>
            <m:r>
              <m:t>α</m:t>
            </m:r>
          </m:e>
          <m:sub>
            <m:sSub>
              <m:sSubPr>
                <m:ctrlPr/>
              </m:sSubPr>
              <m:e>
                <m:r>
                  <m:t>k</m:t>
                </m:r>
              </m:e>
              <m:sub>
                <m:r>
                  <m:rPr>
                    <m:sty m:val="p"/>
                  </m:rPr>
                  <m:t>⟂</m:t>
                </m:r>
              </m:sub>
            </m:sSub>
            <m:r>
              <m:rPr>
                <m:sty m:val="p"/>
              </m:rPr>
              <m:t>,</m:t>
            </m:r>
            <m:r>
              <m:t>λ</m:t>
            </m:r>
          </m:sub>
        </m:sSub>
        <m:r>
          <m:t> </m:t>
        </m:r>
        <m:sSub>
          <m:sSubPr>
            <m:ctrlPr/>
          </m:sSubPr>
          <m:e>
            <m:r>
              <m:t>C</m:t>
            </m:r>
          </m:e>
          <m:sub>
            <m:sSub>
              <m:sSubPr>
                <m:ctrlPr/>
              </m:sSubPr>
              <m:e>
                <m:r>
                  <m:t>k</m:t>
                </m:r>
              </m:e>
              <m:sub>
                <m:r>
                  <m:rPr>
                    <m:sty m:val="p"/>
                  </m:rPr>
                  <m:t>⟂</m:t>
                </m:r>
              </m:sub>
            </m:sSub>
          </m:sub>
        </m:sSub>
        <m:r>
          <m:rPr>
            <m:sty m:val="p"/>
          </m:rPr>
          <m:t>=</m:t>
        </m:r>
        <m:r>
          <m:t>-</m:t>
        </m:r>
        <m:f>
          <m:fPr>
            <m:ctrlPr>
              <w:rPr>
                <w:i/>
              </w:rPr>
            </m:ctrlPr>
          </m:fPr>
          <m:num>
            <m:r>
              <m:t>2πi</m:t>
            </m:r>
            <m:sSub>
              <m:sSubPr>
                <m:ctrlPr>
                  <w:rPr>
                    <w:i/>
                  </w:rPr>
                </m:ctrlPr>
              </m:sSubPr>
              <m:e>
                <m:r>
                  <m:t>ω</m:t>
                </m:r>
              </m:e>
              <m:sub>
                <m:r>
                  <m:t>0</m:t>
                </m:r>
              </m:sub>
            </m:sSub>
          </m:num>
          <m:den>
            <m:r>
              <m:t>ℏ</m:t>
            </m:r>
            <m:sSup>
              <m:sSupPr>
                <m:ctrlPr>
                  <w:rPr>
                    <w:i/>
                  </w:rPr>
                </m:ctrlPr>
              </m:sSupPr>
              <m:e>
                <m:r>
                  <m:t>c</m:t>
                </m:r>
              </m:e>
              <m:sup>
                <m:r>
                  <m:t>2</m:t>
                </m:r>
              </m:sup>
            </m:sSup>
            <m:sSub>
              <m:sSubPr>
                <m:ctrlPr>
                  <w:rPr>
                    <w:i/>
                  </w:rPr>
                </m:ctrlPr>
              </m:sSubPr>
              <m:e>
                <m:r>
                  <m:t>k</m:t>
                </m:r>
              </m:e>
              <m:sub>
                <m:r>
                  <m:t>z</m:t>
                </m:r>
              </m:sub>
            </m:sSub>
          </m:den>
        </m:f>
        <m:sSub>
          <m:sSubPr>
            <m:ctrlPr/>
          </m:sSubPr>
          <m:e>
            <m:r>
              <m:t>∙</m:t>
            </m:r>
            <m:sSub>
              <m:sSubPr>
                <m:ctrlPr/>
              </m:sSubPr>
              <m:e>
                <m:r>
                  <m:t>N</m:t>
                </m:r>
              </m:e>
              <m:sub>
                <m:r>
                  <m:rPr>
                    <m:sty m:val="b"/>
                  </m:rPr>
                  <m:t>k</m:t>
                </m:r>
              </m:sub>
            </m:sSub>
            <m:r>
              <m:t>∙V</m:t>
            </m:r>
          </m:e>
          <m:sub>
            <m:r>
              <m:t>3D</m:t>
            </m:r>
          </m:sub>
        </m:sSub>
        <m:d>
          <m:dPr>
            <m:ctrlPr/>
          </m:dPr>
          <m:e>
            <m:r>
              <m:rPr>
                <m:sty m:val="bi"/>
              </m:rPr>
              <m:t>k</m:t>
            </m:r>
            <m:r>
              <m:rPr>
                <m:sty m:val="p"/>
              </m:rPr>
              <m:t>,</m:t>
            </m:r>
            <m:r>
              <m:t>λ</m:t>
            </m:r>
          </m:e>
        </m:d>
        <m:r>
          <m:rPr>
            <m:sty m:val="p"/>
          </m:rPr>
          <m:t>=-</m:t>
        </m:r>
        <m:f>
          <m:fPr>
            <m:ctrlPr/>
          </m:fPr>
          <m:num>
            <m:r>
              <m:t>2π</m:t>
            </m:r>
            <m:sSub>
              <m:sSubPr>
                <m:ctrlPr/>
              </m:sSubPr>
              <m:e>
                <m:r>
                  <m:t>ω</m:t>
                </m:r>
              </m:e>
              <m:sub>
                <m:r>
                  <m:t>0</m:t>
                </m:r>
              </m:sub>
            </m:sSub>
          </m:num>
          <m:den>
            <m:r>
              <m:rPr>
                <m:sty m:val="p"/>
              </m:rPr>
              <m:t>ℏ</m:t>
            </m:r>
            <m:sSup>
              <m:sSupPr>
                <m:ctrlPr/>
              </m:sSupPr>
              <m:e>
                <m:r>
                  <m:t>c</m:t>
                </m:r>
              </m:e>
              <m:sup>
                <m:r>
                  <m:t>2</m:t>
                </m:r>
              </m:sup>
            </m:sSup>
          </m:den>
        </m:f>
        <m:r>
          <m:t> </m:t>
        </m:r>
        <m:r>
          <m:rPr>
            <m:sty m:val="p"/>
          </m:rPr>
          <m:t>|</m:t>
        </m:r>
        <m:sSub>
          <m:sSubPr>
            <m:ctrlPr/>
          </m:sSubPr>
          <m:e>
            <m:r>
              <m:t>C</m:t>
            </m:r>
          </m:e>
          <m:sub>
            <m:sSub>
              <m:sSubPr>
                <m:ctrlPr/>
              </m:sSubPr>
              <m:e>
                <m:r>
                  <m:t>k</m:t>
                </m:r>
              </m:e>
              <m:sub>
                <m:r>
                  <m:rPr>
                    <m:sty m:val="p"/>
                  </m:rPr>
                  <m:t>⟂</m:t>
                </m:r>
              </m:sub>
            </m:sSub>
          </m:sub>
        </m:sSub>
        <m:sSup>
          <m:sSupPr>
            <m:ctrlPr/>
          </m:sSupPr>
          <m:e>
            <m:r>
              <m:rPr>
                <m:sty m:val="p"/>
              </m:rPr>
              <m:t>|</m:t>
            </m:r>
          </m:e>
          <m:sup>
            <m:r>
              <m:t>2</m:t>
            </m:r>
          </m:sup>
        </m:sSup>
        <m:r>
          <m:t> </m:t>
        </m:r>
        <m:sSubSup>
          <m:sSubSupPr>
            <m:ctrlPr/>
          </m:sSubSupPr>
          <m:e>
            <m:r>
              <m:rPr>
                <m:sty m:val="bi"/>
              </m:rPr>
              <m:t>ε</m:t>
            </m:r>
          </m:e>
          <m:sub>
            <m:sSub>
              <m:sSubPr>
                <m:ctrlPr/>
              </m:sSubPr>
              <m:e>
                <m:r>
                  <m:t>k</m:t>
                </m:r>
              </m:e>
              <m:sub>
                <m:r>
                  <m:rPr>
                    <m:sty m:val="p"/>
                  </m:rPr>
                  <m:t>⟂</m:t>
                </m:r>
              </m:sub>
            </m:sSub>
            <m:r>
              <m:t>λ</m:t>
            </m:r>
          </m:sub>
          <m:sup>
            <m:r>
              <m:rPr>
                <m:sty m:val="p"/>
              </m:rPr>
              <m:t>*</m:t>
            </m:r>
          </m:sup>
        </m:sSubSup>
        <m:r>
          <m:rPr>
            <m:sty m:val="p"/>
          </m:rPr>
          <m:t>⋅(</m:t>
        </m:r>
        <m:r>
          <m:rPr>
            <m:sty m:val="bi"/>
          </m:rPr>
          <m:t>k</m:t>
        </m:r>
        <m:r>
          <m:t>×</m:t>
        </m:r>
        <m:sSub>
          <m:sSubPr>
            <m:ctrlPr>
              <w:rPr>
                <w:i/>
                <w:iCs/>
              </w:rPr>
            </m:ctrlPr>
          </m:sSubPr>
          <m:e>
            <m:r>
              <w:ins w:id="292" w:author="Hongliang Dang" w:date="2026-06-08T15:32:00Z" w16du:dateUtc="2026-06-08T07:32:00Z">
                <m:rPr>
                  <m:sty m:val="bi"/>
                </m:rPr>
                <m:t>m</m:t>
              </w:ins>
            </m:r>
            <m:r>
              <w:del w:id="293" w:author="Hongliang Dang" w:date="2026-06-08T15:32:00Z" w16du:dateUtc="2026-06-08T07:32:00Z">
                <m:rPr>
                  <m:sty m:val="bi"/>
                </m:rPr>
                <m:t>M</m:t>
              </w:del>
            </m:r>
          </m:e>
          <m:sub>
            <m:r>
              <m:t>0</m:t>
            </m:r>
          </m:sub>
        </m:sSub>
        <m:r>
          <m:t>-</m:t>
        </m:r>
        <m:sSub>
          <m:sSubPr>
            <m:ctrlPr>
              <w:rPr>
                <w:i/>
                <w:iCs/>
              </w:rPr>
            </m:ctrlPr>
          </m:sSubPr>
          <m:e>
            <m:r>
              <m:t>ω</m:t>
            </m:r>
          </m:e>
          <m:sub>
            <m:r>
              <m:t>0</m:t>
            </m:r>
          </m:sub>
        </m:sSub>
        <m:sSub>
          <m:sSubPr>
            <m:ctrlPr>
              <w:rPr>
                <w:i/>
                <w:iCs/>
              </w:rPr>
            </m:ctrlPr>
          </m:sSubPr>
          <m:e>
            <m:r>
              <w:ins w:id="294" w:author="Hongliang Dang" w:date="2026-06-08T15:33:00Z" w16du:dateUtc="2026-06-08T07:33:00Z">
                <m:t>p</m:t>
              </w:ins>
            </m:r>
            <m:r>
              <w:del w:id="295" w:author="Hongliang Dang" w:date="2026-06-08T15:33:00Z" w16du:dateUtc="2026-06-08T07:33:00Z">
                <m:t>P</m:t>
              </w:del>
            </m:r>
          </m:e>
          <m:sub>
            <m:r>
              <m:t>0⊥</m:t>
            </m:r>
          </m:sub>
        </m:sSub>
        <m:r>
          <m:rPr>
            <m:sty m:val="p"/>
          </m:rPr>
          <m:t>)</m:t>
        </m:r>
        <m:r>
          <m:t> </m:t>
        </m:r>
        <m:r>
          <m:rPr>
            <m:sty m:val="p"/>
          </m:rPr>
          <m:t>.</m:t>
        </m:r>
      </m:oMath>
      <w:r w:rsidR="00A84BDD">
        <w:tab/>
      </w:r>
    </w:p>
    <w:p w14:paraId="5B1FAAEB" w14:textId="11E08EE0" w:rsidR="00A84BDD" w:rsidRPr="00D71033" w:rsidRDefault="00A84BDD" w:rsidP="00D71033">
      <w:pPr>
        <w:ind w:firstLine="480"/>
      </w:pPr>
      <w:r w:rsidRPr="00D71033">
        <w:rPr>
          <w:rFonts w:hint="eastAsia"/>
        </w:rPr>
        <w:t>(</w:t>
      </w:r>
      <w:r w:rsidRPr="00D71033">
        <w:fldChar w:fldCharType="begin"/>
      </w:r>
      <w:r w:rsidRPr="00D71033">
        <w:instrText xml:space="preserve"> </w:instrText>
      </w:r>
      <w:r w:rsidRPr="00D71033">
        <w:rPr>
          <w:rFonts w:hint="eastAsia"/>
        </w:rPr>
        <w:instrText xml:space="preserve">SEQ </w:instrText>
      </w:r>
      <w:r w:rsidRPr="00D71033">
        <w:rPr>
          <w:rFonts w:hint="eastAsia"/>
        </w:rPr>
        <w:instrText>公式</w:instrText>
      </w:r>
      <w:r w:rsidRPr="00D71033">
        <w:rPr>
          <w:rFonts w:hint="eastAsia"/>
        </w:rPr>
        <w:instrText xml:space="preserve"> \* ARABIC</w:instrText>
      </w:r>
      <w:r w:rsidRPr="00D71033">
        <w:instrText xml:space="preserve"> </w:instrText>
      </w:r>
      <w:r w:rsidRPr="00D71033">
        <w:fldChar w:fldCharType="separate"/>
      </w:r>
      <w:r w:rsidR="00D4412F">
        <w:rPr>
          <w:noProof/>
        </w:rPr>
        <w:t>47</w:t>
      </w:r>
      <w:r w:rsidRPr="00D71033">
        <w:fldChar w:fldCharType="end"/>
      </w:r>
      <w:r w:rsidRPr="00D71033">
        <w:rPr>
          <w:rFonts w:hint="eastAsia"/>
        </w:rPr>
        <w:t>)</w:t>
      </w:r>
    </w:p>
    <w:p w14:paraId="68ECCCFD" w14:textId="0B2741DE" w:rsidR="00A84BDD" w:rsidRPr="00F95833" w:rsidRDefault="00A84BDD" w:rsidP="00834490">
      <w:pPr>
        <w:ind w:firstLine="480"/>
      </w:pPr>
      <w:r w:rsidRPr="00F95833">
        <w:rPr>
          <w:rFonts w:hint="eastAsia"/>
        </w:rPr>
        <w:t xml:space="preserve">Substituting </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F95833">
        <w:t xml:space="preserve"> and summing over polarizations using the completeness relation (Eq. 9):</w:t>
      </w:r>
      <w:r w:rsidRPr="00F95833">
        <w:rPr>
          <w:rFonts w:hint="eastAsia"/>
        </w:rPr>
        <w:t xml:space="preserve"/>
      </w:r>
      <w:r w:rsidRPr="00F95833">
        <w:t xml:space="preserve"/>
      </w:r>
      <w:r w:rsidRPr="00F95833">
        <w:rPr>
          <w:rFonts w:hint="eastAsia"/>
        </w:rPr>
        <w:t xml:space="preserve"/>
      </w:r>
      <w:r>
        <w:rPr>
          <w:rFonts w:hint="eastAsia"/>
        </w:rPr>
        <w:t xml:space="preserve"/>
      </w:r>
      <w:r>
        <w:rPr>
          <w:rFonts w:hint="eastAsia"/>
        </w:rPr>
        <w:fldChar w:fldCharType="begin"/>
      </w:r>
      <w:r>
        <w:rPr>
          <w:rFonts w:hint="eastAsia"/>
        </w:rPr>
        <w:instrText xml:space="preserve"> REF Eq_9 \h </w:instrText>
      </w:r>
      <w:r>
        <w:rPr>
          <w:rFonts w:hint="eastAsia"/>
        </w:rPr>
      </w:r>
      <w:r>
        <w:rPr>
          <w:rFonts w:hint="eastAsia"/>
        </w:rPr>
        <w:fldChar w:fldCharType="separate"/>
      </w:r>
      <w:r w:rsidR="00D4412F">
        <w:rPr>
          <w:noProof/>
        </w:rPr>
        <w:t/>
      </w:r>
      <w:r>
        <w:rPr>
          <w:rFonts w:hint="eastAsia"/>
        </w:rPr>
        <w:fldChar w:fldCharType="end"/>
      </w:r>
      <w:r>
        <w:rPr>
          <w:rFonts w:hint="eastAsia"/>
        </w:rPr>
        <w:t xml:space="preserve"/>
      </w:r>
      <w:r w:rsidRPr="00F95833">
        <w:rPr>
          <w:rFonts w:hint="eastAsia"/>
        </w:rPr>
        <w:t/>
      </w:r>
    </w:p>
    <w:p w14:paraId="5F80FB05" w14:textId="22A8DC52" w:rsidR="00A84BDD" w:rsidRPr="00F95833" w:rsidRDefault="00A84BDD" w:rsidP="00873AA1">
      <w:pPr>
        <w:pStyle w:val="af2"/>
        <w:ind w:firstLine="480"/>
        <w:rPr>
          <w:i/>
          <w:iCs/>
          <w:vanish/>
          <w:specVanish/>
        </w:rPr>
      </w:pPr>
      <w:r>
        <w:rPr>
          <w:rFonts w:ascii="Times New Roman" w:hAnsi="Times New Roman"/>
        </w:rPr>
        <w:tab/>
      </w:r>
      <m:oMath>
        <m:r>
          <m:rPr>
            <m:sty m:val="p"/>
          </m:rPr>
          <m:t>⟨</m:t>
        </m:r>
        <m:acc>
          <m:accPr>
            <m:ctrlPr/>
          </m:accPr>
          <m:e>
            <m:r>
              <m:rPr>
                <m:sty m:val="b"/>
              </m:rPr>
              <m:t>A</m:t>
            </m:r>
          </m:e>
        </m:acc>
        <m:r>
          <m:rPr>
            <m:sty m:val="p"/>
          </m:rPr>
          <m:t>(</m:t>
        </m:r>
        <m:r>
          <m:rPr>
            <m:sty m:val="b"/>
          </m:rPr>
          <m:t>r</m:t>
        </m:r>
        <m:r>
          <m:rPr>
            <m:sty m:val="p"/>
          </m:rPr>
          <m:t>,</m:t>
        </m:r>
        <m:r>
          <m:t>t</m:t>
        </m:r>
        <m:r>
          <m:rPr>
            <m:sty m:val="p"/>
          </m:rPr>
          <m:t>)⟩=-</m:t>
        </m:r>
        <m:f>
          <m:fPr>
            <m:ctrlPr/>
          </m:fPr>
          <m:num>
            <m:sSub>
              <m:sSubPr>
                <m:ctrlPr/>
              </m:sSubPr>
              <m:e>
                <m:r>
                  <m:t>μ</m:t>
                </m:r>
              </m:e>
              <m:sub>
                <m:r>
                  <m:t>0</m:t>
                </m:r>
              </m:sub>
            </m:sSub>
          </m:num>
          <m:den>
            <m:r>
              <m:t>8</m:t>
            </m:r>
            <m:sSup>
              <m:sSupPr>
                <m:ctrlPr/>
              </m:sSupPr>
              <m:e>
                <m:r>
                  <m:t>π</m:t>
                </m:r>
              </m:e>
              <m:sup>
                <m:r>
                  <m:t>2</m:t>
                </m:r>
              </m:sup>
            </m:sSup>
          </m:den>
        </m:f>
        <m:r>
          <m:rPr>
            <m:sty m:val="p"/>
          </m:rPr>
          <m:t>∫</m:t>
        </m:r>
        <m:sSup>
          <m:sSupPr>
            <m:ctrlPr/>
          </m:sSupPr>
          <m:e>
            <m:r>
              <m:t>d</m:t>
            </m:r>
          </m:e>
          <m:sup>
            <m:r>
              <m:t>2</m:t>
            </m:r>
          </m:sup>
        </m:sSup>
        <m:sSub>
          <m:sSubPr>
            <m:ctrlPr/>
          </m:sSubPr>
          <m:e>
            <m:r>
              <m:t>k</m:t>
            </m:r>
          </m:e>
          <m:sub>
            <m:r>
              <m:rPr>
                <m:sty m:val="p"/>
              </m:rPr>
              <m:t>⟂</m:t>
            </m:r>
          </m:sub>
        </m:sSub>
        <m:r>
          <m:t> </m:t>
        </m:r>
        <m:f>
          <m:fPr>
            <m:ctrlPr/>
          </m:fPr>
          <m:num>
            <m:r>
              <m:rPr>
                <m:sty m:val="bi"/>
              </m:rPr>
              <m:t>k</m:t>
            </m:r>
            <m:r>
              <m:t>×</m:t>
            </m:r>
            <m:sSub>
              <m:sSubPr>
                <m:ctrlPr>
                  <w:rPr>
                    <w:i/>
                    <w:iCs/>
                  </w:rPr>
                </m:ctrlPr>
              </m:sSubPr>
              <m:e>
                <m:r>
                  <w:ins w:id="296" w:author="Hongliang Dang" w:date="2026-06-08T15:33:00Z" w16du:dateUtc="2026-06-08T07:33:00Z">
                    <m:rPr>
                      <m:sty m:val="bi"/>
                    </m:rPr>
                    <m:t>m</m:t>
                  </w:ins>
                </m:r>
                <m:r>
                  <w:del w:id="297" w:author="Hongliang Dang" w:date="2026-06-08T15:33:00Z" w16du:dateUtc="2026-06-08T07:33:00Z">
                    <m:rPr>
                      <m:sty m:val="bi"/>
                    </m:rPr>
                    <m:t>M</m:t>
                  </w:del>
                </m:r>
              </m:e>
              <m:sub>
                <m:r>
                  <m:t>0</m:t>
                </m:r>
              </m:sub>
            </m:sSub>
            <m:r>
              <m:t>-</m:t>
            </m:r>
            <m:sSub>
              <m:sSubPr>
                <m:ctrlPr>
                  <w:rPr>
                    <w:i/>
                    <w:iCs/>
                  </w:rPr>
                </m:ctrlPr>
              </m:sSubPr>
              <m:e>
                <m:r>
                  <m:t>ω</m:t>
                </m:r>
              </m:e>
              <m:sub>
                <m:r>
                  <m:t>0</m:t>
                </m:r>
              </m:sub>
            </m:sSub>
            <m:sSub>
              <m:sSubPr>
                <m:ctrlPr>
                  <w:rPr>
                    <w:i/>
                    <w:iCs/>
                  </w:rPr>
                </m:ctrlPr>
              </m:sSubPr>
              <m:e>
                <m:r>
                  <w:ins w:id="298" w:author="Hongliang Dang" w:date="2026-06-08T15:33:00Z" w16du:dateUtc="2026-06-08T07:33:00Z">
                    <m:t>p</m:t>
                  </w:ins>
                </m:r>
                <m:r>
                  <w:del w:id="299" w:author="Hongliang Dang" w:date="2026-06-08T15:33:00Z" w16du:dateUtc="2026-06-08T07:33:00Z">
                    <m:t>P</m:t>
                  </w:del>
                </m:r>
              </m:e>
              <m:sub>
                <m:r>
                  <m:t>0⊥</m:t>
                </m:r>
              </m:sub>
            </m:sSub>
          </m:num>
          <m:den>
            <m:sSub>
              <m:sSubPr>
                <m:ctrlPr/>
              </m:sSubPr>
              <m:e>
                <m:r>
                  <m:t>k</m:t>
                </m:r>
              </m:e>
              <m:sub>
                <m:r>
                  <m:t>z</m:t>
                </m:r>
              </m:sub>
            </m:sSub>
          </m:den>
        </m:f>
        <m:r>
          <m:t> </m:t>
        </m:r>
        <m:sSup>
          <m:sSupPr>
            <m:ctrlPr/>
          </m:sSupPr>
          <m:e>
            <m:r>
              <m:t>e</m:t>
            </m:r>
          </m:e>
          <m:sup>
            <m:r>
              <m:rPr>
                <m:sty m:val="p"/>
              </m:rPr>
              <m:t>-</m:t>
            </m:r>
            <m:r>
              <m:t>i</m:t>
            </m:r>
            <m:r>
              <m:rPr>
                <m:sty m:val="p"/>
              </m:rPr>
              <m:t>(</m:t>
            </m:r>
            <m:sSub>
              <m:sSubPr>
                <m:ctrlPr/>
              </m:sSubPr>
              <m:e>
                <m:r>
                  <m:t>ω</m:t>
                </m:r>
              </m:e>
              <m:sub>
                <m:r>
                  <m:t>0</m:t>
                </m:r>
              </m:sub>
            </m:sSub>
            <m:r>
              <m:t>t</m:t>
            </m:r>
            <m:r>
              <m:rPr>
                <m:sty m:val="p"/>
              </m:rPr>
              <m:t>-</m:t>
            </m:r>
            <m:sSub>
              <m:sSubPr>
                <m:ctrlPr/>
              </m:sSubPr>
              <m:e>
                <m:r>
                  <m:t>k</m:t>
                </m:r>
              </m:e>
              <m:sub>
                <m:r>
                  <m:t>x</m:t>
                </m:r>
              </m:sub>
            </m:sSub>
            <m:r>
              <m:t>x</m:t>
            </m:r>
            <m:r>
              <m:rPr>
                <m:sty m:val="p"/>
              </m:rPr>
              <m:t>-</m:t>
            </m:r>
            <m:sSub>
              <m:sSubPr>
                <m:ctrlPr/>
              </m:sSubPr>
              <m:e>
                <m:r>
                  <m:t>k</m:t>
                </m:r>
              </m:e>
              <m:sub>
                <m:r>
                  <m:t>y</m:t>
                </m:r>
              </m:sub>
            </m:sSub>
            <m:r>
              <m:t>y</m:t>
            </m:r>
            <m:r>
              <m:rPr>
                <m:sty m:val="p"/>
              </m:rPr>
              <m:t>-</m:t>
            </m:r>
            <m:sSub>
              <m:sSubPr>
                <m:ctrlPr/>
              </m:sSubPr>
              <m:e>
                <m:r>
                  <m:t>k</m:t>
                </m:r>
              </m:e>
              <m:sub>
                <m:r>
                  <m:t>z</m:t>
                </m:r>
              </m:sub>
            </m:sSub>
            <m:r>
              <m:t>z</m:t>
            </m:r>
            <m:r>
              <m:rPr>
                <m:sty m:val="p"/>
              </m:rPr>
              <m:t>)</m:t>
            </m:r>
          </m:sup>
        </m:sSup>
        <m:r>
          <m:t> </m:t>
        </m:r>
        <m:r>
          <m:rPr>
            <m:sty m:val="p"/>
          </m:rPr>
          <m:t>.</m:t>
        </m:r>
      </m:oMath>
      <w:r>
        <w:tab/>
      </w:r>
    </w:p>
    <w:p w14:paraId="722AEB58" w14:textId="68358E8D" w:rsidR="00A84BDD" w:rsidRPr="00873AA1" w:rsidRDefault="00A84BDD" w:rsidP="00873AA1">
      <w:pPr>
        <w:ind w:firstLine="480"/>
      </w:pPr>
      <w:r w:rsidRPr="00873AA1">
        <w:rPr>
          <w:rFonts w:hint="eastAsia"/>
        </w:rPr>
        <w:t>(</w:t>
      </w:r>
      <w:bookmarkStart w:id="300" w:name="Eq_48"/>
      <w:r w:rsidRPr="00873AA1">
        <w:fldChar w:fldCharType="begin"/>
      </w:r>
      <w:r w:rsidRPr="00873AA1">
        <w:instrText xml:space="preserve"> </w:instrText>
      </w:r>
      <w:r w:rsidRPr="00873AA1">
        <w:rPr>
          <w:rFonts w:hint="eastAsia"/>
        </w:rPr>
        <w:instrText xml:space="preserve">SEQ </w:instrText>
      </w:r>
      <w:r w:rsidRPr="00873AA1">
        <w:rPr>
          <w:rFonts w:hint="eastAsia"/>
        </w:rPr>
        <w:instrText>公式</w:instrText>
      </w:r>
      <w:r w:rsidRPr="00873AA1">
        <w:rPr>
          <w:rFonts w:hint="eastAsia"/>
        </w:rPr>
        <w:instrText xml:space="preserve"> \* ARABIC</w:instrText>
      </w:r>
      <w:r w:rsidRPr="00873AA1">
        <w:instrText xml:space="preserve"> </w:instrText>
      </w:r>
      <w:r w:rsidRPr="00873AA1">
        <w:fldChar w:fldCharType="separate"/>
      </w:r>
      <w:r w:rsidR="00D4412F">
        <w:rPr>
          <w:noProof/>
        </w:rPr>
        <w:t>48</w:t>
      </w:r>
      <w:r w:rsidRPr="00873AA1">
        <w:fldChar w:fldCharType="end"/>
      </w:r>
      <w:bookmarkEnd w:id="300"/>
      <w:r w:rsidRPr="00873AA1">
        <w:rPr>
          <w:rFonts w:hint="eastAsia"/>
        </w:rPr>
        <w:t>)</w:t>
      </w:r>
    </w:p>
    <w:p w14:paraId="73938AD3" w14:textId="26677154" w:rsidR="00A84BDD" w:rsidRDefault="00A84BDD" w:rsidP="006C3C3B">
      <w:pPr>
        <w:ind w:firstLine="480"/>
      </w:pPr>
      <w:r w:rsidRPr="00F95833">
        <w:rPr>
          <w:rFonts w:hint="eastAsia"/>
        </w:rPr>
        <w:lastRenderedPageBreak/>
        <w:t xml:space="preserve">where we have used </w:t>
      </w:r>
      <w:r w:rsidRPr="00F95833">
        <w:t xml:space="preserve"> and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ins w:id="301" w:author="Hongliang Dang" w:date="2026-05-29T09:49:00Z" w16du:dateUtc="2026-05-29T01:49:00Z">
                <w:rPr>
                  <w:rFonts w:ascii="Cambria Math" w:hAnsi="Cambria Math"/>
                </w:rPr>
                <m:t>ϵ</m:t>
              </w:ins>
            </m:r>
            <m:r>
              <w:del w:id="302" w:author="Hongliang Dang" w:date="2026-05-29T09:48:00Z" w16du:dateUtc="2026-05-29T01:48:00Z">
                <w:rPr>
                  <w:rFonts w:ascii="Cambria Math" w:hAnsi="Cambria Math"/>
                </w:rPr>
                <m:t>ε</m:t>
              </w:del>
            </m:r>
          </m:e>
          <m:sub>
            <m:r>
              <w:rPr>
                <w:rFonts w:ascii="Cambria Math" w:hAnsi="Cambria Math"/>
              </w:rPr>
              <m:t>0</m:t>
            </m:r>
          </m:sub>
        </m:sSub>
      </m:oMath>
      <w:r w:rsidRPr="00F95833">
        <w:t xml:space="preserve">. Invoking the Sommerfeld identity leads to:</w:t>
      </w:r>
      <w:r w:rsidRPr="00F95833">
        <w:rPr>
          <w:rFonts w:hint="eastAsia"/>
        </w:rPr>
        <w:t/>
      </w:r>
      <w:r w:rsidRPr="00F95833">
        <w:t xml:space="preserve"/>
      </w:r>
      <m:oMath>
        <m:sSubSup>
          <m:sSubSupPr>
            <m:ctrlPr>
              <w:rPr>
                <w:rFonts w:ascii="Cambria Math" w:hAnsi="Cambria Math"/>
              </w:rPr>
            </m:ctrlPr>
          </m:sSubSupPr>
          <m:e>
            <m:r>
              <w:rPr>
                <w:rFonts w:ascii="Cambria Math" w:hAnsi="Cambria Math"/>
              </w:rPr>
              <m:t>N</m:t>
            </m:r>
            <m:ctrlPr>
              <w:rPr>
                <w:rFonts w:ascii="Cambria Math" w:hAnsi="Cambria Math"/>
                <w:i/>
              </w:rPr>
            </m:ctrlPr>
          </m:e>
          <m:sub>
            <m:r>
              <m:rPr>
                <m:sty m:val="b"/>
              </m:rPr>
              <w:rPr>
                <w:rFonts w:ascii="Cambria Math" w:hAnsi="Cambria Math"/>
              </w:rPr>
              <m:t>k</m:t>
            </m:r>
            <m:ctrlPr>
              <w:rPr>
                <w:rFonts w:ascii="Cambria Math" w:hAnsi="Cambria Math"/>
                <w:b/>
                <w:bCs/>
              </w:rPr>
            </m:ctrlPr>
          </m:sub>
          <m:sup>
            <m:r>
              <m:rPr>
                <m:sty m:val="p"/>
              </m:rPr>
              <w:rPr>
                <w:rFonts w:ascii="Cambria Math" w:hAnsi="Cambria Math"/>
              </w:rPr>
              <m:t>2</m:t>
            </m:r>
          </m:sup>
        </m:sSubSup>
        <m:r>
          <m:rPr>
            <m:sty m:val="p"/>
          </m:rPr>
          <w:rPr>
            <w:rFonts w:ascii="Cambria Math" w:hAnsi="Cambria Math"/>
          </w:rPr>
          <m:t>⋅(</m:t>
        </m:r>
        <m:r>
          <w:rPr>
            <w:rFonts w:ascii="Cambria Math" w:hAnsi="Cambria Math"/>
          </w:rPr>
          <m:t>2π</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=ℏ/(</m:t>
        </m:r>
        <m:r>
          <w:rPr>
            <w:rFonts w:ascii="Cambria Math" w:hAnsi="Cambria Math"/>
          </w:rPr>
          <m:t>2</m:t>
        </m:r>
        <m:sSub>
          <m:sSubPr>
            <m:ctrlPr>
              <w:rPr>
                <w:rFonts w:ascii="Cambria Math" w:hAnsi="Cambria Math"/>
              </w:rPr>
            </m:ctrlPr>
          </m:sSubPr>
          <m:e>
            <m:r>
              <w:ins w:id="303" w:author="Hongliang Dang" w:date="2026-05-29T09:49:00Z" w16du:dateUtc="2026-05-29T01:49:00Z">
                <w:rPr>
                  <w:rFonts w:ascii="Cambria Math" w:hAnsi="Cambria Math"/>
                </w:rPr>
                <m:t>ϵ</m:t>
              </w:ins>
            </m:r>
            <m:r>
              <w:del w:id="304" w:author="Hongliang Dang" w:date="2026-05-29T09:49:00Z" w16du:dateUtc="2026-05-29T01:49:00Z">
                <w:rPr>
                  <w:rFonts w:ascii="Cambria Math" w:hAnsi="Cambria Math"/>
                </w:rPr>
                <m:t>ε</m:t>
              </w:del>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oMath>
      <w:r w:rsidRPr="00F95833">
        <w:t/>
      </w:r>
      <w:r w:rsidRPr="00F95833">
        <w:rPr>
          <w:rFonts w:hint="eastAsia"/>
        </w:rPr>
        <w:t/>
      </w:r>
      <w:r w:rsidRPr="00F95833">
        <w:t xml:space="preserve"/>
      </w:r>
      <w:r w:rsidRPr="00F95833">
        <w:rPr>
          <w:rFonts w:hint="eastAsia"/>
        </w:rPr>
        <w:t/>
      </w:r>
      <w:ins w:id="305" w:author="Hongliang Dang" w:date="2026-05-29T09:53:00Z" w16du:dateUtc="2026-05-29T01:53:00Z">
        <w:r w:rsidR="00676153">
          <w:rPr>
            <w:rFonts w:hint="eastAsia"/>
          </w:rPr>
          <w:t>式反向应用于</w:t>
        </w:r>
        <w:r w:rsidR="00676153">
          <w:rPr>
            <w:rFonts w:hint="eastAsia"/>
          </w:rPr>
          <w:t xml:space="preserve">Eq. </w:t>
        </w:r>
        <w:r w:rsidR="00676153">
          <w:rPr>
            <w:rFonts w:hint="eastAsia"/>
          </w:rPr>
          <w:fldChar w:fldCharType="begin"/>
        </w:r>
        <w:r w:rsidR="00676153">
          <w:rPr>
            <w:rFonts w:hint="eastAsia"/>
          </w:rPr>
          <w:instrText xml:space="preserve"> REF Eq_48 \h </w:instrText>
        </w:r>
      </w:ins>
      <w:r w:rsidR="00676153">
        <w:rPr>
          <w:rFonts w:hint="eastAsia"/>
        </w:rPr>
      </w:r>
      <w:ins w:id="306" w:author="Hongliang Dang" w:date="2026-05-29T09:53:00Z" w16du:dateUtc="2026-05-29T01:53:00Z">
        <w:r w:rsidR="00676153">
          <w:rPr>
            <w:rFonts w:hint="eastAsia"/>
          </w:rPr>
          <w:fldChar w:fldCharType="separate"/>
        </w:r>
        <w:r w:rsidR="00676153">
          <w:rPr>
            <w:noProof/>
          </w:rPr>
          <w:t>48</w:t>
        </w:r>
        <w:r w:rsidR="00676153">
          <w:rPr>
            <w:rFonts w:hint="eastAsia"/>
          </w:rPr>
          <w:fldChar w:fldCharType="end"/>
        </w:r>
      </w:ins>
      <w:del w:id="307" w:author="Hongliang Dang" w:date="2026-05-29T09:53:00Z" w16du:dateUtc="2026-05-29T01:53:00Z">
        <w:r w:rsidRPr="00F95833" w:rsidDel="00676153">
          <w:rPr>
            <w:rFonts w:hint="eastAsia"/>
          </w:rPr>
          <w:delText>式反向使用，</w:delText>
        </w:r>
        <w:r w:rsidRPr="00DF5B55" w:rsidDel="00676153">
          <w:rPr>
            <w:rFonts w:hint="eastAsia"/>
          </w:rPr>
          <w:delText>二维积分式等价于球面波的旋度</w:delText>
        </w:r>
      </w:del>
      <w:r>
        <w:rPr>
          <w:rFonts w:hint="eastAsia"/>
        </w:rPr>
        <w:t/>
      </w:r>
      <w:r w:rsidRPr="00F95833">
        <w:rPr>
          <w:rFonts w:hint="eastAsia"/>
        </w:rPr>
        <w:t/>
      </w:r>
    </w:p>
    <w:p w14:paraId="7E41A43B" w14:textId="7D018469" w:rsidR="00A84BDD" w:rsidRPr="00F95833" w:rsidRDefault="00A84BDD" w:rsidP="00873AA1">
      <w:pPr>
        <w:pStyle w:val="af2"/>
        <w:ind w:firstLine="480"/>
        <w:rPr>
          <w:i/>
          <w:iCs/>
          <w:vanish/>
          <w:specVanish/>
        </w:rPr>
      </w:pPr>
      <w:r>
        <w:rPr>
          <w:rFonts w:ascii="Times New Roman" w:hAnsi="Times New Roman"/>
        </w:rPr>
        <w:tab/>
      </w:r>
      <m:oMath>
        <m:d>
          <m:dPr>
            <m:begChr m:val="⟨"/>
            <m:endChr m:val="⟩"/>
            <m:ctrlPr/>
          </m:dPr>
          <m:e>
            <m:acc>
              <m:accPr>
                <m:ctrlPr>
                  <w:rPr>
                    <w:i/>
                    <w:iCs/>
                  </w:rPr>
                </m:ctrlPr>
              </m:accPr>
              <m:e>
                <m:r>
                  <m:rPr>
                    <m:sty m:val="bi"/>
                  </m:rPr>
                  <m:t>A</m:t>
                </m:r>
              </m:e>
            </m:acc>
            <m:d>
              <m:dPr>
                <m:ctrlPr/>
              </m:dPr>
              <m:e>
                <m:r>
                  <m:rPr>
                    <m:sty m:val="bi"/>
                  </m:rPr>
                  <m:t>r</m:t>
                </m:r>
                <m:r>
                  <m:rPr>
                    <m:sty m:val="p"/>
                  </m:rPr>
                  <m:t>,</m:t>
                </m:r>
                <m:r>
                  <m:t>t</m:t>
                </m:r>
              </m:e>
            </m:d>
          </m:e>
        </m:d>
        <m:r>
          <m:rPr>
            <m:sty m:val="p"/>
          </m:rPr>
          <m:t>=</m:t>
        </m:r>
        <m:f>
          <m:fPr>
            <m:ctrlPr/>
          </m:fPr>
          <m:num>
            <m:sSub>
              <m:sSubPr>
                <m:ctrlPr/>
              </m:sSubPr>
              <m:e>
                <m:r>
                  <m:t>μ</m:t>
                </m:r>
              </m:e>
              <m:sub>
                <m:r>
                  <m:t>0</m:t>
                </m:r>
              </m:sub>
            </m:sSub>
          </m:num>
          <m:den>
            <m:r>
              <m:t>4π</m:t>
            </m:r>
          </m:den>
        </m:f>
        <m:r>
          <m:t> </m:t>
        </m:r>
        <m:r>
          <m:rPr>
            <m:sty m:val="p"/>
          </m:rPr>
          <m:t>∇×</m:t>
        </m:r>
        <m:d>
          <m:dPr>
            <m:ctrlPr/>
          </m:dPr>
          <m:e>
            <m:sSub>
              <m:sSubPr>
                <m:ctrlPr/>
              </m:sSubPr>
              <m:e>
                <m:r>
                  <w:ins w:id="308" w:author="Hongliang Dang" w:date="2026-06-08T15:33:00Z" w16du:dateUtc="2026-06-08T07:33:00Z">
                    <m:rPr>
                      <m:sty m:val="bi"/>
                    </m:rPr>
                    <m:t>m</m:t>
                  </w:ins>
                </m:r>
                <m:r>
                  <w:del w:id="309" w:author="Hongliang Dang" w:date="2026-06-08T15:33:00Z" w16du:dateUtc="2026-06-08T07:33:00Z">
                    <m:rPr>
                      <m:sty m:val="bi"/>
                    </m:rPr>
                    <m:t>M</m:t>
                  </w:del>
                </m:r>
              </m:e>
              <m:sub>
                <m:r>
                  <m:t>0</m:t>
                </m:r>
              </m:sub>
            </m:sSub>
            <m:r>
              <m:t> </m:t>
            </m:r>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m:sSubPr>
                          <m:e>
                            <m:r>
                              <m:t>k</m:t>
                            </m:r>
                          </m:e>
                          <m:sub>
                            <m:r>
                              <m:t>0</m:t>
                            </m:r>
                          </m:sub>
                        </m:sSub>
                        <m:r>
                          <m:t>r</m:t>
                        </m:r>
                      </m:e>
                    </m:d>
                  </m:sup>
                </m:sSup>
              </m:num>
              <m:den>
                <m:r>
                  <m:t>r</m:t>
                </m:r>
              </m:den>
            </m:f>
          </m:e>
        </m:d>
        <m:r>
          <m:rPr>
            <m:sty m:val="p"/>
          </m:rPr>
          <m:t>-</m:t>
        </m:r>
        <m:f>
          <m:fPr>
            <m:ctrlPr>
              <w:rPr>
                <w:i/>
                <w:iCs/>
              </w:rPr>
            </m:ctrlPr>
          </m:fPr>
          <m:num>
            <m:r>
              <m:t>i</m:t>
            </m:r>
            <m:sSub>
              <m:sSubPr>
                <m:ctrlPr>
                  <w:rPr>
                    <w:i/>
                    <w:iCs/>
                  </w:rPr>
                </m:ctrlPr>
              </m:sSubPr>
              <m:e>
                <m:r>
                  <m:t>μ</m:t>
                </m:r>
              </m:e>
              <m:sub>
                <m:r>
                  <m:t>0</m:t>
                </m:r>
              </m:sub>
            </m:sSub>
            <m:sSub>
              <m:sSubPr>
                <m:ctrlPr>
                  <w:rPr>
                    <w:i/>
                    <w:iCs/>
                  </w:rPr>
                </m:ctrlPr>
              </m:sSubPr>
              <m:e>
                <m:r>
                  <m:t>ω</m:t>
                </m:r>
              </m:e>
              <m:sub>
                <m:r>
                  <m:t>0</m:t>
                </m:r>
              </m:sub>
            </m:sSub>
          </m:num>
          <m:den>
            <m:r>
              <m:t>4π</m:t>
            </m:r>
          </m:den>
        </m:f>
        <m:sSub>
          <m:sSubPr>
            <m:ctrlPr>
              <w:rPr>
                <w:i/>
                <w:iCs/>
              </w:rPr>
            </m:ctrlPr>
          </m:sSubPr>
          <m:e>
            <m:r>
              <w:ins w:id="310" w:author="Hongliang Dang" w:date="2026-06-08T15:33:00Z" w16du:dateUtc="2026-06-08T07:33:00Z">
                <m:t>p</m:t>
              </w:ins>
            </m:r>
            <m:r>
              <w:del w:id="311" w:author="Hongliang Dang" w:date="2026-06-08T15:33:00Z" w16du:dateUtc="2026-06-08T07:33:00Z">
                <m:t>P</m:t>
              </w:del>
            </m:r>
          </m:e>
          <m:sub>
            <m:r>
              <m:t>0⊥</m:t>
            </m:r>
          </m:sub>
        </m:sSub>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m:sSubPr>
                      <m:e>
                        <m:r>
                          <m:t>k</m:t>
                        </m:r>
                      </m:e>
                      <m:sub>
                        <m:r>
                          <m:t>0</m:t>
                        </m:r>
                      </m:sub>
                    </m:sSub>
                    <m:r>
                      <m:t>r</m:t>
                    </m:r>
                  </m:e>
                </m:d>
              </m:sup>
            </m:sSup>
          </m:num>
          <m:den>
            <m:r>
              <m:t>r</m:t>
            </m:r>
          </m:den>
        </m:f>
      </m:oMath>
      <w:r>
        <w:tab/>
      </w:r>
    </w:p>
    <w:p w14:paraId="374654B5" w14:textId="2CA05B7F" w:rsidR="00A84BDD" w:rsidRPr="00873AA1" w:rsidRDefault="00A84BDD" w:rsidP="00873AA1">
      <w:pPr>
        <w:ind w:firstLine="480"/>
      </w:pPr>
      <w:r w:rsidRPr="00873AA1">
        <w:rPr>
          <w:rFonts w:hint="eastAsia"/>
        </w:rPr>
        <w:t>(</w:t>
      </w:r>
      <w:bookmarkStart w:id="312" w:name="Eq_35"/>
      <w:r w:rsidRPr="00873AA1">
        <w:fldChar w:fldCharType="begin"/>
      </w:r>
      <w:r w:rsidRPr="00873AA1">
        <w:instrText xml:space="preserve"> </w:instrText>
      </w:r>
      <w:r w:rsidRPr="00873AA1">
        <w:rPr>
          <w:rFonts w:hint="eastAsia"/>
        </w:rPr>
        <w:instrText xml:space="preserve">SEQ </w:instrText>
      </w:r>
      <w:r w:rsidRPr="00873AA1">
        <w:rPr>
          <w:rFonts w:hint="eastAsia"/>
        </w:rPr>
        <w:instrText>公式</w:instrText>
      </w:r>
      <w:r w:rsidRPr="00873AA1">
        <w:rPr>
          <w:rFonts w:hint="eastAsia"/>
        </w:rPr>
        <w:instrText xml:space="preserve"> \* ARABIC</w:instrText>
      </w:r>
      <w:r w:rsidRPr="00873AA1">
        <w:instrText xml:space="preserve"> </w:instrText>
      </w:r>
      <w:r w:rsidRPr="00873AA1">
        <w:fldChar w:fldCharType="separate"/>
      </w:r>
      <w:r w:rsidR="00D4412F">
        <w:rPr>
          <w:noProof/>
        </w:rPr>
        <w:t>49</w:t>
      </w:r>
      <w:r w:rsidRPr="00873AA1">
        <w:fldChar w:fldCharType="end"/>
      </w:r>
      <w:bookmarkEnd w:id="312"/>
      <w:r w:rsidRPr="00873AA1">
        <w:rPr>
          <w:rFonts w:hint="eastAsia"/>
        </w:rPr>
        <w:t>)</w:t>
      </w:r>
    </w:p>
    <w:p w14:paraId="202C858A" w14:textId="77777777" w:rsidR="00A84BDD" w:rsidRPr="00F95833" w:rsidRDefault="00A84BDD" w:rsidP="00834490">
      <w:pPr>
        <w:ind w:firstLine="480"/>
      </w:pPr>
      <w:r w:rsidRPr="00F95833">
        <w:rPr>
          <w:rFonts w:hint="eastAsia"/>
        </w:rPr>
        <w:t xml:space="preserve">This is precisely the vector-potential form of superposed magnetic- and electric-dipole radiation in classical electrodynamics [9], confirming that the quantum result reduces rigorously to Bethe's classical theory in the coherent-state (semi-classical) limit.</w:t>
      </w:r>
      <w:r>
        <w:rPr>
          <w:rFonts w:hint="eastAsia"/>
        </w:rPr>
        <w:t xml:space="preserve"/>
      </w:r>
      <w:r w:rsidRPr="00F95833">
        <w:rPr>
          <w:rFonts w:hint="eastAsia"/>
        </w:rPr>
        <w:t xml:space="preserve"/>
      </w:r>
      <w:r>
        <w:fldChar w:fldCharType="begin"/>
      </w:r>
      <w:r>
        <w:instrText xml:space="preserve"> ADDIN ZOTERO_ITEM CSL_CITATION {"citationID":"ThBcf57f","properties":{"formattedCitation":"\\uc0\\u160{}[9]","plainCitation":" [9]","noteIndex":0},"citationItems":[{"id":271,"uris":["http://zotero.org/users/local/hXtfpdnr/items/KF5RESJD"],"itemData":{"id":271,"type":"document","title":"Classical Electrodynamics"}}],"schema":"https://github.com/citation-style-language/schema/raw/master/csl-citation.json"} </w:instrText>
      </w:r>
      <w:r>
        <w:fldChar w:fldCharType="separate"/>
      </w:r>
      <w:r w:rsidRPr="00684956">
        <w:rPr>
          <w:rFonts w:cs="Times New Roman"/>
        </w:rPr>
        <w:t xml:space="preserve"/>
      </w:r>
      <w:r>
        <w:fldChar w:fldCharType="end"/>
      </w:r>
      <w:r w:rsidRPr="00F95833">
        <w:rPr>
          <w:rFonts w:hint="eastAsia"/>
        </w:rPr>
        <w:t xml:space="preserve"/>
      </w:r>
      <w:r w:rsidRPr="00F95833">
        <w:t xml:space="preserve"/>
      </w:r>
      <w:r w:rsidRPr="00F95833">
        <w:rPr>
          <w:rFonts w:hint="eastAsia"/>
        </w:rPr>
        <w:t/>
      </w:r>
    </w:p>
    <w:p w14:paraId="670BB42E" w14:textId="77777777" w:rsidR="00A84BDD" w:rsidRDefault="00A84BDD" w:rsidP="00873AA1">
      <w:pPr>
        <w:pStyle w:val="TOC"/>
        <w:ind w:firstLine="301"/>
      </w:pPr>
      <w:bookmarkStart w:id="313" w:name="圆形小孔的形状因子"/>
      <w:bookmarkEnd w:id="291"/>
      <w:r>
        <w:t xml:space="preserve">Form Factor of a Circular Aperture</w:t>
      </w:r>
    </w:p>
    <w:p w14:paraId="470C39A1" w14:textId="77777777" w:rsidR="00A84BDD" w:rsidRPr="00F95833" w:rsidRDefault="00A84BDD" w:rsidP="00A15B6B">
      <w:pPr>
        <w:pStyle w:val="FirstParagraph"/>
        <w:ind w:firstLine="480"/>
      </w:pPr>
      <w:bookmarkStart w:id="314" w:name="物理设置"/>
      <w:r w:rsidRPr="00F95833">
        <w:rPr>
          <w:rFonts w:hint="eastAsia"/>
        </w:rPr>
        <w:t xml:space="preserve">Consider an infinitely thin, perfectly conducting screen occupying the plane </w:t>
      </w:r>
      <m:oMath>
        <m:r>
          <w:rPr>
            <w:rFonts w:ascii="Cambria Math" w:hAnsi="Cambria Math"/>
          </w:rPr>
          <m:t>z</m:t>
        </m:r>
        <m:r>
          <m:rPr>
            <m:sty m:val="p"/>
          </m:rPr>
          <w:rPr>
            <w:rFonts w:ascii="Cambria Math" w:hAnsi="Cambria Math"/>
          </w:rPr>
          <m:t>=</m:t>
        </m:r>
        <m:r>
          <w:rPr>
            <w:rFonts w:ascii="Cambria Math" w:hAnsi="Cambria Math"/>
          </w:rPr>
          <m:t>0</m:t>
        </m:r>
      </m:oMath>
      <w:r w:rsidRPr="00F95833">
        <w:rPr>
          <w:rFonts w:hint="eastAsia"/>
        </w:rPr>
        <w:t xml:space="preserve">, with a circular aperture of radius </w:t>
      </w:r>
      <m:oMath>
        <m:r>
          <w:rPr>
            <w:rFonts w:ascii="Cambria Math" w:hAnsi="Cambria Math"/>
          </w:rPr>
          <m:t>a</m:t>
        </m:r>
      </m:oMath>
      <w:r w:rsidRPr="00F95833">
        <w:rPr>
          <w:rFonts w:hint="eastAsia"/>
        </w:rPr>
        <w:t xml:space="preserve"> centered at the origin. The conducting screen occupies the region </w:t>
      </w:r>
      <m:oMath>
        <m:r>
          <w:rPr>
            <w:rFonts w:ascii="Cambria Math" w:hAnsi="Cambria Math"/>
          </w:rPr>
          <m:t>ρ</m:t>
        </m:r>
        <m:r>
          <m:rPr>
            <m:sty m:val="p"/>
          </m:rPr>
          <w:rPr>
            <w:rFonts w:ascii="Cambria Math" w:hAnsi="Cambria Math"/>
          </w:rPr>
          <m:t>&gt;</m:t>
        </m:r>
        <m:r>
          <w:rPr>
            <w:rFonts w:ascii="Cambria Math" w:hAnsi="Cambria Math"/>
          </w:rPr>
          <m:t>a</m:t>
        </m:r>
      </m:oMath>
      <w:r w:rsidRPr="00F95833">
        <w:rPr>
          <w:rFonts w:hint="eastAsia"/>
        </w:rPr>
        <w:t xml:space="preserve"> (where </w:t>
      </w:r>
      <m:oMath>
        <m:r>
          <w:rPr>
            <w:rFonts w:ascii="Cambria Math" w:hAnsi="Cambria Math"/>
          </w:rPr>
          <m:t>ρ</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rad>
      </m:oMath>
      <w:r w:rsidRPr="00F95833">
        <w:rPr>
          <w:rFonts w:hint="eastAsia"/>
        </w:rPr>
        <w:t xml:space="preserve">), and the aperture covers </w:t>
      </w:r>
      <m:oMath>
        <m:r>
          <w:rPr>
            <w:rFonts w:ascii="Cambria Math" w:hAnsi="Cambria Math"/>
          </w:rPr>
          <m:t>ρ</m:t>
        </m:r>
        <m:r>
          <m:rPr>
            <m:sty m:val="p"/>
          </m:rPr>
          <w:rPr>
            <w:rFonts w:ascii="Cambria Math" w:hAnsi="Cambria Math"/>
          </w:rPr>
          <m:t>≤</m:t>
        </m:r>
        <m:r>
          <w:rPr>
            <w:rFonts w:ascii="Cambria Math" w:hAnsi="Cambria Math"/>
          </w:rPr>
          <m:t>a</m:t>
        </m:r>
      </m:oMath>
      <w:r w:rsidRPr="00F95833">
        <w:t xml:space="preserve">. A monochromatic electromagnetic wave of angular frequency </w:t>
      </w:r>
      <w:r w:rsidRPr="00F95833">
        <w:rPr>
          <w:rFonts w:hint="eastAsia"/>
        </w:rPr>
        <w:t xml:space="preserve"> and in-plane polarization is incident from the left half-space (z &lt; 0). When </w:t>
      </w:r>
      <m:oMath>
        <m:sSub>
          <m:sSubPr>
            <m:ctrlPr>
              <w:rPr>
                <w:rFonts w:ascii="Cambria Math" w:hAnsi="Cambria Math"/>
              </w:rPr>
            </m:ctrlPr>
          </m:sSubPr>
          <m:e>
            <m:r>
              <w:rPr>
                <w:rFonts w:ascii="Cambria Math" w:hAnsi="Cambria Math"/>
              </w:rPr>
              <m:t>ω</m:t>
            </m:r>
          </m:e>
          <m:sub>
            <m:r>
              <w:rPr>
                <w:rFonts w:ascii="Cambria Math" w:hAnsi="Cambria Math"/>
              </w:rPr>
              <m:t>0</m:t>
            </m:r>
          </m:sub>
        </m:sSub>
      </m:oMath>
      <w:r>
        <w:rPr>
          <w:rFonts w:hint="eastAsia"/>
        </w:rPr>
        <w:t xml:space="preserve"> (where </w:t>
      </w:r>
      <w:r w:rsidRPr="00F95833">
        <w:rPr>
          <w:rFonts w:hint="eastAsia"/>
        </w:rPr>
        <w:t xml:space="preserve">) the Bethe theory applies in the classical limit. The aperture in the conducting screen is equivalent to a magnetic dipole and an electric dipole located at the origin, with effective dipole moments:</w:t>
      </w:r>
      <m:oMath>
        <m:r>
          <w:rPr>
            <w:rFonts w:ascii="Cambria Math" w:hAnsi="Cambria Math"/>
          </w:rPr>
          <m:t>z</m:t>
        </m:r>
        <m:r>
          <m:rPr>
            <m:sty m:val="p"/>
          </m:rPr>
          <w:rPr>
            <w:rFonts w:ascii="Cambria Math" w:hAnsi="Cambria Math"/>
          </w:rPr>
          <m:t>&lt;</m:t>
        </m:r>
        <m:r>
          <w:rPr>
            <w:rFonts w:ascii="Cambria Math" w:hAnsi="Cambria Math"/>
          </w:rPr>
          <m:t>0</m:t>
        </m:r>
      </m:oMath>
      <w:r w:rsidRPr="00F95833">
        <w:rPr>
          <w:rFonts w:hint="eastAsia"/>
        </w:rPr>
        <w:t xml:space="preserve"/>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r>
          <w:rPr>
            <w:rFonts w:ascii="Cambria Math" w:hAnsi="Cambria Math"/>
          </w:rPr>
          <m:t>2π</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oMath>
      <w:r w:rsidRPr="00F95833">
        <w:rPr>
          <w:rFonts w:hint="eastAsia"/>
        </w:rPr>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c</m:t>
        </m:r>
      </m:oMath>
      <w:r w:rsidRPr="00F95833">
        <w:rPr>
          <w:rFonts w:hint="eastAsia"/>
        </w:rPr>
        <w:t/>
      </w:r>
      <w:r w:rsidRPr="00F95833">
        <w:t/>
      </w:r>
      <w:r w:rsidRPr="00F95833">
        <w:rPr>
          <w:rFonts w:hint="eastAsia"/>
        </w:rPr>
        <w:t/>
      </w:r>
      <w:r>
        <w:rPr>
          <w:rFonts w:hint="eastAsia"/>
        </w:rPr>
        <w:t/>
      </w:r>
      <w:r w:rsidRPr="00F95833">
        <w:rPr>
          <w:rFonts w:hint="eastAsia"/>
        </w:rPr>
        <w:t/>
      </w:r>
      <w:r>
        <w:rPr>
          <w:rFonts w:hint="eastAsia"/>
        </w:rPr>
        <w:t/>
      </w:r>
      <w:r w:rsidRPr="00F95833">
        <w:rPr>
          <w:rFonts w:hint="eastAsia"/>
        </w:rPr>
        <w:t/>
      </w:r>
      <w:r w:rsidRPr="00F95833">
        <w:rPr>
          <w:rFonts w:hint="eastAsia"/>
        </w:rPr>
        <w:t/>
      </w:r>
    </w:p>
    <w:p w14:paraId="3B0BA510" w14:textId="3C19FCC7" w:rsidR="00A84BDD" w:rsidRPr="00F95833" w:rsidRDefault="00A84BDD" w:rsidP="00A15B6B">
      <w:pPr>
        <w:pStyle w:val="af2"/>
        <w:ind w:firstLine="630"/>
        <w:rPr>
          <w:i/>
          <w:iCs/>
          <w:vanish/>
          <w:specVanish/>
        </w:rPr>
      </w:pPr>
      <w:r w:rsidRPr="00F95833">
        <w:rPr>
          <w:rFonts w:ascii="Times New Roman" w:hAnsi="Times New Roman"/>
          <w:i/>
        </w:rPr>
        <w:tab/>
      </w:r>
      <m:oMath>
        <m:sSub>
          <m:sSubPr>
            <m:ctrlPr/>
          </m:sSubPr>
          <m:e>
            <m:r>
              <w:ins w:id="315" w:author="Hongliang Dang" w:date="2026-06-08T15:33:00Z" w16du:dateUtc="2026-06-08T07:33:00Z">
                <m:rPr>
                  <m:sty m:val="bi"/>
                </m:rPr>
                <m:t>m</m:t>
              </w:ins>
            </m:r>
            <m:r>
              <w:del w:id="316" w:author="Hongliang Dang" w:date="2026-06-08T15:33:00Z" w16du:dateUtc="2026-06-08T07:33:00Z">
                <m:rPr>
                  <m:sty m:val="bi"/>
                </m:rPr>
                <m:t>M</m:t>
              </w:del>
            </m:r>
          </m:e>
          <m:sub>
            <m:r>
              <m:rPr>
                <m:sty m:val="p"/>
              </m:rPr>
              <m:t>0</m:t>
            </m:r>
          </m:sub>
        </m:sSub>
        <m:r>
          <m:rPr>
            <m:sty m:val="p"/>
          </m:rPr>
          <m:t>=</m:t>
        </m:r>
        <m:f>
          <m:fPr>
            <m:ctrlPr/>
          </m:fPr>
          <m:num>
            <m:r>
              <m:rPr>
                <m:sty m:val="p"/>
              </m:rPr>
              <m:t>8</m:t>
            </m:r>
          </m:num>
          <m:den>
            <m:r>
              <m:rPr>
                <m:sty m:val="p"/>
              </m:rPr>
              <m:t>3</m:t>
            </m:r>
          </m:den>
        </m:f>
        <m:sSup>
          <m:sSupPr>
            <m:ctrlPr/>
          </m:sSupPr>
          <m:e>
            <m:r>
              <m:t>a</m:t>
            </m:r>
          </m:e>
          <m:sup>
            <m:r>
              <m:rPr>
                <m:sty m:val="p"/>
              </m:rPr>
              <m:t>3</m:t>
            </m:r>
          </m:sup>
        </m:sSup>
        <m:sSub>
          <m:sSubPr>
            <m:ctrlPr/>
          </m:sSubPr>
          <m:e>
            <m:r>
              <m:rPr>
                <m:sty m:val="bi"/>
              </m:rPr>
              <m:t>H</m:t>
            </m:r>
          </m:e>
          <m:sub>
            <m:r>
              <m:rPr>
                <m:sty m:val="p"/>
              </m:rPr>
              <m:t>0</m:t>
            </m:r>
          </m:sub>
        </m:sSub>
        <m:r>
          <m:rPr>
            <m:sty m:val="p"/>
          </m:rPr>
          <m:t>,</m:t>
        </m:r>
        <m:sSub>
          <m:sSubPr>
            <m:ctrlPr>
              <w:rPr>
                <w:b/>
                <w:bCs/>
                <w:i/>
              </w:rPr>
            </m:ctrlPr>
          </m:sSubPr>
          <m:e>
            <m:r>
              <w:ins w:id="317" w:author="Hongliang Dang" w:date="2026-06-08T15:33:00Z" w16du:dateUtc="2026-06-08T07:33:00Z">
                <m:rPr>
                  <m:sty m:val="bi"/>
                </m:rPr>
                <m:t>p</m:t>
              </w:ins>
            </m:r>
            <m:r>
              <w:del w:id="318" w:author="Hongliang Dang" w:date="2026-06-08T15:33:00Z" w16du:dateUtc="2026-06-08T07:33:00Z">
                <m:rPr>
                  <m:sty m:val="bi"/>
                </m:rPr>
                <m:t>P</m:t>
              </w:del>
            </m:r>
          </m:e>
          <m:sub>
            <m:r>
              <m:t>0</m:t>
            </m:r>
          </m:sub>
        </m:sSub>
        <m:r>
          <m:rPr>
            <m:sty m:val="bi"/>
          </m:rPr>
          <m:t>=</m:t>
        </m:r>
        <m:r>
          <m:rPr>
            <m:sty m:val="p"/>
          </m:rPr>
          <m:t>-</m:t>
        </m:r>
        <m:f>
          <m:fPr>
            <m:ctrlPr/>
          </m:fPr>
          <m:num>
            <m:r>
              <m:t>4</m:t>
            </m:r>
          </m:num>
          <m:den>
            <m:r>
              <m:t>3</m:t>
            </m:r>
          </m:den>
        </m:f>
        <m:sSup>
          <m:sSupPr>
            <m:ctrlPr/>
          </m:sSupPr>
          <m:e>
            <m:r>
              <m:t>a</m:t>
            </m:r>
          </m:e>
          <m:sup>
            <m:r>
              <m:t>3</m:t>
            </m:r>
          </m:sup>
        </m:sSup>
        <m:sSub>
          <m:sSubPr>
            <m:ctrlPr>
              <w:rPr>
                <w:b/>
                <w:bCs/>
              </w:rPr>
            </m:ctrlPr>
          </m:sSubPr>
          <m:e>
            <m:r>
              <m:rPr>
                <m:sty m:val="bi"/>
              </m:rPr>
              <m:t>E</m:t>
            </m:r>
          </m:e>
          <m:sub>
            <m:r>
              <m:rPr>
                <m:sty m:val="bi"/>
              </m:rPr>
              <m:t>0</m:t>
            </m:r>
          </m:sub>
        </m:sSub>
      </m:oMath>
      <w:r w:rsidRPr="00F95833">
        <w:tab/>
      </w:r>
    </w:p>
    <w:p w14:paraId="48C82CE8" w14:textId="528DDDA5" w:rsidR="00A84BDD" w:rsidRPr="00C25FF9" w:rsidRDefault="00A84BDD" w:rsidP="00C25FF9">
      <w:pPr>
        <w:ind w:firstLine="480"/>
      </w:pPr>
      <w:r w:rsidRPr="00F95833">
        <w:rPr>
          <w:rFonts w:hint="eastAsia"/>
        </w:rPr>
        <w:t>(</w:t>
      </w:r>
      <w:r w:rsidRPr="00F95833">
        <w:fldChar w:fldCharType="begin"/>
      </w:r>
      <w:r w:rsidRPr="00F95833">
        <w:instrText xml:space="preserve"> SEQ </w:instrText>
      </w:r>
      <w:r w:rsidRPr="00F95833">
        <w:instrText>公式</w:instrText>
      </w:r>
      <w:r w:rsidRPr="00F95833">
        <w:instrText xml:space="preserve"> \* ARABIC </w:instrText>
      </w:r>
      <w:r w:rsidRPr="00F95833">
        <w:fldChar w:fldCharType="separate"/>
      </w:r>
      <w:r w:rsidR="00D4412F">
        <w:rPr>
          <w:noProof/>
        </w:rPr>
        <w:t>50</w:t>
      </w:r>
      <w:r w:rsidRPr="00F95833">
        <w:fldChar w:fldCharType="end"/>
      </w:r>
      <w:r w:rsidRPr="00F95833">
        <w:rPr>
          <w:rFonts w:hint="eastAsia"/>
        </w:rPr>
        <w:t>)</w:t>
      </w:r>
    </w:p>
    <w:p w14:paraId="426F8ECE" w14:textId="77777777" w:rsidR="00A84BDD" w:rsidRPr="00F95833" w:rsidRDefault="00A84BDD" w:rsidP="00A15B6B">
      <w:pPr>
        <w:pStyle w:val="FirstParagraph"/>
        <w:ind w:firstLine="480"/>
      </w:pPr>
      <w:r w:rsidRPr="00F95833">
        <w:rPr>
          <w:rFonts w:hint="eastAsia"/>
        </w:rPr>
        <w:t xml:space="preserve">where </w:t>
      </w:r>
      <m:oMath>
        <m:sSub>
          <m:sSubPr>
            <m:ctrlPr>
              <w:rPr>
                <w:rFonts w:ascii="Cambria Math" w:hAnsi="Cambria Math"/>
                <w:i/>
              </w:rPr>
            </m:ctrlPr>
          </m:sSubPr>
          <m:e>
            <m:r>
              <m:rPr>
                <m:sty m:val="bi"/>
              </m:rPr>
              <w:rPr>
                <w:rFonts w:ascii="Cambria Math" w:hAnsi="Cambria Math"/>
              </w:rPr>
              <m:t>H</m:t>
            </m:r>
          </m:e>
          <m:sub>
            <m:r>
              <w:rPr>
                <w:rFonts w:ascii="Cambria Math" w:hAnsi="Cambria Math"/>
              </w:rPr>
              <m:t>0</m:t>
            </m:r>
          </m:sub>
        </m:sSub>
      </m:oMath>
      <w:r>
        <w:rPr>
          <w:rFonts w:hint="eastAsia"/>
        </w:rPr>
        <w:t xml:space="preserve"> and </w:t>
      </w:r>
      <w:r>
        <w:rPr>
          <w:rFonts w:hint="eastAsia"/>
          <w:b/>
          <w:bCs/>
          <w:i/>
          <w:iCs/>
        </w:rPr>
        <w:t xml:space="preserve"> are, respectively, the incident magnetic and electric field strengths at the aperture plane. These dipoles oscillate at frequency omega and radiate into the z &gt; 0 half-space. The resulting vector potential is:</w:t>
      </w:r>
      <w:r>
        <w:rPr>
          <w:rFonts w:hint="eastAsia"/>
          <w:vertAlign w:val="subscript"/>
        </w:rPr>
        <w:t xml:space="preserve"/>
      </w:r>
      <w:r>
        <w:rPr>
          <w:rFonts w:hint="eastAsia"/>
        </w:rPr>
        <w:t/>
      </w:r>
      <w:r w:rsidRPr="00F95833">
        <w:rPr>
          <w:rFonts w:hint="eastAsia"/>
        </w:rPr>
        <w:t/>
      </w:r>
      <w:r>
        <w:rPr>
          <w:rFonts w:hint="eastAsia"/>
        </w:rPr>
        <w:t/>
      </w:r>
      <w:r w:rsidRPr="00F95833">
        <w:rPr>
          <w:rFonts w:hint="eastAsia"/>
        </w:rPr>
        <w:t/>
      </w:r>
      <m:oMath>
        <m:sSub>
          <m:sSubPr>
            <m:ctrlPr>
              <w:rPr>
                <w:rFonts w:ascii="Cambria Math" w:hAnsi="Cambria Math"/>
              </w:rPr>
            </m:ctrlPr>
          </m:sSubPr>
          <m:e>
            <m:r>
              <w:rPr>
                <w:rFonts w:ascii="Cambria Math" w:hAnsi="Cambria Math"/>
              </w:rPr>
              <m:t>ω</m:t>
            </m:r>
          </m:e>
          <m:sub>
            <m:r>
              <w:rPr>
                <w:rFonts w:ascii="Cambria Math" w:hAnsi="Cambria Math"/>
              </w:rPr>
              <m:t>0</m:t>
            </m:r>
          </m:sub>
        </m:sSub>
      </m:oMath>
      <w:r w:rsidRPr="00F95833">
        <w:rPr>
          <w:rFonts w:hint="eastAsia"/>
        </w:rPr>
        <w:t/>
      </w:r>
      <m:oMath>
        <m:r>
          <w:rPr>
            <w:rFonts w:ascii="Cambria Math" w:hAnsi="Cambria Math"/>
          </w:rPr>
          <m:t>z</m:t>
        </m:r>
        <m:r>
          <m:rPr>
            <m:sty m:val="p"/>
          </m:rPr>
          <w:rPr>
            <w:rFonts w:ascii="Cambria Math" w:hAnsi="Cambria Math"/>
          </w:rPr>
          <m:t>&gt;</m:t>
        </m:r>
        <m:r>
          <w:rPr>
            <w:rFonts w:ascii="Cambria Math" w:hAnsi="Cambria Math"/>
          </w:rPr>
          <m:t>0</m:t>
        </m:r>
      </m:oMath>
      <w:r w:rsidRPr="00F95833">
        <w:rPr>
          <w:rFonts w:hint="eastAsia"/>
        </w:rPr>
        <w:t/>
      </w:r>
      <w:r w:rsidR="00154F32">
        <w:rPr>
          <w:rFonts w:hint="eastAsia"/>
        </w:rPr>
        <w:t/>
      </w:r>
      <w:r w:rsidRPr="00F95833">
        <w:rPr>
          <w:rFonts w:hint="eastAsia"/>
        </w:rPr>
        <w:t/>
      </w:r>
    </w:p>
    <w:p w14:paraId="4CC65C76" w14:textId="7E4637DC" w:rsidR="00A84BDD" w:rsidRPr="00F95833" w:rsidRDefault="00A84BDD" w:rsidP="00A15B6B">
      <w:pPr>
        <w:pStyle w:val="af2"/>
        <w:ind w:firstLine="632"/>
        <w:rPr>
          <w:i/>
          <w:iCs/>
          <w:vanish/>
          <w:specVanish/>
        </w:rPr>
      </w:pPr>
      <w:r w:rsidRPr="00F95833">
        <w:rPr>
          <w:rFonts w:ascii="Times New Roman" w:hAnsi="Times New Roman"/>
          <w:b/>
          <w:bCs/>
          <w:i/>
        </w:rPr>
        <w:tab/>
      </w:r>
      <m:oMath>
        <m:r>
          <m:rPr>
            <m:sty m:val="bi"/>
          </m:rPr>
          <m:t>A</m:t>
        </m:r>
        <m:r>
          <m:t>=</m:t>
        </m:r>
        <m:f>
          <m:fPr>
            <m:ctrlPr/>
          </m:fPr>
          <m:num>
            <m:sSub>
              <m:sSubPr>
                <m:ctrlPr/>
              </m:sSubPr>
              <m:e>
                <m:r>
                  <m:t>iμ</m:t>
                </m:r>
              </m:e>
              <m:sub>
                <m:r>
                  <m:t>0</m:t>
                </m:r>
              </m:sub>
            </m:sSub>
            <m:sSup>
              <m:sSupPr>
                <m:ctrlPr>
                  <w:rPr>
                    <w:i/>
                  </w:rPr>
                </m:ctrlPr>
              </m:sSupPr>
              <m:e>
                <m:r>
                  <m:t>a</m:t>
                </m:r>
              </m:e>
              <m:sup>
                <m:r>
                  <m:t>3</m:t>
                </m:r>
              </m:sup>
            </m:sSup>
          </m:num>
          <m:den>
            <m:r>
              <m:t>3π</m:t>
            </m:r>
          </m:den>
        </m:f>
        <m:r>
          <m:t>[</m:t>
        </m:r>
        <m:d>
          <m:dPr>
            <m:ctrlPr>
              <w:rPr>
                <w:i/>
              </w:rPr>
            </m:ctrlPr>
          </m:dPr>
          <m:e>
            <m:r>
              <m:rPr>
                <m:sty m:val="bi"/>
              </m:rPr>
              <m:t>k</m:t>
            </m:r>
            <m:r>
              <m:t>×2</m:t>
            </m:r>
            <m:sSub>
              <m:sSubPr>
                <m:ctrlPr>
                  <w:rPr>
                    <w:i/>
                  </w:rPr>
                </m:ctrlPr>
              </m:sSubPr>
              <m:e>
                <m:r>
                  <m:t>H</m:t>
                </m:r>
              </m:e>
              <m:sub>
                <m:r>
                  <m:t>0</m:t>
                </m:r>
              </m:sub>
            </m:sSub>
          </m:e>
        </m:d>
        <m:r>
          <m:rPr>
            <m:sty m:val="p"/>
          </m:rPr>
          <m:t>∙∇</m:t>
        </m:r>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w:rPr>
                            <w:b/>
                            <w:bCs/>
                          </w:rPr>
                        </m:ctrlPr>
                      </m:sSubPr>
                      <m:e>
                        <m:r>
                          <m:rPr>
                            <m:sty m:val="bi"/>
                          </m:rPr>
                          <m:t>k</m:t>
                        </m:r>
                      </m:e>
                      <m:sub>
                        <m:r>
                          <m:rPr>
                            <m:sty m:val="bi"/>
                          </m:rPr>
                          <m:t>0</m:t>
                        </m:r>
                      </m:sub>
                    </m:sSub>
                    <m:r>
                      <m:rPr>
                        <m:sty m:val="bi"/>
                      </m:rPr>
                      <m:t>r</m:t>
                    </m:r>
                  </m:e>
                </m:d>
              </m:sup>
            </m:sSup>
          </m:num>
          <m:den>
            <m:r>
              <m:rPr>
                <m:sty m:val="bi"/>
              </m:rPr>
              <m:t>r</m:t>
            </m:r>
          </m:den>
        </m:f>
        <m:r>
          <m:t>+</m:t>
        </m:r>
        <m:sSub>
          <m:sSubPr>
            <m:ctrlPr>
              <w:rPr>
                <w:i/>
              </w:rPr>
            </m:ctrlPr>
          </m:sSubPr>
          <m:e>
            <m:r>
              <m:t>ω</m:t>
            </m:r>
          </m:e>
          <m:sub>
            <m:r>
              <m:t>0</m:t>
            </m:r>
          </m:sub>
        </m:sSub>
        <m:r>
          <m:t>∙</m:t>
        </m:r>
        <m:d>
          <m:dPr>
            <m:ctrlPr>
              <w:rPr>
                <w:i/>
              </w:rPr>
            </m:ctrlPr>
          </m:dPr>
          <m:e>
            <m:r>
              <m:rPr>
                <m:sty m:val="bi"/>
              </m:rPr>
              <m:t>n</m:t>
            </m:r>
            <m:r>
              <m:t>×</m:t>
            </m:r>
            <m:sSub>
              <m:sSubPr>
                <m:ctrlPr>
                  <w:rPr>
                    <w:i/>
                  </w:rPr>
                </m:ctrlPr>
              </m:sSubPr>
              <m:e>
                <m:r>
                  <m:t>E</m:t>
                </m:r>
              </m:e>
              <m:sub>
                <m:r>
                  <m:t>0</m:t>
                </m:r>
              </m:sub>
            </m:sSub>
            <m:r>
              <m:t>×</m:t>
            </m:r>
            <m:r>
              <m:rPr>
                <m:sty m:val="bi"/>
              </m:rPr>
              <m:t>n</m:t>
            </m:r>
          </m:e>
        </m:d>
        <m:r>
          <m:t>∙</m:t>
        </m:r>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w:rPr>
                            <w:b/>
                            <w:bCs/>
                          </w:rPr>
                        </m:ctrlPr>
                      </m:sSubPr>
                      <m:e>
                        <m:r>
                          <m:rPr>
                            <m:sty m:val="bi"/>
                          </m:rPr>
                          <m:t>k</m:t>
                        </m:r>
                      </m:e>
                      <m:sub>
                        <m:r>
                          <m:rPr>
                            <m:sty m:val="bi"/>
                          </m:rPr>
                          <m:t>0</m:t>
                        </m:r>
                      </m:sub>
                    </m:sSub>
                    <m:r>
                      <m:rPr>
                        <m:sty m:val="bi"/>
                      </m:rPr>
                      <m:t>r</m:t>
                    </m:r>
                  </m:e>
                </m:d>
              </m:sup>
            </m:sSup>
          </m:num>
          <m:den>
            <m:r>
              <m:rPr>
                <m:sty m:val="bi"/>
              </m:rPr>
              <m:t>r</m:t>
            </m:r>
          </m:den>
        </m:f>
        <m:r>
          <m:t>] </m:t>
        </m:r>
        <m:r>
          <m:rPr>
            <m:sty m:val="p"/>
          </m:rPr>
          <m:t>.</m:t>
        </m:r>
      </m:oMath>
      <w:r w:rsidRPr="00F95833">
        <w:rPr>
          <w:i/>
          <w:iCs/>
        </w:rPr>
        <w:tab/>
      </w:r>
    </w:p>
    <w:p w14:paraId="70D5FCB9" w14:textId="365706A9" w:rsidR="00A84BDD" w:rsidRPr="00A15B6B" w:rsidRDefault="00A84BDD" w:rsidP="00A15B6B">
      <w:pPr>
        <w:pStyle w:val="ad"/>
        <w:ind w:firstLine="480"/>
        <w:rPr>
          <w:i w:val="0"/>
        </w:rPr>
      </w:pPr>
      <w:r w:rsidRPr="00F95833">
        <w:rPr>
          <w:rFonts w:hint="eastAsia"/>
          <w:i w:val="0"/>
          <w:iCs/>
        </w:rPr>
        <w:t>(</w:t>
      </w:r>
      <w:bookmarkStart w:id="319" w:name="Eq_37"/>
      <w:r w:rsidRPr="00F95833">
        <w:rPr>
          <w:i w:val="0"/>
          <w:iCs/>
        </w:rPr>
        <w:fldChar w:fldCharType="begin"/>
      </w:r>
      <w:r w:rsidRPr="00F95833">
        <w:rPr>
          <w:i w:val="0"/>
          <w:iCs/>
        </w:rPr>
        <w:instrText xml:space="preserve"> </w:instrText>
      </w:r>
      <w:r w:rsidRPr="00F95833">
        <w:rPr>
          <w:rFonts w:hint="eastAsia"/>
          <w:i w:val="0"/>
          <w:iCs/>
        </w:rPr>
        <w:instrText xml:space="preserve">SEQ </w:instrText>
      </w:r>
      <w:r w:rsidRPr="00F95833">
        <w:rPr>
          <w:rFonts w:hint="eastAsia"/>
          <w:i w:val="0"/>
          <w:iCs/>
        </w:rPr>
        <w:instrText>公式</w:instrText>
      </w:r>
      <w:r w:rsidRPr="00F95833">
        <w:rPr>
          <w:rFonts w:hint="eastAsia"/>
          <w:i w:val="0"/>
          <w:iCs/>
        </w:rPr>
        <w:instrText xml:space="preserve"> \* ARABIC</w:instrText>
      </w:r>
      <w:r w:rsidRPr="00F95833">
        <w:rPr>
          <w:i w:val="0"/>
          <w:iCs/>
        </w:rPr>
        <w:instrText xml:space="preserve"> </w:instrText>
      </w:r>
      <w:r w:rsidRPr="00F95833">
        <w:rPr>
          <w:i w:val="0"/>
          <w:iCs/>
        </w:rPr>
        <w:fldChar w:fldCharType="separate"/>
      </w:r>
      <w:r w:rsidR="00D4412F">
        <w:rPr>
          <w:i w:val="0"/>
          <w:iCs/>
          <w:noProof/>
        </w:rPr>
        <w:t>51</w:t>
      </w:r>
      <w:r w:rsidRPr="00F95833">
        <w:rPr>
          <w:i w:val="0"/>
          <w:iCs/>
        </w:rPr>
        <w:fldChar w:fldCharType="end"/>
      </w:r>
      <w:bookmarkEnd w:id="319"/>
      <w:r w:rsidRPr="00F95833">
        <w:rPr>
          <w:rFonts w:hint="eastAsia"/>
          <w:i w:val="0"/>
          <w:iCs/>
        </w:rPr>
        <w:t>)</w:t>
      </w:r>
      <w:bookmarkEnd w:id="314"/>
    </w:p>
    <w:p w14:paraId="5C4D2796" w14:textId="6800B059" w:rsidR="00A84BDD" w:rsidRPr="00F95833" w:rsidRDefault="00967614" w:rsidP="00873AA1">
      <w:pPr>
        <w:ind w:firstLine="480"/>
      </w:pPr>
      <w:r>
        <w:rPr>
          <w:rFonts w:hint="eastAsia"/>
        </w:rPr>
        <w:t xml:space="preserve">Equation 51 reproduces the classical electric- and magnetic-dipole radiation fields. The analysis above, however, treats the dipoles as point sources at the origin. When a finite circular aperture of radius R is considered, the induced current distribution in the aperture plane is spatially broadened. Bethe gave the magnetic-current and electric-current densities within the aperture as</w:t>
      </w:r>
      <w:r>
        <w:rPr>
          <w:rFonts w:hint="eastAsia"/>
        </w:rPr>
        <w:t xml:space="preserve"/>
      </w:r>
      <w:r w:rsidRPr="00967614">
        <w:rPr>
          <w:rFonts w:hint="eastAsia"/>
        </w:rPr>
        <w:fldChar w:fldCharType="begin"/>
      </w:r>
      <w:r w:rsidRPr="00967614">
        <w:rPr>
          <w:rFonts w:hint="eastAsia"/>
        </w:rPr>
        <w:instrText xml:space="preserve"> REF Eq_37 \h </w:instrText>
      </w:r>
      <w:r w:rsidRPr="00967614">
        <w:instrText xml:space="preserve"> \* MERGEFORMAT </w:instrText>
      </w:r>
      <w:r w:rsidRPr="00967614">
        <w:rPr>
          <w:rFonts w:hint="eastAsia"/>
        </w:rPr>
      </w:r>
      <w:r w:rsidRPr="00967614">
        <w:rPr>
          <w:rFonts w:hint="eastAsia"/>
        </w:rPr>
        <w:fldChar w:fldCharType="separate"/>
      </w:r>
      <w:r w:rsidR="00D4412F" w:rsidRPr="00D4412F">
        <w:rPr>
          <w:noProof/>
        </w:rPr>
        <w:t xml:space="preserve"/>
      </w:r>
      <w:r w:rsidRPr="00967614">
        <w:rPr>
          <w:rFonts w:hint="eastAsia"/>
        </w:rPr>
        <w:fldChar w:fldCharType="end"/>
      </w:r>
      <w:r>
        <w:rPr>
          <w:rFonts w:hint="eastAsia"/>
        </w:rPr>
        <w:t xml:space="preserve"/>
      </w:r>
      <w:r w:rsidR="00A84BDD" w:rsidRPr="00F95833">
        <w:rPr>
          <w:rFonts w:hint="eastAsia"/>
        </w:rPr>
        <w:t xml:space="preserve"/>
      </w:r>
      <w:r>
        <w:rPr>
          <w:rFonts w:hint="eastAsia"/>
        </w:rPr>
        <w:t xml:space="preserve"/>
      </w:r>
      <w:r w:rsidR="00A84BDD" w:rsidRPr="00F95833">
        <w:rPr>
          <w:rFonts w:hint="eastAsia"/>
        </w:rPr>
        <w:t xml:space="preserve"/>
      </w:r>
      <w:r w:rsidR="00A84BDD" w:rsidRPr="00F95833">
        <w:t xml:space="preserve"/>
      </w:r>
      <m:oMath>
        <m:r>
          <w:rPr>
            <w:rFonts w:ascii="Cambria Math" w:hAnsi="Cambria Math"/>
          </w:rPr>
          <m:t>a</m:t>
        </m:r>
      </m:oMath>
      <w:r w:rsidR="00A84BDD" w:rsidRPr="00F95833">
        <w:t xml:space="preserve"/>
      </w:r>
      <w:r w:rsidR="00A84BDD" w:rsidRPr="00F95833">
        <w:rPr>
          <w:rFonts w:hint="eastAsia"/>
        </w:rPr>
        <w:t/>
      </w:r>
      <w:r>
        <w:rPr>
          <w:rFonts w:hint="eastAsia"/>
        </w:rPr>
        <w:t/>
      </w:r>
      <w:r w:rsidR="00A84BDD" w:rsidRPr="00F95833">
        <w:rPr>
          <w:rFonts w:hint="eastAsia"/>
        </w:rPr>
        <w:t/>
      </w:r>
      <w:r w:rsidR="00A84BDD" w:rsidRPr="00F95833">
        <w:t xml:space="preserve"/>
      </w:r>
      <w:r w:rsidR="00A84BDD" w:rsidRPr="00F95833">
        <w:rPr>
          <w:rFonts w:hint="eastAsia"/>
        </w:rPr>
        <w:t/>
      </w:r>
      <w:r>
        <w:rPr>
          <w:rFonts w:hint="eastAsia"/>
        </w:rPr>
        <w:t/>
      </w:r>
      <w:r w:rsidR="00A84BDD" w:rsidRPr="00F95833">
        <w:rPr>
          <w:rFonts w:hint="eastAsia"/>
        </w:rPr>
        <w:t/>
      </w:r>
    </w:p>
    <w:p w14:paraId="16F4925E" w14:textId="530960DE" w:rsidR="00A84BDD" w:rsidRPr="00F95833" w:rsidRDefault="00A84BDD" w:rsidP="00873AA1">
      <w:pPr>
        <w:pStyle w:val="af2"/>
        <w:ind w:firstLine="482"/>
        <w:rPr>
          <w:i/>
          <w:iCs/>
          <w:vanish/>
          <w:specVanish/>
        </w:rPr>
      </w:pPr>
      <w:r>
        <w:rPr>
          <w:rFonts w:ascii="Times New Roman" w:hAnsi="Times New Roman"/>
          <w:b/>
        </w:rPr>
        <w:tab/>
      </w:r>
      <m:oMath>
        <m:acc>
          <m:accPr>
            <m:chr m:val="̃"/>
            <m:ctrlPr>
              <w:ins w:id="320" w:author="Hongliang Dang" w:date="2026-06-08T15:34:00Z" w16du:dateUtc="2026-06-08T07:34:00Z">
                <w:rPr>
                  <w:i/>
                  <w:iCs/>
                </w:rPr>
              </w:ins>
            </m:ctrlPr>
          </m:accPr>
          <m:e>
            <m:r>
              <w:ins w:id="321" w:author="Hongliang Dang" w:date="2026-06-08T15:34:00Z" w16du:dateUtc="2026-06-08T07:34:00Z">
                <m:rPr>
                  <m:sty m:val="bi"/>
                </m:rPr>
                <m:t>m</m:t>
              </w:ins>
            </m:r>
          </m:e>
        </m:acc>
        <m:r>
          <w:del w:id="322" w:author="Hongliang Dang" w:date="2026-06-08T15:34:00Z" w16du:dateUtc="2026-06-08T07:34:00Z">
            <m:rPr>
              <m:sty m:val="bi"/>
            </m:rPr>
            <m:t>m</m:t>
          </w:del>
        </m:r>
        <m:r>
          <m:rPr>
            <m:sty m:val="p"/>
          </m:rPr>
          <m:t>(</m:t>
        </m:r>
        <m:r>
          <m:rPr>
            <m:sty m:val="bi"/>
          </m:rPr>
          <m:t>ρ</m:t>
        </m:r>
        <m:r>
          <m:rPr>
            <m:sty m:val="p"/>
          </m:rPr>
          <m:t>)=</m:t>
        </m:r>
        <m:f>
          <m:fPr>
            <m:ctrlPr/>
          </m:fPr>
          <m:num>
            <m:r>
              <m:t>3</m:t>
            </m:r>
            <m:sSub>
              <m:sSubPr>
                <m:ctrlPr>
                  <w:rPr>
                    <w:i/>
                  </w:rPr>
                </m:ctrlPr>
              </m:sSubPr>
              <m:e>
                <m:r>
                  <m:rPr>
                    <m:sty m:val="bi"/>
                  </m:rPr>
                  <m:t>(</m:t>
                </m:r>
                <m:r>
                  <w:ins w:id="323" w:author="Hongliang Dang" w:date="2026-06-08T15:34:00Z" w16du:dateUtc="2026-06-08T07:34:00Z">
                    <m:rPr>
                      <m:sty m:val="bi"/>
                    </m:rPr>
                    <m:t>m</m:t>
                  </w:ins>
                </m:r>
                <m:r>
                  <w:del w:id="324" w:author="Hongliang Dang" w:date="2026-06-08T15:34:00Z" w16du:dateUtc="2026-06-08T07:34:00Z">
                    <m:rPr>
                      <m:sty m:val="bi"/>
                    </m:rPr>
                    <m:t>M</m:t>
                  </w:del>
                </m:r>
              </m:e>
              <m:sub>
                <m:r>
                  <m:t>0</m:t>
                </m:r>
              </m:sub>
            </m:sSub>
            <m:r>
              <m:t>+</m:t>
            </m:r>
            <m:sSub>
              <m:sSubPr>
                <m:ctrlPr>
                  <w:rPr>
                    <w:b/>
                    <w:bCs/>
                    <w:i/>
                  </w:rPr>
                </m:ctrlPr>
              </m:sSubPr>
              <m:e>
                <m:r>
                  <w:ins w:id="325" w:author="Hongliang Dang" w:date="2026-06-08T15:34:00Z" w16du:dateUtc="2026-06-08T07:34:00Z">
                    <m:rPr>
                      <m:sty m:val="bi"/>
                    </m:rPr>
                    <m:t>p</m:t>
                  </w:ins>
                </m:r>
                <m:r>
                  <w:del w:id="326" w:author="Hongliang Dang" w:date="2026-06-08T15:34:00Z" w16du:dateUtc="2026-06-08T07:34:00Z">
                    <m:rPr>
                      <m:sty m:val="bi"/>
                    </m:rPr>
                    <m:t>P</m:t>
                  </w:del>
                </m:r>
              </m:e>
              <m:sub>
                <m:r>
                  <m:rPr>
                    <m:sty m:val="bi"/>
                  </m:rPr>
                  <m:t>0</m:t>
                </m:r>
              </m:sub>
            </m:sSub>
            <m:r>
              <m:t>)</m:t>
            </m:r>
          </m:num>
          <m:den>
            <m:r>
              <m:t>2π</m:t>
            </m:r>
            <m:sSup>
              <m:sSupPr>
                <m:ctrlPr/>
              </m:sSupPr>
              <m:e>
                <m:r>
                  <m:t>a</m:t>
                </m:r>
              </m:e>
              <m:sup>
                <m:r>
                  <m:t>2</m:t>
                </m:r>
              </m:sup>
            </m:sSup>
          </m:den>
        </m:f>
        <m:rad>
          <m:radPr>
            <m:degHide m:val="1"/>
            <m:ctrlPr/>
          </m:radPr>
          <m:deg/>
          <m:e>
            <m:r>
              <m:t>1</m:t>
            </m:r>
            <m:r>
              <m:rPr>
                <m:sty m:val="p"/>
              </m:rPr>
              <m:t>-</m:t>
            </m:r>
            <m:sSup>
              <m:sSupPr>
                <m:ctrlPr/>
              </m:sSupPr>
              <m:e>
                <m:d>
                  <m:dPr>
                    <m:ctrlPr/>
                  </m:dPr>
                  <m:e>
                    <m:f>
                      <m:fPr>
                        <m:ctrlPr>
                          <w:rPr>
                            <w:b/>
                            <w:bCs/>
                          </w:rPr>
                        </m:ctrlPr>
                      </m:fPr>
                      <m:num>
                        <m:r>
                          <m:rPr>
                            <m:sty m:val="bi"/>
                          </m:rPr>
                          <m:t>ρ</m:t>
                        </m:r>
                      </m:num>
                      <m:den>
                        <m:r>
                          <m:t>a</m:t>
                        </m:r>
                      </m:den>
                    </m:f>
                  </m:e>
                </m:d>
              </m:e>
              <m:sup>
                <m:r>
                  <m:t>2</m:t>
                </m:r>
              </m:sup>
            </m:sSup>
          </m:e>
        </m:rad>
        <m:r>
          <m:t> </m:t>
        </m:r>
        <m:r>
          <m:rPr>
            <m:sty m:val="p"/>
          </m:rPr>
          <m:t>,</m:t>
        </m:r>
        <m:r>
          <m:t> </m:t>
        </m:r>
        <m:r>
          <m:rPr>
            <m:sty m:val="bi"/>
          </m:rPr>
          <m:t>ρ</m:t>
        </m:r>
        <m:r>
          <m:rPr>
            <m:sty m:val="p"/>
          </m:rPr>
          <m:t>≤</m:t>
        </m:r>
        <m:r>
          <m:t>a </m:t>
        </m:r>
        <m:r>
          <m:rPr>
            <m:sty m:val="p"/>
          </m:rPr>
          <m:t>,</m:t>
        </m:r>
      </m:oMath>
      <w:r>
        <w:tab/>
      </w:r>
    </w:p>
    <w:p w14:paraId="3F9FD0B4" w14:textId="3C1AA29E" w:rsidR="00A84BDD" w:rsidRPr="00F95833" w:rsidRDefault="00A84BDD" w:rsidP="00873AA1">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52</w:t>
      </w:r>
      <w:r>
        <w:fldChar w:fldCharType="end"/>
      </w:r>
      <w:r>
        <w:rPr>
          <w:rFonts w:hint="eastAsia"/>
        </w:rPr>
        <w:t>)</w:t>
      </w:r>
    </w:p>
    <w:p w14:paraId="711657D6" w14:textId="77777777" w:rsidR="00A84BDD" w:rsidRPr="00F95833" w:rsidRDefault="00A84BDD" w:rsidP="00834490">
      <w:pPr>
        <w:ind w:firstLine="480"/>
      </w:pPr>
      <w:r>
        <w:t xml:space="preserve">The angular spectrum (two-dimensional Fourier transform) of this distribution is</w:t>
      </w:r>
    </w:p>
    <w:p w14:paraId="0134B3C4" w14:textId="444C9D61" w:rsidR="00A84BDD" w:rsidRPr="00F95833" w:rsidRDefault="00A84BDD" w:rsidP="003F387D">
      <w:pPr>
        <w:pStyle w:val="af2"/>
        <w:ind w:firstLine="480"/>
        <w:rPr>
          <w:i/>
          <w:iCs/>
          <w:vanish/>
          <w:specVanish/>
        </w:rPr>
      </w:pPr>
      <w:r>
        <w:rPr>
          <w:rFonts w:ascii="Times New Roman" w:hAnsi="Times New Roman"/>
        </w:rPr>
        <w:tab/>
      </w:r>
      <m:oMath>
        <m:acc>
          <m:accPr>
            <m:chr m:val="̃"/>
            <m:ctrlPr>
              <w:rPr>
                <w:i/>
                <w:iCs/>
              </w:rPr>
            </m:ctrlPr>
          </m:accPr>
          <m:e>
            <m:r>
              <m:rPr>
                <m:sty m:val="bi"/>
              </m:rPr>
              <m:t>m</m:t>
            </m:r>
          </m:e>
        </m:acc>
        <m:r>
          <m:rPr>
            <m:sty m:val="p"/>
          </m:rPr>
          <m:t>(</m:t>
        </m:r>
        <m:sSub>
          <m:sSubPr>
            <m:ctrlPr/>
          </m:sSubPr>
          <m:e>
            <m:r>
              <m:rPr>
                <m:sty m:val="bi"/>
              </m:rPr>
              <m:t>k</m:t>
            </m:r>
          </m:e>
          <m:sub>
            <m:r>
              <m:rPr>
                <m:sty m:val="p"/>
              </m:rPr>
              <m:t>⟂</m:t>
            </m:r>
          </m:sub>
        </m:sSub>
        <m:r>
          <m:rPr>
            <m:sty m:val="p"/>
          </m:rPr>
          <m:t>)=∫</m:t>
        </m:r>
        <m:sSup>
          <m:sSupPr>
            <m:ctrlPr/>
          </m:sSupPr>
          <m:e>
            <m:r>
              <m:t>d</m:t>
            </m:r>
          </m:e>
          <m:sup>
            <m:r>
              <m:t>2</m:t>
            </m:r>
          </m:sup>
        </m:sSup>
        <m:r>
          <m:t>ρ </m:t>
        </m:r>
        <m:r>
          <m:rPr>
            <m:sty m:val="bi"/>
          </m:rPr>
          <m:t>m</m:t>
        </m:r>
        <m:r>
          <m:rPr>
            <m:sty m:val="p"/>
          </m:rPr>
          <m:t>(</m:t>
        </m:r>
        <m:r>
          <m:rPr>
            <m:sty m:val="bi"/>
          </m:rPr>
          <m:t>ρ</m:t>
        </m:r>
        <m:r>
          <m:rPr>
            <m:sty m:val="p"/>
          </m:rPr>
          <m:t>)</m:t>
        </m:r>
        <m:r>
          <m:t> </m:t>
        </m:r>
        <m:sSup>
          <m:sSupPr>
            <m:ctrlPr/>
          </m:sSupPr>
          <m:e>
            <m:r>
              <m:t>e</m:t>
            </m:r>
          </m:e>
          <m:sup>
            <m:r>
              <m:rPr>
                <m:sty m:val="p"/>
              </m:rPr>
              <m:t>-</m:t>
            </m:r>
            <m:r>
              <m:t>i</m:t>
            </m:r>
            <m:sSub>
              <m:sSubPr>
                <m:ctrlPr/>
              </m:sSubPr>
              <m:e>
                <m:r>
                  <m:rPr>
                    <m:sty m:val="bi"/>
                  </m:rPr>
                  <m:t>k</m:t>
                </m:r>
              </m:e>
              <m:sub>
                <m:r>
                  <m:rPr>
                    <m:sty m:val="p"/>
                  </m:rPr>
                  <m:t>⟂</m:t>
                </m:r>
              </m:sub>
            </m:sSub>
            <m:r>
              <m:rPr>
                <m:sty m:val="p"/>
              </m:rPr>
              <m:t>⋅</m:t>
            </m:r>
            <m:r>
              <m:rPr>
                <m:sty m:val="bi"/>
              </m:rPr>
              <m:t>ρ</m:t>
            </m:r>
          </m:sup>
        </m:sSup>
        <m:r>
          <m:t> </m:t>
        </m:r>
        <m:r>
          <m:rPr>
            <m:sty m:val="p"/>
          </m:rPr>
          <m:t>.</m:t>
        </m:r>
      </m:oMath>
      <w:r>
        <w:tab/>
      </w:r>
    </w:p>
    <w:p w14:paraId="5DE125F7" w14:textId="70AABCD0" w:rsidR="00A84BDD" w:rsidRPr="003F387D" w:rsidRDefault="00A84BDD" w:rsidP="003F387D">
      <w:pPr>
        <w:ind w:firstLine="480"/>
      </w:pPr>
      <w:r w:rsidRPr="003F387D">
        <w:rPr>
          <w:rFonts w:hint="eastAsia"/>
        </w:rPr>
        <w:t>(</w:t>
      </w:r>
      <w:r w:rsidRPr="003F387D">
        <w:fldChar w:fldCharType="begin"/>
      </w:r>
      <w:r w:rsidRPr="003F387D">
        <w:instrText xml:space="preserve"> </w:instrText>
      </w:r>
      <w:r w:rsidRPr="003F387D">
        <w:rPr>
          <w:rFonts w:hint="eastAsia"/>
        </w:rPr>
        <w:instrText xml:space="preserve">SEQ </w:instrText>
      </w:r>
      <w:r w:rsidRPr="003F387D">
        <w:rPr>
          <w:rFonts w:hint="eastAsia"/>
        </w:rPr>
        <w:instrText>公式</w:instrText>
      </w:r>
      <w:r w:rsidRPr="003F387D">
        <w:rPr>
          <w:rFonts w:hint="eastAsia"/>
        </w:rPr>
        <w:instrText xml:space="preserve"> \* ARABIC</w:instrText>
      </w:r>
      <w:r w:rsidRPr="003F387D">
        <w:instrText xml:space="preserve"> </w:instrText>
      </w:r>
      <w:r w:rsidRPr="003F387D">
        <w:fldChar w:fldCharType="separate"/>
      </w:r>
      <w:r w:rsidR="00D4412F">
        <w:rPr>
          <w:noProof/>
        </w:rPr>
        <w:t>53</w:t>
      </w:r>
      <w:r w:rsidRPr="003F387D">
        <w:fldChar w:fldCharType="end"/>
      </w:r>
      <w:r w:rsidRPr="003F387D">
        <w:rPr>
          <w:rFonts w:hint="eastAsia"/>
        </w:rPr>
        <w:t>)</w:t>
      </w:r>
    </w:p>
    <w:p w14:paraId="217A64AD" w14:textId="77777777" w:rsidR="00A84BDD" w:rsidRPr="00F95833" w:rsidRDefault="00A84BDD" w:rsidP="00834490">
      <w:pPr>
        <w:ind w:firstLine="480"/>
      </w:pPr>
      <w:r w:rsidRPr="00F95833">
        <w:rPr>
          <w:rFonts w:hint="eastAsia"/>
        </w:rPr>
        <w:t xml:space="preserve">Transforming to polar coordinates </w:t>
      </w:r>
      <w:r w:rsidRPr="00F95833">
        <w:t xml:space="preserve">, </w:t>
      </w:r>
      <m:oMath>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ϕ</m:t>
        </m:r>
        <m:r>
          <m:rPr>
            <m:sty m:val="p"/>
          </m:rPr>
          <w:rPr>
            <w:rFonts w:ascii="Cambria Math" w:hAnsi="Cambria Math"/>
          </w:rPr>
          <m:t>)</m:t>
        </m:r>
      </m:oMath>
      <w:r w:rsidRPr="00F95833">
        <w:t xml:space="preserve"> and exploiting azimuthal symmetry together with the definition of the zeroth-order Bessel function, we obtain:</w:t>
      </w:r>
      <w:r w:rsidRPr="00F95833">
        <w:rPr>
          <w:rFonts w:hint="eastAsia"/>
        </w:rPr>
        <w:t/>
      </w:r>
      <w:r>
        <w:rPr>
          <w:rFonts w:hint="eastAsia"/>
        </w:rPr>
        <w:t/>
      </w:r>
      <m:oMath>
        <m:nary>
          <m:naryPr>
            <m:limLoc m:val="subSup"/>
            <m:ctrlPr>
              <w:rPr>
                <w:rFonts w:ascii="Cambria Math" w:hAnsi="Cambria Math"/>
              </w:rPr>
            </m:ctrlPr>
          </m:naryPr>
          <m:sub>
            <m:r>
              <w:rPr>
                <w:rFonts w:ascii="Cambria Math" w:hAnsi="Cambria Math"/>
              </w:rPr>
              <m:t>0</m:t>
            </m:r>
          </m:sub>
          <m:sup>
            <m:r>
              <w:rPr>
                <w:rFonts w:ascii="Cambria Math" w:hAnsi="Cambria Math"/>
              </w:rPr>
              <m:t>2π</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ρ</m:t>
                </m:r>
                <m:r>
                  <m:rPr>
                    <m:sty m:val="p"/>
                  </m:rPr>
                  <w:rPr>
                    <w:rFonts w:ascii="Cambria Math" w:hAnsi="Cambria Math"/>
                  </w:rPr>
                  <m:t>cos</m:t>
                </m:r>
                <m:r>
                  <w:rPr>
                    <w:rFonts w:ascii="Cambria Math" w:hAnsi="Cambria Math"/>
                  </w:rPr>
                  <m:t>ϕ</m:t>
                </m:r>
              </m:sup>
            </m:sSup>
          </m:e>
        </m:nary>
        <m:r>
          <w:rPr>
            <w:rFonts w:ascii="Cambria Math" w:hAnsi="Cambria Math"/>
          </w:rPr>
          <m:t>dϕ</m:t>
        </m:r>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ρ</m:t>
        </m:r>
        <m:r>
          <m:rPr>
            <m:sty m:val="p"/>
          </m:rPr>
          <w:rPr>
            <w:rFonts w:ascii="Cambria Math" w:hAnsi="Cambria Math"/>
          </w:rPr>
          <m:t>)</m:t>
        </m:r>
      </m:oMath>
      <w:r>
        <w:rPr>
          <w:rFonts w:hint="eastAsia"/>
        </w:rPr>
        <w:t/>
      </w:r>
      <w:r w:rsidRPr="00F95833">
        <w:rPr>
          <w:rFonts w:hint="eastAsia"/>
        </w:rPr>
        <w:t/>
      </w:r>
    </w:p>
    <w:p w14:paraId="6F750E05" w14:textId="6D8D41EB" w:rsidR="00A84BDD" w:rsidRPr="00F95833" w:rsidRDefault="00A84BDD" w:rsidP="003F387D">
      <w:pPr>
        <w:pStyle w:val="af2"/>
        <w:ind w:firstLine="480"/>
        <w:rPr>
          <w:i/>
          <w:iCs/>
          <w:vanish/>
          <w:specVanish/>
        </w:rPr>
      </w:pPr>
      <w:r>
        <w:rPr>
          <w:rFonts w:ascii="Times New Roman" w:hAnsi="Times New Roman"/>
        </w:rPr>
        <w:tab/>
      </w:r>
      <m:oMath>
        <m:acc>
          <m:accPr>
            <m:chr m:val="̃"/>
            <m:ctrlPr/>
          </m:accPr>
          <m:e>
            <m:r>
              <m:t>m</m:t>
            </m:r>
          </m:e>
        </m:acc>
        <m:r>
          <m:rPr>
            <m:sty m:val="p"/>
          </m:rPr>
          <m:t>(</m:t>
        </m:r>
        <m:sSub>
          <m:sSubPr>
            <m:ctrlPr/>
          </m:sSubPr>
          <m:e>
            <m:r>
              <m:t>k</m:t>
            </m:r>
          </m:e>
          <m:sub>
            <m:r>
              <m:rPr>
                <m:sty m:val="p"/>
              </m:rPr>
              <m:t>⟂</m:t>
            </m:r>
          </m:sub>
        </m:sSub>
        <m:r>
          <m:rPr>
            <m:sty m:val="p"/>
          </m:rPr>
          <m:t>)=</m:t>
        </m:r>
        <m:r>
          <m:t>2π</m:t>
        </m:r>
        <m:nary>
          <m:naryPr>
            <m:limLoc m:val="subSup"/>
            <m:ctrlPr/>
          </m:naryPr>
          <m:sub>
            <m:r>
              <m:t>0</m:t>
            </m:r>
          </m:sub>
          <m:sup>
            <m:r>
              <m:t>a</m:t>
            </m:r>
          </m:sup>
          <m:e>
            <m:r>
              <m:t>ρ</m:t>
            </m:r>
          </m:e>
        </m:nary>
        <m:r>
          <m:t> dρ </m:t>
        </m:r>
        <m:f>
          <m:fPr>
            <m:ctrlPr/>
          </m:fPr>
          <m:num>
            <m:r>
              <m:t>3</m:t>
            </m:r>
            <m:sSub>
              <m:sSubPr>
                <m:ctrlPr>
                  <w:rPr>
                    <w:i/>
                  </w:rPr>
                </m:ctrlPr>
              </m:sSubPr>
              <m:e>
                <m:r>
                  <m:rPr>
                    <m:sty m:val="bi"/>
                  </m:rPr>
                  <m:t>(</m:t>
                </m:r>
                <m:r>
                  <w:ins w:id="327" w:author="Hongliang Dang" w:date="2026-06-08T15:34:00Z" w16du:dateUtc="2026-06-08T07:34:00Z">
                    <m:rPr>
                      <m:sty m:val="bi"/>
                    </m:rPr>
                    <m:t>m</m:t>
                  </w:ins>
                </m:r>
                <m:r>
                  <w:del w:id="328" w:author="Hongliang Dang" w:date="2026-06-08T15:34:00Z" w16du:dateUtc="2026-06-08T07:34:00Z">
                    <m:rPr>
                      <m:sty m:val="bi"/>
                    </m:rPr>
                    <m:t>M</m:t>
                  </w:del>
                </m:r>
              </m:e>
              <m:sub>
                <m:r>
                  <m:t>0</m:t>
                </m:r>
              </m:sub>
            </m:sSub>
            <m:r>
              <m:t>+</m:t>
            </m:r>
            <m:sSub>
              <m:sSubPr>
                <m:ctrlPr>
                  <w:rPr>
                    <w:b/>
                    <w:bCs/>
                    <w:i/>
                  </w:rPr>
                </m:ctrlPr>
              </m:sSubPr>
              <m:e>
                <m:r>
                  <w:ins w:id="329" w:author="Hongliang Dang" w:date="2026-06-08T15:34:00Z" w16du:dateUtc="2026-06-08T07:34:00Z">
                    <m:rPr>
                      <m:sty m:val="bi"/>
                    </m:rPr>
                    <m:t>p</m:t>
                  </w:ins>
                </m:r>
                <m:r>
                  <w:del w:id="330" w:author="Hongliang Dang" w:date="2026-06-08T15:34:00Z" w16du:dateUtc="2026-06-08T07:34:00Z">
                    <m:rPr>
                      <m:sty m:val="bi"/>
                    </m:rPr>
                    <m:t>P</m:t>
                  </w:del>
                </m:r>
              </m:e>
              <m:sub>
                <m:r>
                  <m:rPr>
                    <m:sty m:val="bi"/>
                  </m:rPr>
                  <m:t>0</m:t>
                </m:r>
              </m:sub>
            </m:sSub>
            <m:r>
              <m:t>)</m:t>
            </m:r>
          </m:num>
          <m:den>
            <m:r>
              <m:t>2π</m:t>
            </m:r>
            <m:sSup>
              <m:sSupPr>
                <m:ctrlPr/>
              </m:sSupPr>
              <m:e>
                <m:r>
                  <m:t>a</m:t>
                </m:r>
              </m:e>
              <m:sup>
                <m:r>
                  <m:t>2</m:t>
                </m:r>
              </m:sup>
            </m:sSup>
          </m:den>
        </m:f>
        <m:rad>
          <m:radPr>
            <m:degHide m:val="1"/>
            <m:ctrlPr/>
          </m:radPr>
          <m:deg/>
          <m:e>
            <m:r>
              <m:t>1</m:t>
            </m:r>
            <m:r>
              <m:rPr>
                <m:sty m:val="p"/>
              </m:rPr>
              <m:t>-</m:t>
            </m:r>
            <m:f>
              <m:fPr>
                <m:ctrlPr/>
              </m:fPr>
              <m:num>
                <m:sSup>
                  <m:sSupPr>
                    <m:ctrlPr/>
                  </m:sSupPr>
                  <m:e>
                    <m:r>
                      <m:t>ρ</m:t>
                    </m:r>
                  </m:e>
                  <m:sup>
                    <m:r>
                      <m:t>2</m:t>
                    </m:r>
                  </m:sup>
                </m:sSup>
              </m:num>
              <m:den>
                <m:sSup>
                  <m:sSupPr>
                    <m:ctrlPr/>
                  </m:sSupPr>
                  <m:e>
                    <m:r>
                      <m:t>a</m:t>
                    </m:r>
                  </m:e>
                  <m:sup>
                    <m:r>
                      <m:t>2</m:t>
                    </m:r>
                  </m:sup>
                </m:sSup>
              </m:den>
            </m:f>
          </m:e>
        </m:rad>
        <m:r>
          <m:t> </m:t>
        </m:r>
        <m:sSub>
          <m:sSubPr>
            <m:ctrlPr/>
          </m:sSubPr>
          <m:e>
            <m:r>
              <m:t>J</m:t>
            </m:r>
          </m:e>
          <m:sub>
            <m:r>
              <m:t>0</m:t>
            </m:r>
          </m:sub>
        </m:sSub>
        <m:r>
          <m:rPr>
            <m:sty m:val="p"/>
          </m:rPr>
          <m:t>(</m:t>
        </m:r>
        <m:sSub>
          <m:sSubPr>
            <m:ctrlPr/>
          </m:sSubPr>
          <m:e>
            <m:r>
              <m:t>k</m:t>
            </m:r>
          </m:e>
          <m:sub>
            <m:r>
              <m:rPr>
                <m:sty m:val="p"/>
              </m:rPr>
              <m:t>⟂</m:t>
            </m:r>
          </m:sub>
        </m:sSub>
        <m:r>
          <m:t>ρ</m:t>
        </m:r>
        <m:r>
          <m:rPr>
            <m:sty m:val="p"/>
          </m:rPr>
          <m:t>)</m:t>
        </m:r>
        <m:r>
          <m:t> </m:t>
        </m:r>
        <m:r>
          <m:rPr>
            <m:sty m:val="p"/>
          </m:rPr>
          <m:t>.</m:t>
        </m:r>
      </m:oMath>
      <w:r>
        <w:tab/>
      </w:r>
    </w:p>
    <w:p w14:paraId="78A7D976" w14:textId="7EF62938"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54</w:t>
      </w:r>
      <w:r>
        <w:fldChar w:fldCharType="end"/>
      </w:r>
      <w:r>
        <w:rPr>
          <w:rFonts w:hint="eastAsia"/>
        </w:rPr>
        <w:t>)</w:t>
      </w:r>
    </w:p>
    <w:p w14:paraId="5A4E899D" w14:textId="77777777" w:rsidR="00A84BDD" w:rsidRPr="00F95833" w:rsidRDefault="00A84BDD" w:rsidP="00834490">
      <w:pPr>
        <w:ind w:firstLine="480"/>
      </w:pPr>
      <w:r w:rsidRPr="00F95833">
        <w:rPr>
          <w:rFonts w:hint="eastAsia"/>
        </w:rPr>
        <w:lastRenderedPageBreak/>
        <w:t xml:space="preserve">Setting </w:t>
      </w:r>
      <w:r w:rsidRPr="00F95833">
        <w:t xml:space="preserve">:</w:t>
      </w:r>
      <m:oMath>
        <m:r>
          <w:rPr>
            <w:rFonts w:ascii="Cambria Math" w:hAnsi="Cambria Math"/>
          </w:rPr>
          <m:t>u</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a</m:t>
        </m:r>
      </m:oMath>
      <w:r w:rsidRPr="00F95833">
        <w:rPr>
          <w:rFonts w:hint="eastAsia"/>
        </w:rPr>
        <w:t/>
      </w:r>
    </w:p>
    <w:p w14:paraId="12022EB8" w14:textId="13C37F1E" w:rsidR="00A84BDD" w:rsidRPr="00F95833" w:rsidRDefault="00A84BDD" w:rsidP="003F387D">
      <w:pPr>
        <w:pStyle w:val="af2"/>
        <w:ind w:firstLine="480"/>
        <w:rPr>
          <w:i/>
          <w:iCs/>
          <w:vanish/>
          <w:specVanish/>
        </w:rPr>
      </w:pPr>
      <w:r>
        <w:rPr>
          <w:rFonts w:ascii="Times New Roman" w:hAnsi="Times New Roman"/>
        </w:rPr>
        <w:tab/>
      </w:r>
      <m:oMath>
        <m:acc>
          <m:accPr>
            <m:chr m:val="̃"/>
            <m:ctrlPr/>
          </m:accPr>
          <m:e>
            <m:r>
              <m:t>m</m:t>
            </m:r>
          </m:e>
        </m:acc>
        <m:r>
          <m:rPr>
            <m:sty m:val="p"/>
          </m:rPr>
          <m:t>(</m:t>
        </m:r>
        <m:sSub>
          <m:sSubPr>
            <m:ctrlPr/>
          </m:sSubPr>
          <m:e>
            <m:r>
              <m:t>k</m:t>
            </m:r>
          </m:e>
          <m:sub>
            <m:r>
              <m:rPr>
                <m:sty m:val="p"/>
              </m:rPr>
              <m:t>⟂</m:t>
            </m:r>
          </m:sub>
        </m:sSub>
        <m:r>
          <m:rPr>
            <m:sty m:val="p"/>
          </m:rPr>
          <m:t>)=3</m:t>
        </m:r>
        <m:sSub>
          <m:sSubPr>
            <m:ctrlPr>
              <w:rPr>
                <w:i/>
              </w:rPr>
            </m:ctrlPr>
          </m:sSubPr>
          <m:e>
            <m:r>
              <m:rPr>
                <m:sty m:val="bi"/>
              </m:rPr>
              <m:t>(</m:t>
            </m:r>
            <m:r>
              <w:ins w:id="331" w:author="Hongliang Dang" w:date="2026-06-08T15:34:00Z" w16du:dateUtc="2026-06-08T07:34:00Z">
                <m:rPr>
                  <m:sty m:val="bi"/>
                </m:rPr>
                <m:t>m</m:t>
              </w:ins>
            </m:r>
            <m:r>
              <w:del w:id="332" w:author="Hongliang Dang" w:date="2026-06-08T15:34:00Z" w16du:dateUtc="2026-06-08T07:34:00Z">
                <m:rPr>
                  <m:sty m:val="bi"/>
                </m:rPr>
                <m:t>M</m:t>
              </w:del>
            </m:r>
          </m:e>
          <m:sub>
            <m:r>
              <m:t>0</m:t>
            </m:r>
          </m:sub>
        </m:sSub>
        <m:r>
          <m:t>+</m:t>
        </m:r>
        <m:sSub>
          <m:sSubPr>
            <m:ctrlPr>
              <w:rPr>
                <w:b/>
                <w:bCs/>
                <w:i/>
              </w:rPr>
            </m:ctrlPr>
          </m:sSubPr>
          <m:e>
            <m:r>
              <w:ins w:id="333" w:author="Hongliang Dang" w:date="2026-06-08T15:34:00Z" w16du:dateUtc="2026-06-08T07:34:00Z">
                <m:rPr>
                  <m:sty m:val="bi"/>
                </m:rPr>
                <m:t>p</m:t>
              </w:ins>
            </m:r>
            <m:r>
              <w:del w:id="334" w:author="Hongliang Dang" w:date="2026-06-08T15:34:00Z" w16du:dateUtc="2026-06-08T07:34:00Z">
                <m:rPr>
                  <m:sty m:val="bi"/>
                </m:rPr>
                <m:t>P</m:t>
              </w:del>
            </m:r>
          </m:e>
          <m:sub>
            <m:r>
              <m:rPr>
                <m:sty m:val="bi"/>
              </m:rPr>
              <m:t>0</m:t>
            </m:r>
          </m:sub>
        </m:sSub>
        <m:r>
          <m:t>)</m:t>
        </m:r>
        <m:nary>
          <m:naryPr>
            <m:limLoc m:val="subSup"/>
            <m:ctrlPr/>
          </m:naryPr>
          <m:sub>
            <m:r>
              <m:rPr>
                <m:sty m:val="p"/>
              </m:rPr>
              <m:t>0</m:t>
            </m:r>
          </m:sub>
          <m:sup>
            <m:r>
              <m:rPr>
                <m:sty m:val="p"/>
              </m:rPr>
              <m:t>1</m:t>
            </m:r>
          </m:sup>
          <m:e>
            <m:r>
              <m:t>u</m:t>
            </m:r>
          </m:e>
        </m:nary>
        <m:r>
          <m:rPr>
            <m:sty m:val="p"/>
          </m:rPr>
          <m:t> </m:t>
        </m:r>
        <m:r>
          <m:t>du</m:t>
        </m:r>
        <m:r>
          <m:rPr>
            <m:sty m:val="p"/>
          </m:rPr>
          <m:t> </m:t>
        </m:r>
        <m:rad>
          <m:radPr>
            <m:degHide m:val="1"/>
            <m:ctrlPr/>
          </m:radPr>
          <m:deg/>
          <m:e>
            <m:r>
              <m:rPr>
                <m:sty m:val="p"/>
              </m:rPr>
              <m:t>1-</m:t>
            </m:r>
            <m:sSup>
              <m:sSupPr>
                <m:ctrlPr/>
              </m:sSupPr>
              <m:e>
                <m:r>
                  <m:t>u</m:t>
                </m:r>
              </m:e>
              <m:sup>
                <m:r>
                  <m:rPr>
                    <m:sty m:val="p"/>
                  </m:rPr>
                  <m:t>2</m:t>
                </m:r>
              </m:sup>
            </m:sSup>
          </m:e>
        </m:rad>
        <m:r>
          <m:rPr>
            <m:sty m:val="p"/>
          </m:rPr>
          <m:t> </m:t>
        </m:r>
        <m:sSub>
          <m:sSubPr>
            <m:ctrlPr/>
          </m:sSubPr>
          <m:e>
            <m:r>
              <m:t>J</m:t>
            </m:r>
          </m:e>
          <m:sub>
            <m:r>
              <m:rPr>
                <m:sty m:val="p"/>
              </m:rPr>
              <m:t>0</m:t>
            </m:r>
          </m:sub>
        </m:sSub>
        <m:r>
          <m:rPr>
            <m:sty m:val="p"/>
          </m:rPr>
          <m:t>(</m:t>
        </m:r>
        <m:sSub>
          <m:sSubPr>
            <m:ctrlPr/>
          </m:sSubPr>
          <m:e>
            <m:r>
              <m:t>k</m:t>
            </m:r>
          </m:e>
          <m:sub>
            <m:r>
              <m:rPr>
                <m:sty m:val="p"/>
              </m:rPr>
              <m:t>⟂</m:t>
            </m:r>
          </m:sub>
        </m:sSub>
        <m:r>
          <m:t>a</m:t>
        </m:r>
        <m:r>
          <m:rPr>
            <m:sty m:val="p"/>
          </m:rPr>
          <m:t> </m:t>
        </m:r>
        <m:r>
          <m:t>u</m:t>
        </m:r>
        <m:r>
          <m:rPr>
            <m:sty m:val="p"/>
          </m:rPr>
          <m:t>) .</m:t>
        </m:r>
      </m:oMath>
      <w:r>
        <w:tab/>
      </w:r>
    </w:p>
    <w:p w14:paraId="78C704C9" w14:textId="59B80404"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55</w:t>
      </w:r>
      <w:r>
        <w:fldChar w:fldCharType="end"/>
      </w:r>
      <w:r>
        <w:rPr>
          <w:rFonts w:hint="eastAsia"/>
        </w:rPr>
        <w:t>)</w:t>
      </w:r>
    </w:p>
    <w:p w14:paraId="060F78DA" w14:textId="77777777" w:rsidR="00A84BDD" w:rsidRPr="00F95833" w:rsidRDefault="00A84BDD" w:rsidP="00834490">
      <w:pPr>
        <w:ind w:firstLine="480"/>
      </w:pPr>
      <w:r w:rsidRPr="00F95833">
        <w:rPr>
          <w:rFonts w:hint="eastAsia"/>
        </w:rPr>
        <w:t xml:space="preserve">This integral is given by Sonine's finite integral [10]:</w:t>
      </w:r>
      <w:r w:rsidRPr="00F95833">
        <w:t xml:space="preserve"/>
      </w:r>
      <w:r w:rsidRPr="00F95833">
        <w:rPr>
          <w:rFonts w:hint="eastAsia"/>
        </w:rPr>
        <w:t xml:space="preserve"/>
      </w:r>
      <w:r>
        <w:fldChar w:fldCharType="begin"/>
      </w:r>
      <w:r>
        <w:instrText xml:space="preserve"> ADDIN ZOTERO_ITEM CSL_CITATION {"citationID":"HZO7JMf6","properties":{"formattedCitation":"\\uc0\\u160{}[10]","plainCitation":" [10]","noteIndex":0},"citationItems":[{"id":445,"uris":["http://zotero.org/users/local/hXtfpdnr/items/K9UE7EDZ"],"itemData":{"id":445,"type":"book","citation-key":"watsonTreatiseTheoryBessel1995","collection-title":"Cambridge Mathematical Library","ISBN":"978-0-521-48391-9","language":"en","publisher":"Cambridge University Press","title":"A treatise on the theory of bessel functions","URL":"https://books.google.co.jp/books?id=Mlk3FrNoEVoC","author":[{"family":"Watson","given":"G.N."}],"issued":{"date-parts":[["1995"]]}}}],"schema":"https://github.com/citation-style-language/schema/raw/master/csl-citation.json"} </w:instrText>
      </w:r>
      <w:r>
        <w:fldChar w:fldCharType="separate"/>
      </w:r>
      <w:r w:rsidRPr="00684956">
        <w:rPr>
          <w:rFonts w:cs="Times New Roman"/>
        </w:rPr>
        <w:t xml:space="preserve"/>
      </w:r>
      <w:r>
        <w:fldChar w:fldCharType="end"/>
      </w:r>
      <w:r w:rsidRPr="00F95833">
        <w:rPr>
          <w:rFonts w:hint="eastAsia"/>
        </w:rPr>
        <w:t xml:space="preserve"/>
      </w:r>
    </w:p>
    <w:p w14:paraId="1A9BF0FB" w14:textId="77777777" w:rsidR="00A84BDD" w:rsidRPr="00F95833" w:rsidRDefault="00A84BDD" w:rsidP="003F387D">
      <w:pPr>
        <w:pStyle w:val="af2"/>
        <w:ind w:firstLine="480"/>
        <w:rPr>
          <w:i/>
          <w:iCs/>
          <w:vanish/>
          <w:specVanish/>
        </w:rPr>
      </w:pPr>
      <w:r>
        <w:rPr>
          <w:rFonts w:ascii="Times New Roman" w:hAnsi="Times New Roman"/>
        </w:rPr>
        <w:tab/>
      </w:r>
      <m:oMath>
        <m:nary>
          <m:naryPr>
            <m:limLoc m:val="subSup"/>
            <m:ctrlPr/>
          </m:naryPr>
          <m:sub>
            <m:r>
              <m:rPr>
                <m:sty m:val="p"/>
              </m:rPr>
              <m:t>0</m:t>
            </m:r>
          </m:sub>
          <m:sup>
            <m:r>
              <m:rPr>
                <m:sty m:val="p"/>
              </m:rPr>
              <m:t>1</m:t>
            </m:r>
          </m:sup>
          <m:e>
            <m:r>
              <m:t>u</m:t>
            </m:r>
          </m:e>
        </m:nary>
        <m:r>
          <m:rPr>
            <m:sty m:val="p"/>
          </m:rPr>
          <m:t> </m:t>
        </m:r>
        <m:rad>
          <m:radPr>
            <m:degHide m:val="1"/>
            <m:ctrlPr/>
          </m:radPr>
          <m:deg/>
          <m:e>
            <m:r>
              <m:rPr>
                <m:sty m:val="p"/>
              </m:rPr>
              <m:t>1-</m:t>
            </m:r>
            <m:sSup>
              <m:sSupPr>
                <m:ctrlPr/>
              </m:sSupPr>
              <m:e>
                <m:r>
                  <m:t>u</m:t>
                </m:r>
              </m:e>
              <m:sup>
                <m:r>
                  <m:rPr>
                    <m:sty m:val="p"/>
                  </m:rPr>
                  <m:t>2</m:t>
                </m:r>
              </m:sup>
            </m:sSup>
          </m:e>
        </m:rad>
        <m:r>
          <m:rPr>
            <m:sty m:val="p"/>
          </m:rPr>
          <m:t> </m:t>
        </m:r>
        <m:sSub>
          <m:sSubPr>
            <m:ctrlPr/>
          </m:sSubPr>
          <m:e>
            <m:r>
              <m:t>J</m:t>
            </m:r>
          </m:e>
          <m:sub>
            <m:r>
              <m:rPr>
                <m:sty m:val="p"/>
              </m:rPr>
              <m:t>0</m:t>
            </m:r>
          </m:sub>
        </m:sSub>
        <m:r>
          <m:rPr>
            <m:sty m:val="p"/>
          </m:rPr>
          <m:t>(</m:t>
        </m:r>
        <m:r>
          <m:t>c</m:t>
        </m:r>
        <m:r>
          <m:rPr>
            <m:sty m:val="p"/>
          </m:rPr>
          <m:t> </m:t>
        </m:r>
        <m:r>
          <m:t>u</m:t>
        </m:r>
        <m:r>
          <m:rPr>
            <m:sty m:val="p"/>
          </m:rPr>
          <m:t>) </m:t>
        </m:r>
        <m:r>
          <m:t>du</m:t>
        </m:r>
        <m:r>
          <m:rPr>
            <m:sty m:val="p"/>
          </m:rPr>
          <m:t>=</m:t>
        </m:r>
        <m:f>
          <m:fPr>
            <m:ctrlPr/>
          </m:fPr>
          <m:num>
            <m:sSub>
              <m:sSubPr>
                <m:ctrlPr>
                  <w:rPr>
                    <w:i/>
                  </w:rPr>
                </m:ctrlPr>
              </m:sSubPr>
              <m:e>
                <m:r>
                  <m:t>j</m:t>
                </m:r>
              </m:e>
              <m:sub>
                <m:r>
                  <m:t>1</m:t>
                </m:r>
              </m:sub>
            </m:sSub>
            <m:r>
              <m:rPr>
                <m:sty m:val="p"/>
              </m:rPr>
              <m:t>(</m:t>
            </m:r>
            <m:r>
              <m:t>c</m:t>
            </m:r>
            <m:r>
              <m:rPr>
                <m:sty m:val="p"/>
              </m:rPr>
              <m:t>)</m:t>
            </m:r>
          </m:num>
          <m:den>
            <m:r>
              <m:t>c</m:t>
            </m:r>
          </m:den>
        </m:f>
        <m:r>
          <m:rPr>
            <m:sty m:val="p"/>
          </m:rPr>
          <m:t> ,</m:t>
        </m:r>
      </m:oMath>
      <w:r>
        <w:tab/>
      </w:r>
    </w:p>
    <w:p w14:paraId="6B787FFC" w14:textId="7315BBBB"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56</w:t>
      </w:r>
      <w:r>
        <w:fldChar w:fldCharType="end"/>
      </w:r>
      <w:r>
        <w:rPr>
          <w:rFonts w:hint="eastAsia"/>
        </w:rPr>
        <w:t>)</w:t>
      </w:r>
    </w:p>
    <w:p w14:paraId="08D2C63C" w14:textId="716292E5" w:rsidR="00A84BDD" w:rsidRPr="00F95833" w:rsidRDefault="00A84BDD" w:rsidP="003E7523">
      <w:pPr>
        <w:pStyle w:val="a0"/>
        <w:ind w:firstLine="480"/>
      </w:pPr>
      <w:r w:rsidRPr="00F95833">
        <w:rPr>
          <w:rFonts w:hint="eastAsia"/>
        </w:rPr>
        <w:t xml:space="preserve">This is the special case </w:t>
      </w:r>
      <w:r w:rsidRPr="00F95833">
        <w:t xml:space="preserve">,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u</m:t>
                </m:r>
              </m:e>
              <m:sup>
                <m:r>
                  <w:rPr>
                    <w:rFonts w:ascii="Cambria Math" w:hAnsi="Cambria Math"/>
                  </w:rPr>
                  <m:t>μ</m:t>
                </m:r>
                <m:r>
                  <m:rPr>
                    <m:sty m:val="p"/>
                  </m:rPr>
                  <w:rPr>
                    <w:rFonts w:ascii="Cambria Math" w:hAnsi="Cambria Math"/>
                  </w:rPr>
                  <m:t>+</m:t>
                </m:r>
                <m:r>
                  <w:rPr>
                    <w:rFonts w:ascii="Cambria Math" w:hAnsi="Cambria Math"/>
                  </w:rPr>
                  <m:t>1</m:t>
                </m:r>
              </m:sup>
            </m:sSup>
          </m:e>
        </m:nary>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ν</m:t>
            </m:r>
          </m:sup>
        </m:sSup>
        <m:sSub>
          <m:sSubPr>
            <m:ctrlPr>
              <w:rPr>
                <w:rFonts w:ascii="Cambria Math" w:hAnsi="Cambria Math"/>
              </w:rPr>
            </m:ctrlPr>
          </m:sSubPr>
          <m:e>
            <m:r>
              <w:rPr>
                <w:rFonts w:ascii="Cambria Math" w:hAnsi="Cambria Math"/>
              </w:rPr>
              <m:t>J</m:t>
            </m:r>
          </m:e>
          <m:sub>
            <m:r>
              <w:rPr>
                <w:rFonts w:ascii="Cambria Math" w:hAnsi="Cambria Math"/>
              </w:rPr>
              <m:t>μ</m:t>
            </m:r>
          </m:sub>
        </m:sSub>
        <m:r>
          <m:rPr>
            <m:sty m:val="p"/>
          </m:rPr>
          <w:rPr>
            <w:rFonts w:ascii="Cambria Math" w:hAnsi="Cambria Math"/>
          </w:rPr>
          <m:t>(</m:t>
        </m:r>
        <m:r>
          <w:rPr>
            <w:rFonts w:ascii="Cambria Math" w:hAnsi="Cambria Math"/>
          </w:rPr>
          <m:t>cu</m:t>
        </m:r>
        <m:r>
          <m:rPr>
            <m:sty m:val="p"/>
          </m:rPr>
          <w:rPr>
            <w:rFonts w:ascii="Cambria Math" w:hAnsi="Cambria Math"/>
          </w:rPr>
          <m:t>)</m:t>
        </m:r>
        <m:r>
          <w:rPr>
            <w:rFonts w:ascii="Cambria Math" w:hAnsi="Cambria Math"/>
          </w:rPr>
          <m:t> du</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ν</m:t>
            </m:r>
          </m:sup>
        </m:sSup>
        <m:r>
          <m:rPr>
            <m:sty m:val="p"/>
          </m:rPr>
          <w:rPr>
            <w:rFonts w:ascii="Cambria Math" w:hAnsi="Cambria Math"/>
          </w:rPr>
          <m:t>Γ(</m:t>
        </m:r>
        <m:r>
          <w:rPr>
            <w:rFonts w:ascii="Cambria Math" w:hAnsi="Cambria Math"/>
          </w:rPr>
          <m:t>ν+1</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(ν+1)</m:t>
            </m:r>
          </m:sup>
        </m:sSup>
        <m:sSub>
          <m:sSubPr>
            <m:ctrlPr>
              <w:rPr>
                <w:rFonts w:ascii="Cambria Math" w:hAnsi="Cambria Math"/>
              </w:rPr>
            </m:ctrlPr>
          </m:sSubPr>
          <m:e>
            <m:r>
              <w:rPr>
                <w:rFonts w:ascii="Cambria Math" w:hAnsi="Cambria Math"/>
              </w:rPr>
              <m:t>J</m:t>
            </m:r>
          </m:e>
          <m:sub>
            <m:r>
              <w:rPr>
                <w:rFonts w:ascii="Cambria Math" w:hAnsi="Cambria Math"/>
              </w:rPr>
              <m:t>μ+ν+1</m:t>
            </m:r>
          </m:sub>
        </m:sSub>
        <m:r>
          <m:rPr>
            <m:sty m:val="p"/>
          </m:rPr>
          <w:rPr>
            <w:rFonts w:ascii="Cambria Math" w:hAnsi="Cambria Math"/>
          </w:rPr>
          <m:t>(</m:t>
        </m:r>
        <m:r>
          <w:rPr>
            <w:rFonts w:ascii="Cambria Math" w:hAnsi="Cambria Math"/>
          </w:rPr>
          <m:t>c</m:t>
        </m:r>
        <m:r>
          <m:rPr>
            <m:sty m:val="p"/>
          </m:rPr>
          <w:rPr>
            <w:rFonts w:ascii="Cambria Math" w:hAnsi="Cambria Math"/>
          </w:rPr>
          <m:t>)</m:t>
        </m:r>
      </m:oMath>
      <w:r w:rsidRPr="00F95833">
        <w:t xml:space="preserve"> of the general formula </w:t>
      </w:r>
      <w:r w:rsidRPr="00F95833">
        <w:rPr>
          <w:rFonts w:hint="eastAsia"/>
        </w:rPr>
        <w:t xml:space="preserve">. Using the relation between cylindrical and spherical Bessel functions, </w:t>
      </w:r>
      <w:r w:rsidRPr="00F95833">
        <w:t xml:space="preserve">, we arrive at:</w:t>
      </w:r>
      <m:oMath>
        <m:r>
          <w:rPr>
            <w:rFonts w:ascii="Cambria Math" w:hAnsi="Cambria Math"/>
          </w:rPr>
          <m:t>ν</m:t>
        </m:r>
        <m:r>
          <m:rPr>
            <m:sty m:val="p"/>
          </m:rPr>
          <w:rPr>
            <w:rFonts w:ascii="Cambria Math" w:hAnsi="Cambria Math"/>
          </w:rPr>
          <m:t>=1/2</m:t>
        </m:r>
      </m:oMath>
      <w:r w:rsidRPr="00F95833">
        <w:t xml:space="preserve"/>
      </w:r>
      <m:oMath>
        <m:r>
          <w:rPr>
            <w:rFonts w:ascii="Cambria Math" w:hAnsi="Cambria Math"/>
          </w:rPr>
          <m:t>μ</m:t>
        </m:r>
        <m:r>
          <m:rPr>
            <m:sty m:val="p"/>
          </m:rPr>
          <w:rPr>
            <w:rFonts w:ascii="Cambria Math" w:hAnsi="Cambria Math"/>
          </w:rPr>
          <m:t>=</m:t>
        </m:r>
        <m:r>
          <w:rPr>
            <w:rFonts w:ascii="Cambria Math" w:hAnsi="Cambria Math"/>
          </w:rPr>
          <m:t>0</m:t>
        </m:r>
      </m:oMath>
      <w:r w:rsidRPr="00F95833">
        <w:t xml:space="preserve"/>
      </w:r>
      <w:r w:rsidRPr="00F95833">
        <w:rPr>
          <w:rFonts w:hint="eastAsia"/>
        </w:rPr>
        <w:t/>
      </w:r>
      <w:r>
        <w:rPr>
          <w:rFonts w:hint="eastAsia"/>
        </w:rPr>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m:t>
                </m:r>
              </m:num>
              <m:den>
                <m:r>
                  <w:rPr>
                    <w:rFonts w:ascii="Cambria Math" w:hAnsi="Cambria Math"/>
                  </w:rPr>
                  <m:t>2c</m:t>
                </m:r>
              </m:den>
            </m:f>
          </m:e>
        </m:rad>
        <m:sSub>
          <m:sSubPr>
            <m:ctrlPr>
              <w:rPr>
                <w:rFonts w:ascii="Cambria Math" w:hAnsi="Cambria Math"/>
              </w:rPr>
            </m:ctrlPr>
          </m:sSubPr>
          <m:e>
            <m:r>
              <w:rPr>
                <w:rFonts w:ascii="Cambria Math" w:hAnsi="Cambria Math"/>
              </w:rPr>
              <m:t>J</m:t>
            </m:r>
          </m:e>
          <m:sub>
            <m:r>
              <w:rPr>
                <w:rFonts w:ascii="Cambria Math" w:hAnsi="Cambria Math"/>
              </w:rPr>
              <m:t>3</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oMath>
      <w:ins w:id="335" w:author="Hongliang Dang" w:date="2026-05-29T10:27:00Z" w16du:dateUtc="2026-05-29T02:27:00Z">
        <w:r w:rsidR="00970594">
          <w:rPr>
            <w:rFonts w:hint="eastAsia"/>
          </w:rPr>
          <w:t>且</w:t>
        </w:r>
      </w:ins>
      <m:oMath>
        <m:r>
          <w:ins w:id="336" w:author="Hongliang Dang" w:date="2026-05-29T10:27:00Z" w16du:dateUtc="2026-05-29T02:27:00Z">
            <m:rPr>
              <m:sty m:val="p"/>
            </m:rPr>
            <w:rPr>
              <w:rFonts w:ascii="Cambria Math" w:hAnsi="Cambria Math"/>
            </w:rPr>
            <m:t>Γ(</m:t>
          </w:ins>
        </m:r>
        <m:r>
          <w:ins w:id="337" w:author="Hongliang Dang" w:date="2026-05-29T10:27:00Z" w16du:dateUtc="2026-05-29T02:27:00Z">
            <w:rPr>
              <w:rFonts w:ascii="Cambria Math" w:hAnsi="Cambria Math"/>
            </w:rPr>
            <m:t>3</m:t>
          </w:ins>
        </m:r>
        <m:r>
          <w:ins w:id="338" w:author="Hongliang Dang" w:date="2026-05-29T10:27:00Z" w16du:dateUtc="2026-05-29T02:27:00Z">
            <m:rPr>
              <m:sty m:val="p"/>
            </m:rPr>
            <w:rPr>
              <w:rFonts w:ascii="Cambria Math" w:hAnsi="Cambria Math"/>
            </w:rPr>
            <m:t>/</m:t>
          </w:ins>
        </m:r>
        <m:r>
          <w:ins w:id="339" w:author="Hongliang Dang" w:date="2026-05-29T10:27:00Z" w16du:dateUtc="2026-05-29T02:27:00Z">
            <w:rPr>
              <w:rFonts w:ascii="Cambria Math" w:hAnsi="Cambria Math"/>
            </w:rPr>
            <m:t>2</m:t>
          </w:ins>
        </m:r>
        <m:r>
          <w:ins w:id="340" w:author="Hongliang Dang" w:date="2026-05-29T10:27:00Z" w16du:dateUtc="2026-05-29T02:27:00Z">
            <m:rPr>
              <m:sty m:val="p"/>
            </m:rPr>
            <w:rPr>
              <w:rFonts w:ascii="Cambria Math" w:hAnsi="Cambria Math"/>
            </w:rPr>
            <m:t>)=</m:t>
          </w:ins>
        </m:r>
        <m:rad>
          <m:radPr>
            <m:degHide m:val="1"/>
            <m:ctrlPr>
              <w:ins w:id="341" w:author="Hongliang Dang" w:date="2026-05-29T10:27:00Z" w16du:dateUtc="2026-05-29T02:27:00Z">
                <w:rPr>
                  <w:rFonts w:ascii="Cambria Math" w:hAnsi="Cambria Math"/>
                </w:rPr>
              </w:ins>
            </m:ctrlPr>
          </m:radPr>
          <m:deg/>
          <m:e>
            <m:r>
              <w:ins w:id="342" w:author="Hongliang Dang" w:date="2026-05-29T10:27:00Z" w16du:dateUtc="2026-05-29T02:27:00Z">
                <w:rPr>
                  <w:rFonts w:ascii="Cambria Math" w:hAnsi="Cambria Math"/>
                </w:rPr>
                <m:t>π</m:t>
              </w:ins>
            </m:r>
          </m:e>
        </m:rad>
        <m:r>
          <w:ins w:id="343" w:author="Hongliang Dang" w:date="2026-05-29T10:27:00Z" w16du:dateUtc="2026-05-29T02:27:00Z">
            <m:rPr>
              <m:sty m:val="p"/>
            </m:rPr>
            <w:rPr>
              <w:rFonts w:ascii="Cambria Math" w:hAnsi="Cambria Math"/>
            </w:rPr>
            <m:t>/</m:t>
          </w:ins>
        </m:r>
        <m:r>
          <w:ins w:id="344" w:author="Hongliang Dang" w:date="2026-05-29T10:27:00Z" w16du:dateUtc="2026-05-29T02:27:00Z">
            <w:rPr>
              <w:rFonts w:ascii="Cambria Math" w:hAnsi="Cambria Math"/>
            </w:rPr>
            <m:t>2</m:t>
          </w:ins>
        </m:r>
      </m:oMath>
      <w:r>
        <w:rPr>
          <w:rFonts w:hint="eastAsia"/>
        </w:rPr>
        <w:t/>
      </w:r>
    </w:p>
    <w:p w14:paraId="190B9DA0" w14:textId="221B7D17" w:rsidR="00A84BDD" w:rsidRPr="00F95833" w:rsidRDefault="00A84BDD" w:rsidP="003F387D">
      <w:pPr>
        <w:pStyle w:val="af2"/>
        <w:ind w:firstLine="480"/>
        <w:rPr>
          <w:i/>
          <w:iCs/>
          <w:vanish/>
          <w:specVanish/>
        </w:rPr>
      </w:pPr>
      <w:r>
        <w:rPr>
          <w:rFonts w:ascii="Times New Roman" w:hAnsi="Times New Roman"/>
        </w:rPr>
        <w:tab/>
      </w:r>
      <m:oMath>
        <m:acc>
          <m:accPr>
            <m:chr m:val="̃"/>
            <m:ctrlPr/>
          </m:accPr>
          <m:e>
            <m:r>
              <m:t>m</m:t>
            </m:r>
          </m:e>
        </m:acc>
        <m:r>
          <m:rPr>
            <m:sty m:val="p"/>
          </m:rPr>
          <m:t>(</m:t>
        </m:r>
        <m:sSub>
          <m:sSubPr>
            <m:ctrlPr/>
          </m:sSubPr>
          <m:e>
            <m:r>
              <m:t>k</m:t>
            </m:r>
          </m:e>
          <m:sub>
            <m:r>
              <m:rPr>
                <m:sty m:val="p"/>
              </m:rPr>
              <m:t>⟂</m:t>
            </m:r>
          </m:sub>
        </m:sSub>
        <m:r>
          <m:rPr>
            <m:sty m:val="p"/>
          </m:rPr>
          <m:t>)=</m:t>
        </m:r>
        <m:r>
          <m:t>3</m:t>
        </m:r>
        <m:sSub>
          <m:sSubPr>
            <m:ctrlPr>
              <w:rPr>
                <w:i/>
              </w:rPr>
            </m:ctrlPr>
          </m:sSubPr>
          <m:e>
            <m:r>
              <m:rPr>
                <m:sty m:val="bi"/>
              </m:rPr>
              <m:t>(</m:t>
            </m:r>
            <m:r>
              <w:ins w:id="345" w:author="Hongliang Dang" w:date="2026-06-08T15:34:00Z" w16du:dateUtc="2026-06-08T07:34:00Z">
                <m:rPr>
                  <m:sty m:val="bi"/>
                </m:rPr>
                <m:t>m</m:t>
              </w:ins>
            </m:r>
            <m:r>
              <w:del w:id="346" w:author="Hongliang Dang" w:date="2026-06-08T15:34:00Z" w16du:dateUtc="2026-06-08T07:34:00Z">
                <m:rPr>
                  <m:sty m:val="bi"/>
                </m:rPr>
                <m:t>M</m:t>
              </w:del>
            </m:r>
          </m:e>
          <m:sub>
            <m:r>
              <m:t>0</m:t>
            </m:r>
          </m:sub>
        </m:sSub>
        <m:r>
          <m:t>+</m:t>
        </m:r>
        <m:sSub>
          <m:sSubPr>
            <m:ctrlPr>
              <w:rPr>
                <w:b/>
                <w:bCs/>
                <w:i/>
              </w:rPr>
            </m:ctrlPr>
          </m:sSubPr>
          <m:e>
            <m:r>
              <w:ins w:id="347" w:author="Hongliang Dang" w:date="2026-06-08T15:34:00Z" w16du:dateUtc="2026-06-08T07:34:00Z">
                <m:rPr>
                  <m:sty m:val="bi"/>
                </m:rPr>
                <m:t>p</m:t>
              </w:ins>
            </m:r>
            <m:r>
              <w:del w:id="348" w:author="Hongliang Dang" w:date="2026-06-08T15:34:00Z" w16du:dateUtc="2026-06-08T07:34:00Z">
                <m:rPr>
                  <m:sty m:val="bi"/>
                </m:rPr>
                <m:t>P</m:t>
              </w:del>
            </m:r>
          </m:e>
          <m:sub>
            <m:r>
              <m:rPr>
                <m:sty m:val="bi"/>
              </m:rPr>
              <m:t>0</m:t>
            </m:r>
          </m:sub>
        </m:sSub>
        <m:r>
          <m:t>) </m:t>
        </m:r>
        <m:f>
          <m:fPr>
            <m:ctrlPr/>
          </m:fPr>
          <m:num>
            <m:sSub>
              <m:sSubPr>
                <m:ctrlPr/>
              </m:sSubPr>
              <m:e>
                <m:r>
                  <m:t>j</m:t>
                </m:r>
              </m:e>
              <m:sub>
                <m:r>
                  <m:t>1</m:t>
                </m:r>
              </m:sub>
            </m:sSub>
            <m:r>
              <m:rPr>
                <m:sty m:val="p"/>
              </m:rPr>
              <m:t>(</m:t>
            </m:r>
            <m:sSub>
              <m:sSubPr>
                <m:ctrlPr/>
              </m:sSubPr>
              <m:e>
                <m:r>
                  <m:t>k</m:t>
                </m:r>
              </m:e>
              <m:sub>
                <m:r>
                  <m:rPr>
                    <m:sty m:val="p"/>
                  </m:rPr>
                  <m:t>⟂</m:t>
                </m:r>
              </m:sub>
            </m:sSub>
            <m:r>
              <m:t>a</m:t>
            </m:r>
            <m:r>
              <m:rPr>
                <m:sty m:val="p"/>
              </m:rPr>
              <m:t>)</m:t>
            </m:r>
          </m:num>
          <m:den>
            <m:sSub>
              <m:sSubPr>
                <m:ctrlPr/>
              </m:sSubPr>
              <m:e>
                <m:r>
                  <m:t>k</m:t>
                </m:r>
              </m:e>
              <m:sub>
                <m:r>
                  <m:rPr>
                    <m:sty m:val="p"/>
                  </m:rPr>
                  <m:t>⟂</m:t>
                </m:r>
              </m:sub>
            </m:sSub>
            <m:r>
              <m:t>a</m:t>
            </m:r>
          </m:den>
        </m:f>
        <m:r>
          <m:t> </m:t>
        </m:r>
        <m:r>
          <m:rPr>
            <m:sty m:val="p"/>
          </m:rPr>
          <m:t>,</m:t>
        </m:r>
      </m:oMath>
      <w:r>
        <w:tab/>
      </w:r>
    </w:p>
    <w:p w14:paraId="6DAAD4F2" w14:textId="6629D13F"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57</w:t>
      </w:r>
      <w:r>
        <w:fldChar w:fldCharType="end"/>
      </w:r>
      <w:r>
        <w:rPr>
          <w:rFonts w:hint="eastAsia"/>
        </w:rPr>
        <w:t>)</w:t>
      </w:r>
    </w:p>
    <w:p w14:paraId="4DB82F3D" w14:textId="77777777" w:rsidR="00A84BDD" w:rsidRPr="00F95833" w:rsidRDefault="00A84BDD" w:rsidP="00834490">
      <w:pPr>
        <w:ind w:firstLine="480"/>
      </w:pPr>
      <w:r w:rsidRPr="00F95833">
        <w:rPr>
          <w:rFonts w:hint="eastAsia"/>
        </w:rPr>
        <w:t xml:space="preserve">where </w:t>
      </w:r>
      <w:r w:rsidRPr="00F95833">
        <w:t xml:space="preserve"> is the spherical Bessel function of the first kind of order one.</w:t>
      </w:r>
      <m:oMath>
        <m:sSub>
          <m:sSubPr>
            <m:ctrlPr>
              <w:rPr>
                <w:rFonts w:ascii="Cambria Math" w:hAnsi="Cambria Math"/>
              </w:rPr>
            </m:ctrlPr>
          </m:sSubPr>
          <m:e>
            <m:r>
              <w:rPr>
                <w:rFonts w:ascii="Cambria Math" w:hAnsi="Cambria Math"/>
              </w:rPr>
              <m:t>j</m:t>
            </m:r>
          </m:e>
          <m:sub>
            <m:r>
              <w:rPr>
                <w:rFonts w:ascii="Cambria Math" w:hAnsi="Cambria Math"/>
              </w:rPr>
              <m:t>1</m:t>
            </m:r>
          </m:sub>
        </m:sSub>
      </m:oMath>
      <w:r w:rsidRPr="00F95833">
        <w:t xml:space="preserve"/>
      </w:r>
      <w:r w:rsidRPr="00F95833">
        <w:rPr>
          <w:rFonts w:hint="eastAsia"/>
        </w:rPr>
        <w:t/>
      </w:r>
      <w:r>
        <w:rPr>
          <w:rFonts w:hint="eastAsia"/>
        </w:rPr>
        <w:t/>
      </w:r>
      <w:r w:rsidRPr="00F95833">
        <w:t xml:space="preserve"/>
      </w:r>
      <w:r w:rsidRPr="00F95833">
        <w:rPr>
          <w:rFonts w:hint="eastAsia"/>
        </w:rPr>
        <w:t/>
      </w:r>
    </w:p>
    <w:p w14:paraId="2DF92395" w14:textId="77777777" w:rsidR="00A84BDD" w:rsidRPr="00F95833" w:rsidRDefault="00A84BDD" w:rsidP="003F387D">
      <w:pPr>
        <w:pStyle w:val="TOC"/>
        <w:ind w:firstLine="301"/>
      </w:pPr>
      <w:bookmarkStart w:id="349" w:name="包含小孔形状的完整结果"/>
      <w:bookmarkEnd w:id="313"/>
      <w:r>
        <w:t xml:space="preserve">Complete Result Incorporating the Aperture Form Factor</w:t>
      </w:r>
    </w:p>
    <w:p w14:paraId="49D6DE99" w14:textId="77777777" w:rsidR="00A84BDD" w:rsidRPr="00F95833" w:rsidRDefault="00A84BDD" w:rsidP="00834490">
      <w:pPr>
        <w:ind w:firstLine="480"/>
      </w:pPr>
      <w:r w:rsidRPr="00F95833">
        <w:rPr>
          <w:rFonts w:hint="eastAsia"/>
        </w:rPr>
        <w:t xml:space="preserve">Incorporating the aperture form factor into the coherent-state amplitude yields the modified transition matrix element:</w:t>
      </w:r>
    </w:p>
    <w:p w14:paraId="53267AC2" w14:textId="77777777" w:rsidR="00A84BDD" w:rsidRPr="00F95833" w:rsidRDefault="00A84BDD" w:rsidP="003F387D">
      <w:pPr>
        <w:pStyle w:val="af2"/>
        <w:ind w:firstLine="480"/>
        <w:rPr>
          <w:i/>
          <w:iCs/>
          <w:vanish/>
          <w:specVanish/>
        </w:rPr>
      </w:pPr>
      <w:r>
        <w:rPr>
          <w:rFonts w:ascii="Times New Roman" w:hAnsi="Times New Roman"/>
        </w:rPr>
        <w:tab/>
      </w:r>
      <m:oMath>
        <m:sSubSup>
          <m:sSubSupPr>
            <m:ctrlPr/>
          </m:sSubSupPr>
          <m:e>
            <m:r>
              <m:t>V</m:t>
            </m:r>
          </m:e>
          <m:sub>
            <m:sSub>
              <m:sSubPr>
                <m:ctrlPr/>
              </m:sSubPr>
              <m:e>
                <m:r>
                  <m:t>k</m:t>
                </m:r>
              </m:e>
              <m:sub>
                <m:r>
                  <m:rPr>
                    <m:sty m:val="p"/>
                  </m:rPr>
                  <m:t>⟂</m:t>
                </m:r>
              </m:sub>
            </m:sSub>
            <m:r>
              <m:rPr>
                <m:sty m:val="p"/>
              </m:rPr>
              <m:t>,</m:t>
            </m:r>
            <m:r>
              <m:t>λ</m:t>
            </m:r>
          </m:sub>
          <m:sup>
            <m:r>
              <m:rPr>
                <m:sty m:val="p"/>
              </m:rPr>
              <m:t>(hole)</m:t>
            </m:r>
          </m:sup>
        </m:sSubSup>
        <m:r>
          <m:rPr>
            <m:sty m:val="p"/>
          </m:rPr>
          <m:t>=-</m:t>
        </m:r>
        <m:f>
          <m:fPr>
            <m:ctrlPr/>
          </m:fPr>
          <m:num>
            <m:r>
              <m:t>i</m:t>
            </m:r>
          </m:num>
          <m:den>
            <m:r>
              <m:t>2</m:t>
            </m:r>
          </m:den>
        </m:f>
        <m:r>
          <m:t> </m:t>
        </m:r>
        <m:sSub>
          <m:sSubPr>
            <m:ctrlPr/>
          </m:sSubPr>
          <m:e>
            <m:r>
              <m:t>C</m:t>
            </m:r>
          </m:e>
          <m:sub>
            <m:sSub>
              <m:sSubPr>
                <m:ctrlPr/>
              </m:sSubPr>
              <m:e>
                <m:r>
                  <m:t>k</m:t>
                </m:r>
              </m:e>
              <m:sub>
                <m:r>
                  <m:rPr>
                    <m:sty m:val="p"/>
                  </m:rPr>
                  <m:t>⟂</m:t>
                </m:r>
              </m:sub>
            </m:sSub>
          </m:sub>
        </m:sSub>
        <m:r>
          <m:t> </m:t>
        </m:r>
        <m:sSubSup>
          <m:sSubSupPr>
            <m:ctrlPr/>
          </m:sSubSupPr>
          <m:e>
            <m:r>
              <m:rPr>
                <m:sty m:val="b"/>
              </m:rPr>
              <m:t>ε</m:t>
            </m:r>
          </m:e>
          <m:sub>
            <m:sSub>
              <m:sSubPr>
                <m:ctrlPr/>
              </m:sSubPr>
              <m:e>
                <m:r>
                  <m:t>k</m:t>
                </m:r>
              </m:e>
              <m:sub>
                <m:r>
                  <m:rPr>
                    <m:sty m:val="p"/>
                  </m:rPr>
                  <m:t>⟂</m:t>
                </m:r>
              </m:sub>
            </m:sSub>
            <m:r>
              <m:t>λ</m:t>
            </m:r>
          </m:sub>
          <m:sup>
            <m:r>
              <m:rPr>
                <m:sty m:val="p"/>
              </m:rPr>
              <m:t>*</m:t>
            </m:r>
          </m:sup>
        </m:sSubSup>
        <m:r>
          <m:rPr>
            <m:sty m:val="p"/>
          </m:rPr>
          <m:t>⋅</m:t>
        </m:r>
        <m:d>
          <m:dPr>
            <m:ctrlPr/>
          </m:dPr>
          <m:e>
            <m:r>
              <m:rPr>
                <m:sty m:val="b"/>
              </m:rPr>
              <m:t>k</m:t>
            </m:r>
            <m:r>
              <m:rPr>
                <m:sty m:val="p"/>
              </m:rPr>
              <m:t>×</m:t>
            </m:r>
            <m:acc>
              <m:accPr>
                <m:chr m:val="̃"/>
                <m:ctrlPr/>
              </m:accPr>
              <m:e>
                <m:r>
                  <m:rPr>
                    <m:sty m:val="b"/>
                  </m:rPr>
                  <m:t>m</m:t>
                </m:r>
              </m:e>
            </m:acc>
            <m:r>
              <m:rPr>
                <m:sty m:val="p"/>
              </m:rPr>
              <m:t>(</m:t>
            </m:r>
            <m:sSub>
              <m:sSubPr>
                <m:ctrlPr/>
              </m:sSubPr>
              <m:e>
                <m:r>
                  <m:t>k</m:t>
                </m:r>
              </m:e>
              <m:sub>
                <m:r>
                  <m:rPr>
                    <m:sty m:val="p"/>
                  </m:rPr>
                  <m:t>⟂</m:t>
                </m:r>
              </m:sub>
            </m:sSub>
            <m:r>
              <m:rPr>
                <m:sty m:val="p"/>
              </m:rPr>
              <m:t>)</m:t>
            </m:r>
          </m:e>
        </m:d>
        <m:r>
          <m:t> </m:t>
        </m:r>
        <m:r>
          <m:rPr>
            <m:sty m:val="p"/>
          </m:rPr>
          <m:t>.</m:t>
        </m:r>
      </m:oMath>
      <w:r>
        <w:tab/>
      </w:r>
    </w:p>
    <w:p w14:paraId="064042E4" w14:textId="6EE6C092"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58</w:t>
      </w:r>
      <w:r>
        <w:fldChar w:fldCharType="end"/>
      </w:r>
      <w:r>
        <w:rPr>
          <w:rFonts w:hint="eastAsia"/>
        </w:rPr>
        <w:t>)</w:t>
      </w:r>
    </w:p>
    <w:p w14:paraId="6A52D335" w14:textId="77777777" w:rsidR="00A84BDD" w:rsidRPr="00F95833" w:rsidRDefault="00A84BDD" w:rsidP="00834490">
      <w:pPr>
        <w:ind w:firstLine="480"/>
      </w:pPr>
      <m:oMath>
        <m:r>
          <w:rPr>
            <w:rFonts w:ascii="Cambria Math" w:hAnsi="Cambria Math"/>
          </w:rPr>
          <m:t>z</m:t>
        </m:r>
        <m:r>
          <m:rPr>
            <m:sty m:val="p"/>
          </m:rPr>
          <w:rPr>
            <w:rFonts w:ascii="Cambria Math" w:hAnsi="Cambria Math"/>
          </w:rPr>
          <m:t>&gt;</m:t>
        </m:r>
        <m:r>
          <w:rPr>
            <w:rFonts w:ascii="Cambria Math" w:hAnsi="Cambria Math"/>
          </w:rPr>
          <m:t>0</m:t>
        </m:r>
      </m:oMath>
      <w:r w:rsidRPr="00F95833">
        <w:t xml:space="preserve">The complete result for the expectation value of the vector potential in the half-space is:</w:t>
      </w:r>
      <w:r w:rsidRPr="00F95833">
        <w:rPr>
          <w:rFonts w:hint="eastAsia"/>
        </w:rPr>
        <w:t xml:space="preserve"/>
      </w:r>
    </w:p>
    <w:p w14:paraId="067D82CE" w14:textId="7B01D6DE" w:rsidR="00A84BDD" w:rsidRPr="00F95833" w:rsidRDefault="00A84BDD" w:rsidP="003F387D">
      <w:pPr>
        <w:pStyle w:val="af2"/>
        <w:ind w:firstLine="480"/>
        <w:rPr>
          <w:i/>
          <w:iCs/>
          <w:vanish/>
          <w:specVanish/>
        </w:rPr>
      </w:pPr>
      <w:r>
        <w:rPr>
          <w:rFonts w:ascii="Times New Roman" w:hAnsi="Times New Roman"/>
        </w:rPr>
        <w:tab/>
      </w:r>
      <m:oMath>
        <m:r>
          <m:rPr>
            <m:sty m:val="p"/>
          </m:rPr>
          <m:t>⟨</m:t>
        </m:r>
        <m:acc>
          <m:accPr>
            <m:ctrlPr/>
          </m:accPr>
          <m:e>
            <m:r>
              <m:rPr>
                <m:sty m:val="b"/>
              </m:rPr>
              <m:t>A</m:t>
            </m:r>
          </m:e>
        </m:acc>
        <m:r>
          <m:rPr>
            <m:sty m:val="p"/>
          </m:rPr>
          <m:t>(</m:t>
        </m:r>
        <m:r>
          <m:rPr>
            <m:sty m:val="b"/>
          </m:rPr>
          <m:t>r</m:t>
        </m:r>
        <m:r>
          <m:rPr>
            <m:sty m:val="p"/>
          </m:rPr>
          <m:t>,</m:t>
        </m:r>
        <m:r>
          <m:t>t</m:t>
        </m:r>
        <m:r>
          <m:rPr>
            <m:sty m:val="p"/>
          </m:rPr>
          <m:t>)⟩=-</m:t>
        </m:r>
        <m:f>
          <m:fPr>
            <m:ctrlPr/>
          </m:fPr>
          <m:num>
            <m:sSub>
              <m:sSubPr>
                <m:ctrlPr/>
              </m:sSubPr>
              <m:e>
                <m:r>
                  <m:t>μ</m:t>
                </m:r>
              </m:e>
              <m:sub>
                <m:r>
                  <m:t>0</m:t>
                </m:r>
              </m:sub>
            </m:sSub>
          </m:num>
          <m:den>
            <m:r>
              <m:t>8</m:t>
            </m:r>
            <m:sSup>
              <m:sSupPr>
                <m:ctrlPr/>
              </m:sSupPr>
              <m:e>
                <m:r>
                  <m:t>π</m:t>
                </m:r>
              </m:e>
              <m:sup>
                <m:r>
                  <m:t>2</m:t>
                </m:r>
              </m:sup>
            </m:sSup>
          </m:den>
        </m:f>
        <m:r>
          <m:rPr>
            <m:sty m:val="p"/>
          </m:rPr>
          <m:t>∫</m:t>
        </m:r>
        <m:sSup>
          <m:sSupPr>
            <m:ctrlPr/>
          </m:sSupPr>
          <m:e>
            <m:r>
              <m:t>d</m:t>
            </m:r>
          </m:e>
          <m:sup>
            <m:r>
              <m:t>2</m:t>
            </m:r>
          </m:sup>
        </m:sSup>
        <m:sSub>
          <m:sSubPr>
            <m:ctrlPr/>
          </m:sSubPr>
          <m:e>
            <m:r>
              <m:t>k</m:t>
            </m:r>
          </m:e>
          <m:sub>
            <m:r>
              <m:rPr>
                <m:sty m:val="p"/>
              </m:rPr>
              <m:t>⟂</m:t>
            </m:r>
          </m:sub>
        </m:sSub>
        <m:r>
          <m:t> </m:t>
        </m:r>
        <m:f>
          <m:fPr>
            <m:ctrlPr/>
          </m:fPr>
          <m:num>
            <m:r>
              <m:rPr>
                <m:sty m:val="bi"/>
              </m:rPr>
              <m:t>k</m:t>
            </m:r>
            <m:r>
              <m:t>×</m:t>
            </m:r>
            <m:sSub>
              <m:sSubPr>
                <m:ctrlPr>
                  <w:rPr>
                    <w:i/>
                    <w:iCs/>
                  </w:rPr>
                </m:ctrlPr>
              </m:sSubPr>
              <m:e>
                <m:r>
                  <w:ins w:id="350" w:author="Hongliang Dang" w:date="2026-06-08T15:34:00Z" w16du:dateUtc="2026-06-08T07:34:00Z">
                    <m:rPr>
                      <m:sty m:val="bi"/>
                    </m:rPr>
                    <m:t>m</m:t>
                  </w:ins>
                </m:r>
                <m:r>
                  <w:del w:id="351" w:author="Hongliang Dang" w:date="2026-06-08T15:34:00Z" w16du:dateUtc="2026-06-08T07:34:00Z">
                    <m:rPr>
                      <m:sty m:val="bi"/>
                    </m:rPr>
                    <m:t>M</m:t>
                  </w:del>
                </m:r>
              </m:e>
              <m:sub>
                <m:r>
                  <m:t>0</m:t>
                </m:r>
              </m:sub>
            </m:sSub>
            <m:r>
              <m:t>-</m:t>
            </m:r>
            <m:sSub>
              <m:sSubPr>
                <m:ctrlPr>
                  <w:rPr>
                    <w:i/>
                    <w:iCs/>
                  </w:rPr>
                </m:ctrlPr>
              </m:sSubPr>
              <m:e>
                <m:r>
                  <m:t>ω</m:t>
                </m:r>
              </m:e>
              <m:sub>
                <m:r>
                  <m:t>0</m:t>
                </m:r>
              </m:sub>
            </m:sSub>
            <m:sSub>
              <m:sSubPr>
                <m:ctrlPr>
                  <w:rPr>
                    <w:i/>
                    <w:iCs/>
                  </w:rPr>
                </m:ctrlPr>
              </m:sSubPr>
              <m:e>
                <m:r>
                  <w:ins w:id="352" w:author="Hongliang Dang" w:date="2026-06-08T15:34:00Z" w16du:dateUtc="2026-06-08T07:34:00Z">
                    <m:t>p</m:t>
                  </w:ins>
                </m:r>
                <m:r>
                  <w:del w:id="353" w:author="Hongliang Dang" w:date="2026-06-08T15:34:00Z" w16du:dateUtc="2026-06-08T07:34:00Z">
                    <m:t>P</m:t>
                  </w:del>
                </m:r>
              </m:e>
              <m:sub>
                <m:r>
                  <m:t>0</m:t>
                </m:r>
              </m:sub>
            </m:sSub>
          </m:num>
          <m:den>
            <m:sSub>
              <m:sSubPr>
                <m:ctrlPr/>
              </m:sSubPr>
              <m:e>
                <m:r>
                  <m:t>k</m:t>
                </m:r>
              </m:e>
              <m:sub>
                <m:r>
                  <m:t>z</m:t>
                </m:r>
              </m:sub>
            </m:sSub>
          </m:den>
        </m:f>
        <m:r>
          <m:rPr>
            <m:sty m:val="p"/>
          </m:rPr>
          <m:t>⋅</m:t>
        </m:r>
        <m:f>
          <m:fPr>
            <m:ctrlPr/>
          </m:fPr>
          <m:num>
            <m:r>
              <m:t>3</m:t>
            </m:r>
            <m:sSub>
              <m:sSubPr>
                <m:ctrlPr/>
              </m:sSubPr>
              <m:e>
                <m:r>
                  <m:t>j</m:t>
                </m:r>
              </m:e>
              <m:sub>
                <m:r>
                  <m:t>1</m:t>
                </m:r>
              </m:sub>
            </m:sSub>
            <m:r>
              <m:rPr>
                <m:sty m:val="p"/>
              </m:rPr>
              <m:t>(</m:t>
            </m:r>
            <m:sSub>
              <m:sSubPr>
                <m:ctrlPr/>
              </m:sSubPr>
              <m:e>
                <m:r>
                  <m:t>k</m:t>
                </m:r>
              </m:e>
              <m:sub>
                <m:r>
                  <m:rPr>
                    <m:sty m:val="p"/>
                  </m:rPr>
                  <m:t>⟂</m:t>
                </m:r>
              </m:sub>
            </m:sSub>
            <m:r>
              <m:t>a</m:t>
            </m:r>
            <m:r>
              <m:rPr>
                <m:sty m:val="p"/>
              </m:rPr>
              <m:t>)</m:t>
            </m:r>
          </m:num>
          <m:den>
            <m:sSub>
              <m:sSubPr>
                <m:ctrlPr/>
              </m:sSubPr>
              <m:e>
                <m:r>
                  <m:t>k</m:t>
                </m:r>
              </m:e>
              <m:sub>
                <m:r>
                  <m:rPr>
                    <m:sty m:val="p"/>
                  </m:rPr>
                  <m:t>⟂</m:t>
                </m:r>
              </m:sub>
            </m:sSub>
            <m:r>
              <m:t>a</m:t>
            </m:r>
          </m:den>
        </m:f>
        <m:r>
          <m:t> </m:t>
        </m:r>
        <m:sSup>
          <m:sSupPr>
            <m:ctrlPr/>
          </m:sSupPr>
          <m:e>
            <m:r>
              <m:t>e</m:t>
            </m:r>
          </m:e>
          <m:sup>
            <m:r>
              <m:rPr>
                <m:sty m:val="p"/>
              </m:rPr>
              <m:t>-</m:t>
            </m:r>
            <m:r>
              <m:t>i</m:t>
            </m:r>
            <m:r>
              <m:rPr>
                <m:sty m:val="p"/>
              </m:rPr>
              <m:t>(</m:t>
            </m:r>
            <m:sSub>
              <m:sSubPr>
                <m:ctrlPr/>
              </m:sSubPr>
              <m:e>
                <m:r>
                  <m:t>ω</m:t>
                </m:r>
              </m:e>
              <m:sub>
                <m:r>
                  <m:t>0</m:t>
                </m:r>
              </m:sub>
            </m:sSub>
            <m:r>
              <m:t>t</m:t>
            </m:r>
            <m:r>
              <m:rPr>
                <m:sty m:val="p"/>
              </m:rPr>
              <m:t>-</m:t>
            </m:r>
            <m:sSub>
              <m:sSubPr>
                <m:ctrlPr/>
              </m:sSubPr>
              <m:e>
                <m:r>
                  <m:rPr>
                    <m:sty m:val="b"/>
                  </m:rPr>
                  <m:t>k</m:t>
                </m:r>
              </m:e>
              <m:sub>
                <m:r>
                  <m:rPr>
                    <m:sty m:val="p"/>
                  </m:rPr>
                  <m:t>⟂</m:t>
                </m:r>
              </m:sub>
            </m:sSub>
            <m:r>
              <m:rPr>
                <m:sty m:val="p"/>
              </m:rPr>
              <m:t>⋅</m:t>
            </m:r>
            <m:r>
              <m:rPr>
                <m:sty m:val="b"/>
              </m:rPr>
              <m:t>ρ</m:t>
            </m:r>
            <m:r>
              <m:rPr>
                <m:sty m:val="p"/>
              </m:rPr>
              <m:t>-</m:t>
            </m:r>
            <m:sSub>
              <m:sSubPr>
                <m:ctrlPr/>
              </m:sSubPr>
              <m:e>
                <m:r>
                  <m:t>k</m:t>
                </m:r>
              </m:e>
              <m:sub>
                <m:r>
                  <m:t>z</m:t>
                </m:r>
              </m:sub>
            </m:sSub>
            <m:r>
              <m:t>z</m:t>
            </m:r>
            <m:r>
              <m:rPr>
                <m:sty m:val="p"/>
              </m:rPr>
              <m:t>)</m:t>
            </m:r>
          </m:sup>
        </m:sSup>
        <m:r>
          <m:t> </m:t>
        </m:r>
        <m:r>
          <m:rPr>
            <m:sty m:val="p"/>
          </m:rPr>
          <m:t>.</m:t>
        </m:r>
      </m:oMath>
      <w:r>
        <w:tab/>
      </w:r>
    </w:p>
    <w:p w14:paraId="180FD78E" w14:textId="7BD73BB3" w:rsidR="00A84BDD" w:rsidRPr="00F95833" w:rsidRDefault="00A84BDD" w:rsidP="003F387D">
      <w:pPr>
        <w:ind w:firstLine="480"/>
      </w:pPr>
      <w:r>
        <w:rPr>
          <w:rFonts w:hint="eastAsia"/>
        </w:rPr>
        <w:t>(</w:t>
      </w:r>
      <w:bookmarkStart w:id="354" w:name="Eq_45"/>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59</w:t>
      </w:r>
      <w:r>
        <w:fldChar w:fldCharType="end"/>
      </w:r>
      <w:bookmarkEnd w:id="354"/>
      <w:r>
        <w:rPr>
          <w:rFonts w:hint="eastAsia"/>
        </w:rPr>
        <w:t>)</w:t>
      </w:r>
    </w:p>
    <w:p w14:paraId="32CD1756" w14:textId="5E1678B9" w:rsidR="00A84BDD" w:rsidRPr="00F95833" w:rsidRDefault="00A84BDD" w:rsidP="00834490">
      <w:pPr>
        <w:ind w:firstLine="480"/>
      </w:pPr>
      <w:r w:rsidRPr="00F95833">
        <w:rPr>
          <w:rFonts w:hint="eastAsia"/>
        </w:rPr>
        <w:t xml:space="preserve">Equation 59 is the central result of this work. It gives the quantum-averaged vector potential of the diffracted field at arbitrary distances from the aperture, including the near-field region where evanescent modes dominate. In the far field, Eq. 59 reduces to Eq. 49, consistent with the point-aperture limit.</w:t>
      </w:r>
      <w:r w:rsidRPr="00F95833">
        <w:t xml:space="preserve"/>
      </w:r>
      <w:r w:rsidRPr="00F95833">
        <w:rPr>
          <w:rFonts w:hint="eastAsia"/>
        </w:rPr>
        <w:t xml:space="preserve"/>
      </w:r>
      <w:r w:rsidRPr="00F95833">
        <w:t xml:space="preserve"/>
      </w:r>
      <m:oMath>
        <m:r>
          <w:rPr>
            <w:rFonts w:ascii="Cambria Math" w:hAnsi="Cambria Math"/>
          </w:rPr>
          <m:t>z</m:t>
        </m:r>
        <m:r>
          <m:rPr>
            <m:sty m:val="p"/>
          </m:rPr>
          <w:rPr>
            <w:rFonts w:ascii="Cambria Math" w:hAnsi="Cambria Math"/>
          </w:rPr>
          <m:t>≲</m:t>
        </m:r>
        <m:r>
          <w:rPr>
            <w:rFonts w:ascii="Cambria Math" w:hAnsi="Cambria Math"/>
          </w:rPr>
          <m:t>a</m:t>
        </m:r>
      </m:oMath>
      <w:r w:rsidRPr="00F95833">
        <w:rPr>
          <w:rFonts w:hint="eastAsia"/>
        </w:rPr>
        <w:t xml:space="preserve"/>
      </w:r>
      <w:r w:rsidRPr="00F95833">
        <w:t xml:space="preserve"/>
      </w:r>
      <w:r w:rsidRPr="00F95833">
        <w:rPr>
          <w:rFonts w:hint="eastAsia"/>
        </w:rPr>
        <w:t xml:space="preserve"/>
      </w:r>
      <w:r w:rsidRPr="00F95833">
        <w:t xml:space="preserve"/>
      </w:r>
      <w:r w:rsidRPr="00F95833">
        <w:rPr>
          <w:rFonts w:hint="eastAsia"/>
        </w:rPr>
        <w:t xml:space="preserve"/>
      </w:r>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r>
          <m:rPr>
            <m:sty m:val="p"/>
          </m:rPr>
          <w:rPr>
            <w:rFonts w:ascii="Cambria Math" w:hAnsi="Cambria Math"/>
          </w:rPr>
          <m:t>≫</m:t>
        </m:r>
        <m:r>
          <w:rPr>
            <w:rFonts w:ascii="Cambria Math" w:hAnsi="Cambria Math"/>
          </w:rPr>
          <m:t>1</m:t>
        </m:r>
      </m:oMath>
      <w:r w:rsidRPr="00F95833">
        <w:rPr>
          <w:rFonts w:hint="eastAsia"/>
        </w:rPr>
        <w:t xml:space="preserve"/>
      </w:r>
      <m:oMath>
        <m:r>
          <w:rPr>
            <w:rFonts w:ascii="Cambria Math" w:hAnsi="Cambria Math"/>
          </w:rPr>
          <m:t>a</m:t>
        </m:r>
        <m:r>
          <m:rPr>
            <m:sty m:val="p"/>
          </m:rPr>
          <w:rPr>
            <w:rFonts w:ascii="Cambria Math" w:hAnsi="Cambria Math"/>
          </w:rPr>
          <m:t>≪</m:t>
        </m:r>
        <m:r>
          <w:rPr>
            <w:rFonts w:ascii="Cambria Math" w:hAnsi="Cambria Math"/>
          </w:rPr>
          <m:t>r</m:t>
        </m:r>
      </m:oMath>
      <w:r w:rsidRPr="00F95833">
        <w:rPr>
          <w:rFonts w:hint="eastAsia"/>
        </w:rPr>
        <w:t xml:space="preserve"/>
      </w:r>
      <w:r w:rsidRPr="00F95833">
        <w:t xml:space="preserve"/>
      </w:r>
      <w:r w:rsidRPr="00F95833">
        <w:rPr>
          <w:rFonts w:hint="eastAsia"/>
        </w:rPr>
        <w:t xml:space="preserve"/>
      </w:r>
      <w:r w:rsidRPr="00F95833">
        <w:t xml:space="preserve"/>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r>
          <m:rPr>
            <m:sty m:val="p"/>
          </m:rPr>
          <w:rPr>
            <w:rFonts w:ascii="Cambria Math" w:hAnsi="Cambria Math"/>
          </w:rPr>
          <m:t>≪</m:t>
        </m:r>
        <m:r>
          <w:rPr>
            <w:rFonts w:ascii="Cambria Math" w:hAnsi="Cambria Math"/>
          </w:rPr>
          <m:t>1</m:t>
        </m:r>
      </m:oMath>
      <w:r w:rsidRPr="00F95833">
        <w:t xml:space="preserve"/>
      </w:r>
      <w:r w:rsidRPr="00F95833">
        <w:rPr>
          <w:rFonts w:hint="eastAsia"/>
        </w:rPr>
        <w:t/>
      </w:r>
      <w:r w:rsidRPr="00F95833">
        <w:t xml:space="preserve"/>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oMath>
      <w:r w:rsidRPr="00F95833">
        <w:rPr>
          <w:rFonts w:hint="eastAsia"/>
        </w:rPr>
        <w:t/>
      </w:r>
      <w:r>
        <w:rPr>
          <w:rFonts w:hint="eastAsia"/>
        </w:rPr>
        <w:t xml:space="preserve"/>
      </w:r>
      <w:r w:rsidR="00154F32">
        <w:rPr>
          <w:rFonts w:hint="eastAsia"/>
        </w:rPr>
        <w:fldChar w:fldCharType="begin"/>
      </w:r>
      <w:r w:rsidR="00154F32">
        <w:rPr>
          <w:rFonts w:hint="eastAsia"/>
        </w:rPr>
        <w:instrText xml:space="preserve"> REF Eq_45 \h </w:instrText>
      </w:r>
      <w:r w:rsidR="00154F32">
        <w:rPr>
          <w:rFonts w:hint="eastAsia"/>
        </w:rPr>
      </w:r>
      <w:r w:rsidR="00154F32">
        <w:rPr>
          <w:rFonts w:hint="eastAsia"/>
        </w:rPr>
        <w:fldChar w:fldCharType="separate"/>
      </w:r>
      <w:r w:rsidR="00D4412F">
        <w:rPr>
          <w:noProof/>
        </w:rPr>
        <w:t/>
      </w:r>
      <w:r w:rsidR="00154F32">
        <w:rPr>
          <w:rFonts w:hint="eastAsia"/>
        </w:rPr>
        <w:fldChar w:fldCharType="end"/>
      </w:r>
      <w:r w:rsidRPr="00F95833">
        <w:rPr>
          <w:rFonts w:hint="eastAsia"/>
        </w:rPr>
        <w:t/>
      </w:r>
      <w:r>
        <w:rPr>
          <w:rFonts w:hint="eastAsia"/>
        </w:rPr>
        <w:t xml:space="preserve"/>
      </w:r>
      <w:r>
        <w:rPr>
          <w:rFonts w:hint="eastAsia"/>
        </w:rPr>
        <w:fldChar w:fldCharType="begin"/>
      </w:r>
      <w:r>
        <w:rPr>
          <w:rFonts w:hint="eastAsia"/>
        </w:rPr>
        <w:instrText xml:space="preserve"> REF Eq_35 \h </w:instrText>
      </w:r>
      <w:r>
        <w:rPr>
          <w:rFonts w:hint="eastAsia"/>
        </w:rPr>
      </w:r>
      <w:r>
        <w:rPr>
          <w:rFonts w:hint="eastAsia"/>
        </w:rPr>
        <w:fldChar w:fldCharType="separate"/>
      </w:r>
      <w:r w:rsidR="00D4412F">
        <w:rPr>
          <w:noProof/>
        </w:rPr>
        <w:t/>
      </w:r>
      <w:r>
        <w:rPr>
          <w:rFonts w:hint="eastAsia"/>
        </w:rPr>
        <w:fldChar w:fldCharType="end"/>
      </w:r>
      <w:r w:rsidRPr="00F95833">
        <w:rPr>
          <w:rFonts w:hint="eastAsia"/>
        </w:rPr>
        <w:t/>
      </w:r>
    </w:p>
    <w:p w14:paraId="0105134A" w14:textId="434E8FA2" w:rsidR="00A84BDD" w:rsidRPr="00F95833" w:rsidRDefault="00825557" w:rsidP="00690383">
      <w:pPr>
        <w:pStyle w:val="1"/>
      </w:pPr>
      <w:bookmarkStart w:id="355" w:name="sec:discussion"/>
      <w:bookmarkEnd w:id="290"/>
      <w:bookmarkEnd w:id="349"/>
      <w:r>
        <w:t xml:space="preserve">VII.  DISCUSSION</w:t>
      </w:r>
    </w:p>
    <w:p w14:paraId="3AC1B794" w14:textId="77777777" w:rsidR="00A84BDD" w:rsidRPr="00F95833" w:rsidRDefault="00A84BDD" w:rsidP="00690383">
      <w:pPr>
        <w:pStyle w:val="TOC"/>
        <w:ind w:firstLine="301"/>
      </w:pPr>
      <w:bookmarkStart w:id="356" w:name="量子结果给出的-bethe-截面"/>
      <w:r>
        <w:t xml:space="preserve">Bethe Cross Section from the Quantum Result</w:t>
      </w:r>
    </w:p>
    <w:p w14:paraId="34AC7D5D" w14:textId="116BA012" w:rsidR="00A84BDD" w:rsidRPr="005E0B2B" w:rsidRDefault="00A84BDD">
      <w:pPr>
        <w:pStyle w:val="a0"/>
        <w:ind w:firstLine="480"/>
      </w:pPr>
      <w:r w:rsidRPr="00CA530E">
        <w:rPr>
          <w:rFonts w:hint="eastAsia"/>
        </w:rPr>
        <w:t xml:space="preserve">The total radiated power is proportional to the integral of </w:t>
      </w:r>
      <w:r w:rsidRPr="00CA530E">
        <w:t xml:space="preserve"> over the far-field solid angle. In the far-field limit </w:t>
      </w:r>
      <m:oMath>
        <m:r>
          <m:rPr>
            <m:sty m:val="p"/>
          </m:rPr>
          <w:rPr>
            <w:rFonts w:ascii="Cambria Math" w:hAnsi="Cambria Math"/>
          </w:rPr>
          <m:t>|⟨</m:t>
        </m:r>
        <m:acc>
          <m:accPr>
            <m:ctrlPr>
              <w:rPr>
                <w:rFonts w:ascii="Cambria Math" w:hAnsi="Cambria Math"/>
              </w:rPr>
            </m:ctrlPr>
          </m:accPr>
          <m:e>
            <m:r>
              <m:rPr>
                <m:sty m:val="bi"/>
              </m:rPr>
              <w:rPr>
                <w:rFonts w:ascii="Cambria Math" w:hAnsi="Cambria Math"/>
              </w:rPr>
              <m:t>A</m:t>
            </m:r>
          </m:e>
        </m:acc>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CA530E">
        <w:t xml:space="preserve">, the form factor in Eq. 51 approaches unity, </w:t>
      </w:r>
      <w:r w:rsidRPr="00CA530E">
        <w:rPr>
          <w:rFonts w:hint="eastAsia"/>
        </w:rPr>
        <w:t xml:space="preserve">. Integrating the dipole radiation angular distribution over the far-field hemisphere yields the total radiated power:</w:t>
      </w:r>
      <w:r w:rsidRPr="00CA530E">
        <w:t xml:space="preserve"/>
      </w:r>
      <w:r w:rsidRPr="00CA530E">
        <w:rPr>
          <w:rFonts w:hint="eastAsia"/>
        </w:rPr>
        <w:t xml:space="preserve"/>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r>
          <m:rPr>
            <m:sty m:val="p"/>
          </m:rPr>
          <w:rPr>
            <w:rFonts w:ascii="Cambria Math" w:hAnsi="Cambria Math"/>
          </w:rPr>
          <m:t>≪</m:t>
        </m:r>
        <m:r>
          <w:rPr>
            <w:rFonts w:ascii="Cambria Math" w:hAnsi="Cambria Math"/>
          </w:rPr>
          <m:t>1</m:t>
        </m:r>
      </m:oMath>
      <w:r w:rsidRPr="00CA530E">
        <w:rPr>
          <w:rFonts w:hint="eastAsia"/>
        </w:rPr>
        <w:t xml:space="preserve"/>
      </w:r>
      <w:r w:rsidRPr="00CA530E">
        <w:rPr>
          <w:rFonts w:hint="eastAsia"/>
        </w:rPr>
        <w:t xml:space="preserve"/>
      </w:r>
      <w:r w:rsidRPr="00CA530E">
        <w:rPr>
          <w:rFonts w:hint="eastAsia"/>
        </w:rPr>
        <w:fldChar w:fldCharType="begin"/>
      </w:r>
      <w:r w:rsidRPr="00CA530E">
        <w:rPr>
          <w:rFonts w:hint="eastAsia"/>
        </w:rPr>
        <w:instrText xml:space="preserve"> REF Eq_37 \h </w:instrText>
      </w:r>
      <w:r>
        <w:instrText xml:space="preserve"> \* MERGEFORMAT </w:instrText>
      </w:r>
      <w:r w:rsidRPr="00CA530E">
        <w:rPr>
          <w:rFonts w:hint="eastAsia"/>
        </w:rPr>
      </w:r>
      <w:r w:rsidRPr="00CA530E">
        <w:rPr>
          <w:rFonts w:hint="eastAsia"/>
        </w:rPr>
        <w:fldChar w:fldCharType="separate"/>
      </w:r>
      <w:r w:rsidR="00D4412F" w:rsidRPr="00D4412F">
        <w:t xml:space="preserve"/>
      </w:r>
      <w:r w:rsidRPr="00CA530E">
        <w:rPr>
          <w:rFonts w:hint="eastAsia"/>
        </w:rPr>
        <w:fldChar w:fldCharType="end"/>
      </w:r>
      <w:r w:rsidRPr="00CA530E">
        <w:rPr>
          <w:rFonts w:hint="eastAsia"/>
        </w:rPr>
        <w:t/>
      </w:r>
      <w:r w:rsidRPr="00CA530E">
        <w:t xml:space="preserve"/>
      </w:r>
      <m:oMath>
        <m:r>
          <w:rPr>
            <w:rFonts w:ascii="Cambria Math" w:hAnsi="Cambria Math"/>
          </w:rPr>
          <m:t>1</m:t>
        </m:r>
      </m:oMath>
      <w:r w:rsidRPr="00CA530E">
        <w:rPr>
          <w:rFonts w:hint="eastAsia"/>
        </w:rPr>
        <w:t/>
      </w:r>
      <w:r w:rsidRPr="00CA530E">
        <w:t xml:space="preserve"/>
      </w:r>
      <w:r w:rsidRPr="00CA530E">
        <w:rPr>
          <w:rFonts w:hint="eastAsia"/>
        </w:rPr>
        <w:t/>
      </w:r>
      <w:r w:rsidRPr="005E0B2B">
        <w:rPr>
          <w:rFonts w:hint="eastAsia"/>
        </w:rPr>
        <w:t/>
      </w:r>
    </w:p>
    <w:p w14:paraId="58521A7F" w14:textId="5AD3C54B" w:rsidR="00A84BDD" w:rsidRPr="005E0B2B" w:rsidRDefault="00A84BDD" w:rsidP="005E0B2B">
      <w:pPr>
        <w:pStyle w:val="af2"/>
        <w:ind w:firstLine="480"/>
        <w:rPr>
          <w:i/>
          <w:iCs/>
          <w:vanish/>
          <w:specVanish/>
        </w:rPr>
      </w:pPr>
      <w:r w:rsidRPr="005E0B2B">
        <w:rPr>
          <w:rFonts w:ascii="Times New Roman" w:hAnsi="Times New Roman"/>
        </w:rPr>
        <w:lastRenderedPageBreak/>
        <w:tab/>
      </w:r>
      <m:oMath>
        <m:sSub>
          <m:sSubPr>
            <m:ctrlPr>
              <w:rPr>
                <w:rStyle w:val="af3"/>
              </w:rPr>
            </m:ctrlPr>
          </m:sSubPr>
          <m:e>
            <m:r>
              <w:rPr>
                <w:rStyle w:val="af3"/>
              </w:rPr>
              <m:t>P</m:t>
            </m:r>
          </m:e>
          <m:sub>
            <m:r>
              <w:rPr>
                <w:rStyle w:val="af3"/>
              </w:rPr>
              <m:t>rad</m:t>
            </m:r>
          </m:sub>
        </m:sSub>
        <m:r>
          <m:rPr>
            <m:sty m:val="p"/>
          </m:rPr>
          <w:rPr>
            <w:rStyle w:val="af3"/>
          </w:rPr>
          <m:t>=</m:t>
        </m:r>
        <m:f>
          <m:fPr>
            <m:ctrlPr>
              <w:rPr>
                <w:rStyle w:val="af3"/>
              </w:rPr>
            </m:ctrlPr>
          </m:fPr>
          <m:num>
            <m:sSub>
              <m:sSubPr>
                <m:ctrlPr>
                  <w:rPr>
                    <w:rStyle w:val="af3"/>
                  </w:rPr>
                </m:ctrlPr>
              </m:sSubPr>
              <m:e>
                <m:r>
                  <w:rPr>
                    <w:rStyle w:val="af3"/>
                  </w:rPr>
                  <m:t>μ</m:t>
                </m:r>
              </m:e>
              <m:sub>
                <m:r>
                  <w:rPr>
                    <w:rStyle w:val="af3"/>
                  </w:rPr>
                  <m:t>0</m:t>
                </m:r>
              </m:sub>
            </m:sSub>
            <m:r>
              <w:rPr>
                <w:rStyle w:val="af3"/>
              </w:rPr>
              <m:t>c</m:t>
            </m:r>
            <m:sSubSup>
              <m:sSubSupPr>
                <m:ctrlPr>
                  <w:rPr>
                    <w:rStyle w:val="af3"/>
                  </w:rPr>
                </m:ctrlPr>
              </m:sSubSupPr>
              <m:e>
                <m:r>
                  <w:rPr>
                    <w:rStyle w:val="af3"/>
                  </w:rPr>
                  <m:t>k</m:t>
                </m:r>
              </m:e>
              <m:sub>
                <m:r>
                  <w:rPr>
                    <w:rStyle w:val="af3"/>
                  </w:rPr>
                  <m:t>0</m:t>
                </m:r>
              </m:sub>
              <m:sup>
                <m:r>
                  <w:rPr>
                    <w:rStyle w:val="af3"/>
                  </w:rPr>
                  <m:t>4</m:t>
                </m:r>
              </m:sup>
            </m:sSubSup>
          </m:num>
          <m:den>
            <m:r>
              <w:rPr>
                <w:rStyle w:val="af3"/>
              </w:rPr>
              <m:t>6π</m:t>
            </m:r>
          </m:den>
        </m:f>
        <m:r>
          <m:rPr>
            <m:sty m:val="p"/>
          </m:rPr>
          <w:rPr>
            <w:rStyle w:val="af3"/>
          </w:rPr>
          <m:t>(|</m:t>
        </m:r>
        <m:sSub>
          <m:sSubPr>
            <m:ctrlPr>
              <w:rPr>
                <w:rStyle w:val="af3"/>
              </w:rPr>
            </m:ctrlPr>
          </m:sSubPr>
          <m:e>
            <m:r>
              <w:ins w:id="357" w:author="Hongliang Dang" w:date="2026-06-08T15:34:00Z" w16du:dateUtc="2026-06-08T07:34:00Z">
                <w:rPr>
                  <w:rStyle w:val="af3"/>
                </w:rPr>
                <m:t>m</m:t>
              </w:ins>
            </m:r>
            <m:r>
              <w:del w:id="358" w:author="Hongliang Dang" w:date="2026-06-08T15:34:00Z" w16du:dateUtc="2026-06-08T07:34:00Z">
                <w:rPr>
                  <w:rStyle w:val="af3"/>
                </w:rPr>
                <m:t>M</m:t>
              </w:del>
            </m:r>
          </m:e>
          <m:sub>
            <m:r>
              <w:rPr>
                <w:rStyle w:val="af3"/>
              </w:rPr>
              <m:t>0</m:t>
            </m:r>
          </m:sub>
        </m:sSub>
        <m:sSup>
          <m:sSupPr>
            <m:ctrlPr>
              <w:rPr>
                <w:rStyle w:val="af3"/>
              </w:rPr>
            </m:ctrlPr>
          </m:sSupPr>
          <m:e>
            <m:r>
              <m:rPr>
                <m:sty m:val="p"/>
              </m:rPr>
              <w:rPr>
                <w:rStyle w:val="af3"/>
              </w:rPr>
              <m:t>|</m:t>
            </m:r>
          </m:e>
          <m:sup>
            <m:r>
              <w:rPr>
                <w:rStyle w:val="af3"/>
              </w:rPr>
              <m:t>2</m:t>
            </m:r>
          </m:sup>
        </m:sSup>
        <m:r>
          <w:rPr>
            <w:rStyle w:val="af3"/>
          </w:rPr>
          <m:t>+</m:t>
        </m:r>
        <m:sSup>
          <m:sSupPr>
            <m:ctrlPr>
              <w:rPr>
                <w:rStyle w:val="af3"/>
                <w:i/>
              </w:rPr>
            </m:ctrlPr>
          </m:sSupPr>
          <m:e>
            <m:r>
              <w:rPr>
                <w:rStyle w:val="af3"/>
              </w:rPr>
              <m:t>c</m:t>
            </m:r>
          </m:e>
          <m:sup>
            <m:r>
              <w:rPr>
                <w:rStyle w:val="af3"/>
              </w:rPr>
              <m:t>2</m:t>
            </m:r>
          </m:sup>
        </m:sSup>
        <m:sSubSup>
          <m:sSubSupPr>
            <m:ctrlPr>
              <w:rPr>
                <w:rStyle w:val="af3"/>
                <w:i/>
              </w:rPr>
            </m:ctrlPr>
          </m:sSubSupPr>
          <m:e>
            <m:r>
              <w:ins w:id="359" w:author="Hongliang Dang" w:date="2026-06-08T15:34:00Z" w16du:dateUtc="2026-06-08T07:34:00Z">
                <w:rPr>
                  <w:rStyle w:val="af3"/>
                </w:rPr>
                <m:t>p</m:t>
              </w:ins>
            </m:r>
            <m:r>
              <w:del w:id="360" w:author="Hongliang Dang" w:date="2026-06-08T15:34:00Z" w16du:dateUtc="2026-06-08T07:34:00Z">
                <w:rPr>
                  <w:rStyle w:val="af3"/>
                </w:rPr>
                <m:t>P</m:t>
              </w:del>
            </m:r>
          </m:e>
          <m:sub>
            <m:r>
              <w:rPr>
                <w:rStyle w:val="af3"/>
              </w:rPr>
              <m:t>0</m:t>
            </m:r>
          </m:sub>
          <m:sup>
            <m:r>
              <w:rPr>
                <w:rStyle w:val="af3"/>
              </w:rPr>
              <m:t>2</m:t>
            </m:r>
          </m:sup>
        </m:sSubSup>
        <m:r>
          <w:rPr>
            <w:rStyle w:val="af3"/>
          </w:rPr>
          <m:t>),</m:t>
        </m:r>
      </m:oMath>
      <w:r w:rsidRPr="005E0B2B">
        <w:tab/>
      </w:r>
    </w:p>
    <w:p w14:paraId="60CF5F70" w14:textId="55F6CE23" w:rsidR="00A84BDD" w:rsidRPr="005E0B2B" w:rsidRDefault="00A84BDD" w:rsidP="005E0B2B">
      <w:pPr>
        <w:ind w:firstLine="480"/>
      </w:pPr>
      <w:r w:rsidRPr="005E0B2B">
        <w:rPr>
          <w:rFonts w:hint="eastAsia"/>
        </w:rPr>
        <w:t>(</w:t>
      </w:r>
      <w:r w:rsidRPr="005E0B2B">
        <w:fldChar w:fldCharType="begin"/>
      </w:r>
      <w:r w:rsidRPr="005E0B2B">
        <w:instrText xml:space="preserve"> </w:instrText>
      </w:r>
      <w:r w:rsidRPr="005E0B2B">
        <w:rPr>
          <w:rFonts w:hint="eastAsia"/>
        </w:rPr>
        <w:instrText xml:space="preserve">SEQ </w:instrText>
      </w:r>
      <w:r w:rsidRPr="005E0B2B">
        <w:rPr>
          <w:rFonts w:hint="eastAsia"/>
        </w:rPr>
        <w:instrText>公式</w:instrText>
      </w:r>
      <w:r w:rsidRPr="005E0B2B">
        <w:rPr>
          <w:rFonts w:hint="eastAsia"/>
        </w:rPr>
        <w:instrText xml:space="preserve"> \* ARABIC</w:instrText>
      </w:r>
      <w:r w:rsidRPr="005E0B2B">
        <w:instrText xml:space="preserve"> </w:instrText>
      </w:r>
      <w:r w:rsidRPr="005E0B2B">
        <w:fldChar w:fldCharType="separate"/>
      </w:r>
      <w:r w:rsidR="00D4412F">
        <w:rPr>
          <w:noProof/>
        </w:rPr>
        <w:t>60</w:t>
      </w:r>
      <w:r w:rsidRPr="005E0B2B">
        <w:fldChar w:fldCharType="end"/>
      </w:r>
      <w:r w:rsidRPr="005E0B2B">
        <w:rPr>
          <w:rFonts w:hint="eastAsia"/>
        </w:rPr>
        <w:t>)</w:t>
      </w:r>
    </w:p>
    <w:p w14:paraId="0E8D3BB5" w14:textId="77777777" w:rsidR="00A84BDD" w:rsidRDefault="00A84BDD" w:rsidP="00CA530E">
      <w:pPr>
        <w:pStyle w:val="a0"/>
        <w:ind w:firstLine="480"/>
      </w:pPr>
      <w:r>
        <w:t xml:space="preserve">The time-averaged energy flux density (i.e., the Poynting vector) incident on the aperture plane is:</w:t>
      </w:r>
    </w:p>
    <w:p w14:paraId="5B38576F" w14:textId="77777777" w:rsidR="00A84BDD" w:rsidRPr="005E0B2B" w:rsidRDefault="00A84BDD" w:rsidP="005E0B2B">
      <w:pPr>
        <w:pStyle w:val="af2"/>
        <w:ind w:firstLine="480"/>
        <w:rPr>
          <w:i/>
          <w:iCs/>
          <w:vanish/>
          <w:specVanish/>
        </w:rPr>
      </w:pPr>
      <w:r>
        <w:rPr>
          <w:rFonts w:ascii="Times New Roman" w:hAnsi="Times New Roman"/>
        </w:rPr>
        <w:tab/>
      </w:r>
      <m:oMath>
        <m:sSub>
          <m:sSubPr>
            <m:ctrlPr>
              <w:rPr>
                <w:rStyle w:val="af3"/>
              </w:rPr>
            </m:ctrlPr>
          </m:sSubPr>
          <m:e>
            <m:r>
              <w:rPr>
                <w:rStyle w:val="af3"/>
              </w:rPr>
              <m:t>S</m:t>
            </m:r>
          </m:e>
          <m:sub>
            <m:r>
              <w:rPr>
                <w:rStyle w:val="af3"/>
              </w:rPr>
              <m:t>inc</m:t>
            </m:r>
          </m:sub>
        </m:sSub>
        <m:r>
          <m:rPr>
            <m:sty m:val="p"/>
          </m:rPr>
          <w:rPr>
            <w:rStyle w:val="af3"/>
          </w:rPr>
          <m:t>=</m:t>
        </m:r>
        <m:f>
          <m:fPr>
            <m:ctrlPr>
              <w:rPr>
                <w:rStyle w:val="af3"/>
              </w:rPr>
            </m:ctrlPr>
          </m:fPr>
          <m:num>
            <m:r>
              <w:rPr>
                <w:rStyle w:val="af3"/>
              </w:rPr>
              <m:t>1</m:t>
            </m:r>
          </m:num>
          <m:den>
            <m:r>
              <w:rPr>
                <w:rStyle w:val="af3"/>
              </w:rPr>
              <m:t>2</m:t>
            </m:r>
          </m:den>
        </m:f>
        <m:sSub>
          <m:sSubPr>
            <m:ctrlPr>
              <w:rPr>
                <w:rStyle w:val="af3"/>
              </w:rPr>
            </m:ctrlPr>
          </m:sSubPr>
          <m:e>
            <m:r>
              <w:rPr>
                <w:rStyle w:val="af3"/>
              </w:rPr>
              <m:t>μ</m:t>
            </m:r>
          </m:e>
          <m:sub>
            <m:r>
              <w:rPr>
                <w:rStyle w:val="af3"/>
              </w:rPr>
              <m:t>0</m:t>
            </m:r>
          </m:sub>
        </m:sSub>
        <m:r>
          <w:rPr>
            <w:rStyle w:val="af3"/>
          </w:rPr>
          <m:t>c</m:t>
        </m:r>
        <m:sSubSup>
          <m:sSubSupPr>
            <m:ctrlPr>
              <w:rPr>
                <w:rStyle w:val="af3"/>
              </w:rPr>
            </m:ctrlPr>
          </m:sSubSupPr>
          <m:e>
            <m:r>
              <w:rPr>
                <w:rStyle w:val="af3"/>
              </w:rPr>
              <m:t>H</m:t>
            </m:r>
          </m:e>
          <m:sub>
            <m:r>
              <w:rPr>
                <w:rStyle w:val="af3"/>
              </w:rPr>
              <m:t>0</m:t>
            </m:r>
          </m:sub>
          <m:sup>
            <m:r>
              <w:rPr>
                <w:rStyle w:val="af3"/>
              </w:rPr>
              <m:t>2</m:t>
            </m:r>
          </m:sup>
        </m:sSubSup>
        <m:r>
          <w:rPr>
            <w:rStyle w:val="af3"/>
          </w:rPr>
          <m:t>=</m:t>
        </m:r>
        <m:f>
          <m:fPr>
            <m:ctrlPr/>
          </m:fPr>
          <m:num>
            <m:r>
              <m:t>1</m:t>
            </m:r>
          </m:num>
          <m:den>
            <m:r>
              <m:t>2</m:t>
            </m:r>
            <m:sSub>
              <m:sSubPr>
                <m:ctrlPr/>
              </m:sSubPr>
              <m:e>
                <m:r>
                  <m:t>Z</m:t>
                </m:r>
              </m:e>
              <m:sub>
                <m:r>
                  <m:t>0</m:t>
                </m:r>
              </m:sub>
            </m:sSub>
          </m:den>
        </m:f>
        <m:sSubSup>
          <m:sSubSupPr>
            <m:ctrlPr/>
          </m:sSubSupPr>
          <m:e>
            <m:r>
              <m:t>E</m:t>
            </m:r>
          </m:e>
          <m:sub>
            <m:r>
              <m:t>0</m:t>
            </m:r>
          </m:sub>
          <m:sup>
            <m:r>
              <m:t>2</m:t>
            </m:r>
          </m:sup>
        </m:sSubSup>
        <m:r>
          <w:rPr>
            <w:rStyle w:val="af3"/>
          </w:rPr>
          <m:t>,</m:t>
        </m:r>
      </m:oMath>
      <w:r>
        <w:tab/>
      </w:r>
    </w:p>
    <w:p w14:paraId="1B7F1E82" w14:textId="6D9C40F1" w:rsidR="00943D8B" w:rsidRPr="00943D8B" w:rsidRDefault="00A84BDD" w:rsidP="00943D8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61</w:t>
      </w:r>
      <w:r>
        <w:fldChar w:fldCharType="end"/>
      </w:r>
      <w:r>
        <w:rPr>
          <w:rFonts w:hint="eastAsia"/>
        </w:rPr>
        <w:t>)</w:t>
      </w:r>
    </w:p>
    <w:p w14:paraId="76C22B41" w14:textId="77777777" w:rsidR="00A84BDD" w:rsidRPr="00F95833" w:rsidRDefault="00A84BDD" w:rsidP="00834490">
      <w:pPr>
        <w:ind w:firstLine="480"/>
      </w:pPr>
      <w:r>
        <w:t xml:space="preserve">The total radiation cross section is therefore:</w:t>
      </w:r>
    </w:p>
    <w:p w14:paraId="12024823" w14:textId="77777777" w:rsidR="00A84BDD" w:rsidRPr="00F95833" w:rsidRDefault="00A84BDD" w:rsidP="00373C2A">
      <w:pPr>
        <w:pStyle w:val="af2"/>
        <w:ind w:firstLine="480"/>
        <w:rPr>
          <w:i/>
          <w:iCs/>
          <w:vanish/>
          <w:specVanish/>
        </w:rPr>
      </w:pPr>
      <w:r>
        <w:rPr>
          <w:rFonts w:ascii="Times New Roman" w:hAnsi="Times New Roman"/>
        </w:rPr>
        <w:tab/>
      </w:r>
      <m:oMath>
        <m:sSub>
          <m:sSubPr>
            <m:ctrlPr/>
          </m:sSubPr>
          <m:e>
            <m:r>
              <m:t>σ</m:t>
            </m:r>
          </m:e>
          <m:sub>
            <m:r>
              <m:t>t</m:t>
            </m:r>
          </m:sub>
        </m:sSub>
        <m:r>
          <m:rPr>
            <m:sty m:val="p"/>
          </m:rPr>
          <m:t>=</m:t>
        </m:r>
        <m:f>
          <m:fPr>
            <m:ctrlPr/>
          </m:fPr>
          <m:num>
            <m:r>
              <m:rPr>
                <m:sty m:val="p"/>
              </m:rPr>
              <m:t>64</m:t>
            </m:r>
          </m:num>
          <m:den>
            <m:r>
              <m:rPr>
                <m:sty m:val="p"/>
              </m:rPr>
              <m:t>27π</m:t>
            </m:r>
          </m:den>
        </m:f>
        <m:sSubSup>
          <m:sSubSupPr>
            <m:ctrlPr/>
          </m:sSubSupPr>
          <m:e>
            <m:r>
              <m:t>k</m:t>
            </m:r>
          </m:e>
          <m:sub>
            <m:r>
              <m:rPr>
                <m:sty m:val="p"/>
              </m:rPr>
              <m:t>0</m:t>
            </m:r>
          </m:sub>
          <m:sup>
            <m:r>
              <m:rPr>
                <m:sty m:val="p"/>
              </m:rPr>
              <m:t>4</m:t>
            </m:r>
          </m:sup>
        </m:sSubSup>
        <m:sSup>
          <m:sSupPr>
            <m:ctrlPr/>
          </m:sSupPr>
          <m:e>
            <m:r>
              <m:t>a</m:t>
            </m:r>
          </m:e>
          <m:sup>
            <m:r>
              <m:rPr>
                <m:sty m:val="p"/>
              </m:rPr>
              <m:t>6</m:t>
            </m:r>
          </m:sup>
        </m:sSup>
        <m:r>
          <m:rPr>
            <m:sty m:val="p"/>
          </m:rPr>
          <m:t> ,</m:t>
        </m:r>
      </m:oMath>
      <w:r>
        <w:tab/>
      </w:r>
    </w:p>
    <w:p w14:paraId="7C96335D" w14:textId="3519DC2E" w:rsidR="00A84BDD" w:rsidRPr="00F95833" w:rsidRDefault="00A84BDD" w:rsidP="00373C2A">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62</w:t>
      </w:r>
      <w:r>
        <w:fldChar w:fldCharType="end"/>
      </w:r>
      <w:r>
        <w:rPr>
          <w:rFonts w:hint="eastAsia"/>
        </w:rPr>
        <w:t>)</w:t>
      </w:r>
    </w:p>
    <w:p w14:paraId="293D7005" w14:textId="22A6E65C" w:rsidR="00A84BDD" w:rsidRPr="00F95833" w:rsidRDefault="00A84BDD" w:rsidP="00834490">
      <w:pPr>
        <w:ind w:firstLine="480"/>
      </w:pPr>
      <w:r w:rsidRPr="00F95833">
        <w:rPr>
          <w:rFonts w:hint="eastAsia"/>
        </w:rPr>
        <w:t xml:space="preserve">which is the classical Bethe result (Bethe 1944). Indeed, since the vector-potential operator in the classical limit reduces to the Bethe vector potential (i.e., Eq. 29), the radiation cross section derived from it necessarily coincides with the Bethe cross section.</w:t>
      </w:r>
      <w:r>
        <w:rPr>
          <w:rFonts w:hint="eastAsia"/>
        </w:rPr>
        <w:t xml:space="preserve"/>
      </w:r>
      <w:r w:rsidRPr="00F95833">
        <w:t xml:space="preserve"/>
      </w:r>
      <w:r w:rsidRPr="00F95833">
        <w:rPr>
          <w:rFonts w:hint="eastAsia"/>
        </w:rPr>
        <w:t xml:space="preserve"/>
      </w:r>
      <w:r w:rsidRPr="00F95833">
        <w:t xml:space="preserve"/>
      </w:r>
      <w:r w:rsidRPr="00F95833">
        <w:t/>
      </w:r>
      <w:r>
        <w:rPr>
          <w:rFonts w:hint="eastAsia"/>
        </w:rPr>
        <w:t/>
      </w:r>
      <w:r>
        <w:rPr>
          <w:rFonts w:hint="eastAsia"/>
        </w:rPr>
        <w:t/>
      </w:r>
      <w:r>
        <w:rPr>
          <w:rFonts w:hint="eastAsia"/>
        </w:rPr>
        <w:t/>
      </w:r>
      <w:r>
        <w:rPr>
          <w:rFonts w:hint="eastAsia"/>
        </w:rPr>
        <w:t xml:space="preserve"/>
      </w:r>
      <w:r>
        <w:rPr>
          <w:rFonts w:hint="eastAsia"/>
        </w:rPr>
        <w:fldChar w:fldCharType="begin"/>
      </w:r>
      <w:r>
        <w:rPr>
          <w:rFonts w:hint="eastAsia"/>
        </w:rPr>
        <w:instrText xml:space="preserve"> REF Eq_29 \h </w:instrText>
      </w:r>
      <w:r>
        <w:rPr>
          <w:rFonts w:hint="eastAsia"/>
        </w:rPr>
      </w:r>
      <w:r>
        <w:rPr>
          <w:rFonts w:hint="eastAsia"/>
        </w:rPr>
        <w:fldChar w:fldCharType="separate"/>
      </w:r>
      <w:r w:rsidR="00D4412F">
        <w:rPr>
          <w:noProof/>
        </w:rPr>
        <w:t/>
      </w:r>
      <w:r>
        <w:rPr>
          <w:rFonts w:hint="eastAsia"/>
        </w:rPr>
        <w:fldChar w:fldCharType="end"/>
      </w:r>
      <w:r>
        <w:rPr>
          <w:rFonts w:hint="eastAsia"/>
        </w:rPr>
        <w:t/>
      </w:r>
      <w:r>
        <w:rPr>
          <w:rFonts w:hint="eastAsia"/>
        </w:rPr>
        <w:t/>
      </w:r>
      <w:r>
        <w:rPr>
          <w:rFonts w:hint="eastAsia"/>
        </w:rPr>
        <w:t/>
      </w:r>
      <w:r>
        <w:rPr>
          <w:rFonts w:hint="eastAsia"/>
        </w:rPr>
        <w:t/>
      </w:r>
      <w:r w:rsidRPr="00F95833">
        <w:rPr>
          <w:rFonts w:hint="eastAsia"/>
        </w:rPr>
        <w:t/>
      </w:r>
    </w:p>
    <w:p w14:paraId="34FF45C3" w14:textId="77777777" w:rsidR="00A84BDD" w:rsidRPr="00F95833" w:rsidRDefault="00A84BDD" w:rsidP="00690383">
      <w:pPr>
        <w:pStyle w:val="TOC"/>
        <w:ind w:firstLine="301"/>
      </w:pPr>
      <w:bookmarkStart w:id="361" w:name="倏逝模式的作用"/>
      <w:bookmarkEnd w:id="356"/>
      <w:r>
        <w:t xml:space="preserve">Role of Evanescent Modes</w:t>
      </w:r>
    </w:p>
    <w:p w14:paraId="40240A6E" w14:textId="1BAA4B17" w:rsidR="00A84BDD" w:rsidRPr="00F95833" w:rsidRDefault="00A84BDD" w:rsidP="00834490">
      <w:pPr>
        <w:ind w:firstLine="480"/>
      </w:pPr>
      <w:r>
        <w:rPr>
          <w:rFonts w:hint="eastAsia"/>
        </w:rPr>
        <w:t xml:space="preserve">The mode sum in Eq. 51 extends over all </w:t>
      </w:r>
      <w:r>
        <w:rPr>
          <w:rFonts w:hint="eastAsia"/>
        </w:rPr>
        <w:fldChar w:fldCharType="begin"/>
      </w:r>
      <w:r>
        <w:rPr>
          <w:rFonts w:hint="eastAsia"/>
        </w:rPr>
        <w:instrText xml:space="preserve"> REF Eq_37 \h </w:instrText>
      </w:r>
      <w:r>
        <w:rPr>
          <w:rFonts w:hint="eastAsia"/>
        </w:rPr>
      </w:r>
      <w:r>
        <w:rPr>
          <w:rFonts w:hint="eastAsia"/>
        </w:rPr>
        <w:fldChar w:fldCharType="separate"/>
      </w:r>
      <w:r w:rsidR="00D4412F">
        <w:rPr>
          <w:i/>
          <w:iCs/>
          <w:noProof/>
        </w:rPr>
        <w:t xml:space="preserve">. When </w:t>
      </w:r>
      <w:r>
        <w:rPr>
          <w:rFonts w:hint="eastAsia"/>
        </w:rPr>
        <w:fldChar w:fldCharType="end"/>
      </w:r>
      <w:r w:rsidRPr="00F95833">
        <w:rPr>
          <w:rFonts w:hint="eastAsia"/>
        </w:rPr>
        <w:t xml:space="preserve">, </w:t>
      </w:r>
      <w:r w:rsidRPr="00F95833">
        <w:t xml:space="preserve"> becomes purely imaginary and the corresponding modes decay evanescently along the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0</m:t>
        </m:r>
        <m:r>
          <m:rPr>
            <m:sty m:val="p"/>
          </m:rPr>
          <w:rPr>
            <w:rFonts w:ascii="Cambria Math" w:hAnsi="Cambria Math"/>
          </w:rPr>
          <m:t>,∞)</m:t>
        </m:r>
      </m:oMath>
      <w:r w:rsidRPr="00F95833">
        <w:t xml:space="preserve">-direction. Their contribution to the field amplitude at </w:t>
      </w:r>
      <w:r w:rsidRPr="00F95833">
        <w:t xml:space="preserve"> falls off as </w:t>
      </w:r>
      <w:r w:rsidRPr="00F95833">
        <w:rPr>
          <w:rFonts w:hint="eastAsia"/>
        </w:rPr>
        <w:t xml:space="preserve">, with </w:t>
      </w:r>
      <w:r w:rsidRPr="00F95833">
        <w:t xml:space="preserve">. These modes confine the diffracted field in the near-field region laterally to a region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0</m:t>
            </m:r>
          </m:sub>
        </m:sSub>
      </m:oMath>
      <w:r w:rsidRPr="00F95833">
        <w:t xml:space="preserve"> around the aperture. This behavior is consistent with the Heisenberg uncertainty relation </w:t>
      </w:r>
      <w:r w:rsidRPr="00F95833">
        <w:rPr>
          <w:rFonts w:hint="eastAsia"/>
        </w:rPr>
        <w:t xml:space="preserve">: only by exploiting evanescent photons with such ultrahigh transverse momentum can spatial details far below the optical wavelength be resolved.</w:t>
      </w:r>
      <m:oMath>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iκ</m:t>
        </m:r>
      </m:oMath>
      <w:r w:rsidRPr="00F95833">
        <w:t xml:space="preserve"/>
      </w:r>
      <w:r w:rsidRPr="00F95833">
        <w:rPr>
          <w:rFonts w:hint="eastAsia"/>
        </w:rPr>
        <w:t xml:space="preserve"/>
      </w:r>
      <w:r w:rsidRPr="00F95833">
        <w:t xml:space="preserve"/>
      </w:r>
      <w:r w:rsidRPr="00F95833">
        <w:rPr>
          <w:rFonts w:hint="eastAsia"/>
        </w:rPr>
        <w:t xml:space="preserve"/>
      </w:r>
      <w:r w:rsidRPr="00F95833">
        <w:t xml:space="preserve"/>
      </w:r>
      <m:oMath>
        <m:r>
          <w:rPr>
            <w:rFonts w:ascii="Cambria Math" w:hAnsi="Cambria Math"/>
          </w:rPr>
          <m:t>z</m:t>
        </m:r>
      </m:oMath>
      <w:r w:rsidRPr="00F95833">
        <w:t xml:space="preserve"/>
      </w:r>
      <w:r w:rsidRPr="00F95833">
        <w:rPr>
          <w:rFonts w:hint="eastAsia"/>
        </w:rPr>
        <w:t/>
      </w:r>
      <w:r w:rsidRPr="00F95833">
        <w:t xml:space="preserve"/>
      </w:r>
      <w:r w:rsidRPr="00F95833">
        <w:rPr>
          <w:rFonts w:hint="eastAsia"/>
        </w:rPr>
        <w:t/>
      </w:r>
      <w:r w:rsidRPr="00F95833">
        <w:t xml:space="preserve"/>
      </w:r>
      <m:oMath>
        <m:r>
          <w:rPr>
            <w:rFonts w:ascii="Cambria Math" w:hAnsi="Cambria Math"/>
          </w:rPr>
          <m:t>z</m:t>
        </m:r>
        <m:r>
          <m:rPr>
            <m:sty m:val="p"/>
          </m:rPr>
          <w:rPr>
            <w:rFonts w:ascii="Cambria Math" w:hAnsi="Cambria Math"/>
          </w:rPr>
          <m:t>&gt;</m:t>
        </m:r>
        <m:r>
          <w:rPr>
            <w:rFonts w:ascii="Cambria Math" w:hAnsi="Cambria Math"/>
          </w:rPr>
          <m:t>0</m:t>
        </m:r>
      </m:oMath>
      <w:r w:rsidRPr="00F95833">
        <w:t xml:space="preserve"/>
      </w:r>
      <w:r w:rsidRPr="00F95833">
        <w:rPr>
          <w:rFonts w:hint="eastAsia"/>
        </w:rPr>
        <w:t/>
      </w:r>
      <w:r w:rsidRPr="00F95833">
        <w:t xml:space="preserve"/>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κz</m:t>
            </m:r>
          </m:sup>
        </m:sSup>
      </m:oMath>
      <w:r w:rsidRPr="00F95833">
        <w:t xml:space="preserve"/>
      </w:r>
      <w:r w:rsidRPr="00F95833">
        <w:rPr>
          <w:rFonts w:hint="eastAsia"/>
        </w:rPr>
        <w:t/>
      </w:r>
      <w:r w:rsidRPr="00F95833">
        <w:t xml:space="preserve"/>
      </w:r>
      <m:oMath>
        <m:r>
          <w:rPr>
            <w:rFonts w:ascii="Cambria Math" w:hAnsi="Cambria Math"/>
          </w:rPr>
          <m:t>κ</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e>
        </m:rad>
      </m:oMath>
      <w:r w:rsidRPr="00F95833">
        <w:t/>
      </w:r>
      <w:r w:rsidRPr="00F95833">
        <w:t xml:space="preserve"/>
      </w:r>
      <w:r w:rsidRPr="00F95833">
        <w:rPr>
          <w:rFonts w:hint="eastAsia"/>
        </w:rPr>
        <w:t/>
      </w:r>
      <w:r w:rsidRPr="00F95833">
        <w:t xml:space="preserve"/>
      </w:r>
      <m:oMath>
        <m:r>
          <m:rPr>
            <m:sty m:val="p"/>
          </m:rPr>
          <w:rPr>
            <w:rFonts w:ascii="Cambria Math" w:hAnsi="Cambria Math"/>
          </w:rPr>
          <m:t>Δ</m:t>
        </m:r>
        <m:r>
          <w:rPr>
            <w:rFonts w:ascii="Cambria Math" w:hAnsi="Cambria Math"/>
          </w:rPr>
          <m:t>ρ</m:t>
        </m:r>
        <m:r>
          <m:rPr>
            <m:sty m:val="p"/>
          </m:rPr>
          <w:rPr>
            <w:rFonts w:ascii="Cambria Math" w:hAnsi="Cambria Math"/>
          </w:rPr>
          <m:t>∼</m:t>
        </m:r>
        <m:r>
          <w:rPr>
            <w:rFonts w:ascii="Cambria Math" w:hAnsi="Cambria Math"/>
          </w:rPr>
          <m:t>a</m:t>
        </m:r>
      </m:oMath>
      <w:r w:rsidRPr="00F95833">
        <w:t xml:space="preserve"/>
      </w:r>
      <w:r w:rsidRPr="00F95833">
        <w:rPr>
          <w:rFonts w:hint="eastAsia"/>
        </w:rPr>
        <w:t/>
      </w:r>
      <w:r w:rsidRPr="00F95833">
        <w:t xml:space="preserve"/>
      </w:r>
      <w:r>
        <w:rPr>
          <w:rFonts w:hint="eastAsia"/>
        </w:rPr>
        <w:t/>
      </w:r>
      <w:r w:rsidRPr="00F95833">
        <w:rPr>
          <w:rFonts w:hint="eastAsia"/>
        </w:rPr>
        <w:t/>
      </w:r>
      <w:r w:rsidRPr="00F95833">
        <w:t xml:space="preserve"/>
      </w:r>
      <w:r w:rsidRPr="00F95833">
        <w:rPr>
          <w:rFonts w:hint="eastAsia"/>
        </w:rPr>
        <w:t/>
      </w:r>
      <w:r w:rsidRPr="00F95833">
        <w:t xml:space="preserve"/>
      </w:r>
      <m:oMath>
        <m:r>
          <m:rPr>
            <m:sty m:val="p"/>
          </m:rPr>
          <w:rPr>
            <w:rFonts w:ascii="Cambria Math" w:hAnsi="Cambria Math"/>
          </w:rPr>
          <m:t>Δ</m:t>
        </m:r>
        <m:r>
          <w:rPr>
            <w:rFonts w:ascii="Cambria Math" w:hAnsi="Cambria Math"/>
          </w:rPr>
          <m:t>x </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≥ℏ/</m:t>
        </m:r>
        <m:r>
          <w:rPr>
            <w:rFonts w:ascii="Cambria Math" w:hAnsi="Cambria Math"/>
          </w:rPr>
          <m:t>2</m:t>
        </m:r>
      </m:oMath>
      <w:r w:rsidRPr="00F95833">
        <w:rPr>
          <w:rFonts w:hint="eastAsia"/>
        </w:rPr>
        <w:t/>
      </w:r>
      <w:r>
        <w:rPr>
          <w:rFonts w:hint="eastAsia"/>
        </w:rPr>
        <w:t/>
      </w:r>
      <w:r w:rsidRPr="00F95833">
        <w:rPr>
          <w:rFonts w:hint="eastAsia"/>
        </w:rPr>
        <w:t/>
      </w:r>
    </w:p>
    <w:p w14:paraId="41B0E777" w14:textId="77777777" w:rsidR="00A84BDD" w:rsidRDefault="00A84BDD" w:rsidP="008A0925">
      <w:pPr>
        <w:ind w:firstLine="480"/>
        <w:rPr>
          <w:ins w:id="362" w:author="Hongliang Dang" w:date="2026-06-08T15:47:00Z" w16du:dateUtc="2026-06-08T07:47:00Z"/>
        </w:rPr>
      </w:pPr>
      <w:r w:rsidRPr="00F95833">
        <w:rPr>
          <w:rFonts w:hint="eastAsia"/>
        </w:rPr>
        <w:t xml:space="preserve">From a quantum standpoint, each evanescent mode satisfying </w:t>
      </w:r>
      <w:r w:rsidRPr="00F95833">
        <w:t xml:space="preserve"> carries a transverse momentum quantum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0</m:t>
            </m:r>
          </m:sub>
        </m:sSub>
      </m:oMath>
      <w:r w:rsidRPr="00F95833">
        <w:t xml:space="preserve">. Creating a photon in such a mode represents a momentum quantum fluctuation exceeding the free-space available value---a process made possible because the metallic screen supplies the recoil momentum through the interaction Hamiltonian. The normalization amplitude of an evanescent mode contains </w:t>
      </w:r>
      <w:r w:rsidRPr="00F95833">
        <w:rPr>
          <w:rFonts w:hint="eastAsia"/>
        </w:rPr>
        <w:t xml:space="preserve"> in its denominator and grows monotonically with </w:t>
      </w:r>
      <w:r w:rsidRPr="00F95833">
        <w:t xml:space="preserve">, implying that a single high-</w:t>
      </w:r>
      <m:oMath>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oMath>
      <w:r w:rsidRPr="00F95833">
        <w:t xml:space="preserve"> evanescent mode carries a smaller vacuum-fluctuation amplitude </w:t>
      </w:r>
      <w:r w:rsidRPr="00F95833">
        <w:rPr>
          <w:rFonts w:hint="eastAsia"/>
        </w:rPr>
        <w:t xml:space="preserve"> proportional to </w:t>
      </w:r>
      <w:r w:rsidRPr="00F95833">
        <w:t xml:space="preserve">.</w:t>
      </w:r>
      <m:oMath>
        <m:r>
          <m:rPr>
            <m:sty m:val="p"/>
          </m:rPr>
          <w:rPr>
            <w:rFonts w:ascii="Cambria Math" w:hAnsi="Cambria Math"/>
          </w:rPr>
          <m:t>ℏ</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&gt;ℏ</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c</m:t>
        </m:r>
      </m:oMath>
      <w:r w:rsidRPr="00F95833">
        <w:t/>
      </w:r>
      <w:r w:rsidRPr="00F95833">
        <w:t xml:space="preserve"/>
      </w:r>
      <w:r w:rsidRPr="00F95833">
        <w:rPr>
          <w:rFonts w:hint="eastAsia"/>
        </w:rPr>
        <w:t/>
      </w:r>
      <w:r w:rsidRPr="00F95833">
        <w:t xml:space="preserve"/>
      </w:r>
      <w:r w:rsidRPr="00F95833">
        <w:rPr>
          <w:rFonts w:hint="eastAsia"/>
        </w:rPr>
        <w:t/>
      </w:r>
      <w:r w:rsidRPr="00F95833">
        <w:t xml:space="preserve"/>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κ</m:t>
        </m:r>
      </m:oMath>
      <w:r w:rsidRPr="00F95833">
        <w:rPr>
          <w:rFonts w:hint="eastAsia"/>
        </w:rPr>
        <w:t/>
      </w:r>
      <w:r w:rsidRPr="00F95833">
        <w:t xml:space="preserve"/>
      </w:r>
      <w:r w:rsidRPr="00F95833">
        <w:rPr>
          <w:rFonts w:hint="eastAsia"/>
        </w:rPr>
        <w:t/>
      </w:r>
      <w:r w:rsidRPr="00F95833">
        <w:t xml:space="preserve"/>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sidRPr="00F95833">
        <w:t xml:space="preserve"/>
      </w:r>
      <w:r w:rsidRPr="00F95833">
        <w:rPr>
          <w:rFonts w:hint="eastAsia"/>
        </w:rPr>
        <w:t/>
      </w:r>
      <w:r w:rsidRPr="00F95833">
        <w:t xml:space="preserve"/>
      </w:r>
      <w:r w:rsidRPr="00F95833">
        <w:rPr>
          <w:rFonts w:hint="eastAsia"/>
        </w:rPr>
        <w:t/>
      </w:r>
      <w:r w:rsidRPr="00F95833">
        <w:t xml:space="preserve"/>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sidRPr="00F95833">
        <w:t xml:space="preserve"/>
      </w:r>
      <w:r w:rsidRPr="00F95833">
        <w:rPr>
          <w:rFonts w:hint="eastAsia"/>
        </w:rPr>
        <w:t/>
      </w:r>
      <w:r w:rsidRPr="00690383">
        <w:rPr>
          <w:rFonts w:hint="eastAsia"/>
        </w:rPr>
        <w:t/>
      </w:r>
      <w:r w:rsidRPr="00F95833">
        <w:rPr>
          <w:rFonts w:hint="eastAsia"/>
        </w:rPr>
        <w:t/>
      </w:r>
      <w:r w:rsidRPr="00F95833">
        <w:t xml:space="preserve"/>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oMath>
      <w:r>
        <w:rPr>
          <w:rFonts w:hint="eastAsia"/>
        </w:rPr>
        <w:t/>
      </w:r>
    </w:p>
    <w:p w14:paraId="4C581125" w14:textId="00D3B530" w:rsidR="00377236" w:rsidRPr="00F95833" w:rsidRDefault="00377236">
      <w:pPr>
        <w:pStyle w:val="1"/>
        <w:pPrChange w:id="363" w:author="Hongliang Dang" w:date="2026-06-08T15:48:00Z" w16du:dateUtc="2026-06-08T07:48:00Z">
          <w:pPr>
            <w:ind w:firstLine="480"/>
          </w:pPr>
        </w:pPrChange>
      </w:pPr>
      <w:ins w:id="364" w:author="Hongliang Dang" w:date="2026-06-08T15:47:00Z" w16du:dateUtc="2026-06-08T07:47:00Z">
        <w:r>
          <w:rPr>
            <w:rFonts w:cs="Times New Roman"/>
          </w:rPr>
          <w:t>Ⅷ</w:t>
        </w:r>
        <w:r>
          <w:rPr>
            <w:rFonts w:cs="Times New Roman" w:hint="eastAsia"/>
          </w:rPr>
          <w:t xml:space="preserve"> </w:t>
        </w:r>
      </w:ins>
      <w:ins w:id="365" w:author="Hongliang Dang" w:date="2026-06-08T15:48:00Z" w16du:dateUtc="2026-06-08T07:48:00Z">
        <w:r>
          <w:rPr>
            <w:rFonts w:hint="eastAsia"/>
          </w:rPr>
          <w:t>结论</w:t>
        </w:r>
      </w:ins>
    </w:p>
    <w:p w14:paraId="4247606A" w14:textId="2BD6EB28" w:rsidR="00377236" w:rsidRPr="00377236" w:rsidRDefault="00377236" w:rsidP="00377236">
      <w:pPr>
        <w:pStyle w:val="aa"/>
        <w:ind w:firstLine="480"/>
        <w:rPr>
          <w:ins w:id="366" w:author="Hongliang Dang" w:date="2026-06-08T15:47:00Z"/>
        </w:rPr>
      </w:pPr>
      <w:bookmarkStart w:id="367" w:name="ref-Bethe1944"/>
      <w:bookmarkStart w:id="368" w:name="sec:conclusion"/>
      <w:bookmarkStart w:id="369" w:name="refs"/>
      <w:bookmarkEnd w:id="355"/>
      <w:bookmarkEnd w:id="361"/>
      <w:ins w:id="370" w:author="Hongliang Dang" w:date="2026-06-08T15:47:00Z">
        <w:r w:rsidRPr="00377236">
          <w:t>本文从</w:t>
        </w:r>
        <w:r w:rsidRPr="00377236">
          <w:t xml:space="preserve"> Bethe </w:t>
        </w:r>
        <w:r w:rsidRPr="00377236">
          <w:t>偶极模型出发，在库仑规范和洛伦兹规范下分别完成了深亚波长小孔约束光场的第一性原理量子化，通过规范不变场张量验证了两种方案在物理</w:t>
        </w:r>
        <w:r w:rsidRPr="00377236">
          <w:t xml:space="preserve"> Hilbert </w:t>
        </w:r>
        <w:r w:rsidRPr="00377236">
          <w:t>空间中的等价性。在相干态经典极限下，量子磁矢势严格退回</w:t>
        </w:r>
        <w:r w:rsidRPr="00377236">
          <w:t xml:space="preserve"> Bethe </w:t>
        </w:r>
        <w:r w:rsidRPr="00377236">
          <w:t>矢量势，辐射截面恢复为</w:t>
        </w:r>
        <w:r w:rsidRPr="00377236">
          <w:t xml:space="preserve"> Bethe </w:t>
        </w:r>
        <w:r w:rsidRPr="00377236">
          <w:t>标度律</w:t>
        </w:r>
        <w:r w:rsidRPr="00377236">
          <w:t xml:space="preserve"> </w:t>
        </w:r>
      </w:ins>
      <m:oMath>
        <m:sSub>
          <m:sSubPr>
            <m:ctrlPr>
              <w:ins w:id="371" w:author="Hongliang Dang" w:date="2026-06-08T15:48:00Z" w16du:dateUtc="2026-06-08T07:48:00Z">
                <w:rPr>
                  <w:rFonts w:ascii="Cambria Math" w:hAnsi="Cambria Math"/>
                </w:rPr>
              </w:ins>
            </m:ctrlPr>
          </m:sSubPr>
          <m:e>
            <m:r>
              <w:ins w:id="372" w:author="Hongliang Dang" w:date="2026-06-08T15:48:00Z" w16du:dateUtc="2026-06-08T07:48:00Z">
                <w:rPr>
                  <w:rFonts w:ascii="Cambria Math" w:hAnsi="Cambria Math"/>
                </w:rPr>
                <m:t>σ</m:t>
              </w:ins>
            </m:r>
          </m:e>
          <m:sub>
            <m:r>
              <w:ins w:id="373" w:author="Hongliang Dang" w:date="2026-06-08T15:48:00Z" w16du:dateUtc="2026-06-08T07:48:00Z">
                <w:rPr>
                  <w:rFonts w:ascii="Cambria Math" w:hAnsi="Cambria Math"/>
                </w:rPr>
                <m:t>t</m:t>
              </w:ins>
            </m:r>
          </m:sub>
        </m:sSub>
        <m:r>
          <w:ins w:id="374" w:author="Hongliang Dang" w:date="2026-06-08T15:48:00Z" w16du:dateUtc="2026-06-08T07:48:00Z">
            <m:rPr>
              <m:sty m:val="p"/>
            </m:rPr>
            <w:rPr>
              <w:rFonts w:ascii="Cambria Math" w:hAnsi="Cambria Math"/>
            </w:rPr>
            <m:t>=</m:t>
          </w:ins>
        </m:r>
        <m:f>
          <m:fPr>
            <m:ctrlPr>
              <w:ins w:id="375" w:author="Hongliang Dang" w:date="2026-06-08T15:48:00Z" w16du:dateUtc="2026-06-08T07:48:00Z">
                <w:rPr>
                  <w:rFonts w:ascii="Cambria Math" w:hAnsi="Cambria Math"/>
                </w:rPr>
              </w:ins>
            </m:ctrlPr>
          </m:fPr>
          <m:num>
            <m:r>
              <w:ins w:id="376" w:author="Hongliang Dang" w:date="2026-06-08T15:48:00Z" w16du:dateUtc="2026-06-08T07:48:00Z">
                <m:rPr>
                  <m:sty m:val="p"/>
                </m:rPr>
                <w:rPr>
                  <w:rFonts w:ascii="Cambria Math" w:hAnsi="Cambria Math"/>
                </w:rPr>
                <m:t>64</m:t>
              </w:ins>
            </m:r>
          </m:num>
          <m:den>
            <m:r>
              <w:ins w:id="377" w:author="Hongliang Dang" w:date="2026-06-08T15:48:00Z" w16du:dateUtc="2026-06-08T07:48:00Z">
                <m:rPr>
                  <m:sty m:val="p"/>
                </m:rPr>
                <w:rPr>
                  <w:rFonts w:ascii="Cambria Math" w:hAnsi="Cambria Math"/>
                </w:rPr>
                <m:t>27π</m:t>
              </w:ins>
            </m:r>
          </m:den>
        </m:f>
        <m:sSubSup>
          <m:sSubSupPr>
            <m:ctrlPr>
              <w:ins w:id="378" w:author="Hongliang Dang" w:date="2026-06-08T15:48:00Z" w16du:dateUtc="2026-06-08T07:48:00Z">
                <w:rPr>
                  <w:rFonts w:ascii="Cambria Math" w:hAnsi="Cambria Math"/>
                </w:rPr>
              </w:ins>
            </m:ctrlPr>
          </m:sSubSupPr>
          <m:e>
            <m:r>
              <w:ins w:id="379" w:author="Hongliang Dang" w:date="2026-06-08T15:48:00Z" w16du:dateUtc="2026-06-08T07:48:00Z">
                <w:rPr>
                  <w:rFonts w:ascii="Cambria Math" w:hAnsi="Cambria Math"/>
                </w:rPr>
                <m:t>k</m:t>
              </w:ins>
            </m:r>
          </m:e>
          <m:sub>
            <m:r>
              <w:ins w:id="380" w:author="Hongliang Dang" w:date="2026-06-08T15:48:00Z" w16du:dateUtc="2026-06-08T07:48:00Z">
                <m:rPr>
                  <m:sty m:val="p"/>
                </m:rPr>
                <w:rPr>
                  <w:rFonts w:ascii="Cambria Math" w:hAnsi="Cambria Math"/>
                </w:rPr>
                <m:t>0</m:t>
              </w:ins>
            </m:r>
          </m:sub>
          <m:sup>
            <m:r>
              <w:ins w:id="381" w:author="Hongliang Dang" w:date="2026-06-08T15:48:00Z" w16du:dateUtc="2026-06-08T07:48:00Z">
                <m:rPr>
                  <m:sty m:val="p"/>
                </m:rPr>
                <w:rPr>
                  <w:rFonts w:ascii="Cambria Math" w:hAnsi="Cambria Math"/>
                </w:rPr>
                <m:t>4</m:t>
              </w:ins>
            </m:r>
          </m:sup>
        </m:sSubSup>
        <m:sSup>
          <m:sSupPr>
            <m:ctrlPr>
              <w:ins w:id="382" w:author="Hongliang Dang" w:date="2026-06-08T15:48:00Z" w16du:dateUtc="2026-06-08T07:48:00Z">
                <w:rPr>
                  <w:rFonts w:ascii="Cambria Math" w:hAnsi="Cambria Math"/>
                </w:rPr>
              </w:ins>
            </m:ctrlPr>
          </m:sSupPr>
          <m:e>
            <m:r>
              <w:ins w:id="383" w:author="Hongliang Dang" w:date="2026-06-08T15:48:00Z" w16du:dateUtc="2026-06-08T07:48:00Z">
                <w:rPr>
                  <w:rFonts w:ascii="Cambria Math" w:hAnsi="Cambria Math"/>
                </w:rPr>
                <m:t>a</m:t>
              </w:ins>
            </m:r>
          </m:e>
          <m:sup>
            <m:r>
              <w:ins w:id="384" w:author="Hongliang Dang" w:date="2026-06-08T15:48:00Z" w16du:dateUtc="2026-06-08T07:48:00Z">
                <m:rPr>
                  <m:sty m:val="p"/>
                </m:rPr>
                <w:rPr>
                  <w:rFonts w:ascii="Cambria Math" w:hAnsi="Cambria Math"/>
                </w:rPr>
                <m:t>6</m:t>
              </w:ins>
            </m:r>
          </m:sup>
        </m:sSup>
      </m:oMath>
      <w:ins w:id="385" w:author="Hongliang Dang" w:date="2026-06-08T15:47:00Z">
        <w:r w:rsidRPr="00377236">
          <w:t>。对有限半径圆孔，导出了包含</w:t>
        </w:r>
        <w:r w:rsidRPr="00377236">
          <w:t xml:space="preserve"> Bessel </w:t>
        </w:r>
        <w:r w:rsidRPr="00377236">
          <w:t>形状因子</w:t>
        </w:r>
        <w:r w:rsidRPr="00377236">
          <w:t xml:space="preserve"> </w:t>
        </w:r>
      </w:ins>
      <m:oMath>
        <m:f>
          <m:fPr>
            <m:ctrlPr>
              <w:ins w:id="386" w:author="Hongliang Dang" w:date="2026-06-08T15:49:00Z" w16du:dateUtc="2026-06-08T07:49:00Z">
                <w:rPr>
                  <w:rFonts w:ascii="Cambria Math" w:hAnsi="Cambria Math"/>
                </w:rPr>
              </w:ins>
            </m:ctrlPr>
          </m:fPr>
          <m:num>
            <m:r>
              <w:ins w:id="387" w:author="Hongliang Dang" w:date="2026-06-08T15:49:00Z" w16du:dateUtc="2026-06-08T07:49:00Z">
                <w:rPr>
                  <w:rFonts w:ascii="Cambria Math" w:hAnsi="Cambria Math"/>
                </w:rPr>
                <m:t>3</m:t>
              </w:ins>
            </m:r>
            <m:sSub>
              <m:sSubPr>
                <m:ctrlPr>
                  <w:ins w:id="388" w:author="Hongliang Dang" w:date="2026-06-08T15:49:00Z" w16du:dateUtc="2026-06-08T07:49:00Z">
                    <w:rPr>
                      <w:rFonts w:ascii="Cambria Math" w:hAnsi="Cambria Math"/>
                    </w:rPr>
                  </w:ins>
                </m:ctrlPr>
              </m:sSubPr>
              <m:e>
                <m:r>
                  <w:ins w:id="389" w:author="Hongliang Dang" w:date="2026-06-08T15:49:00Z" w16du:dateUtc="2026-06-08T07:49:00Z">
                    <w:rPr>
                      <w:rFonts w:ascii="Cambria Math" w:hAnsi="Cambria Math"/>
                    </w:rPr>
                    <m:t>j</m:t>
                  </w:ins>
                </m:r>
              </m:e>
              <m:sub>
                <m:r>
                  <w:ins w:id="390" w:author="Hongliang Dang" w:date="2026-06-08T15:49:00Z" w16du:dateUtc="2026-06-08T07:49:00Z">
                    <w:rPr>
                      <w:rFonts w:ascii="Cambria Math" w:hAnsi="Cambria Math"/>
                    </w:rPr>
                    <m:t>1</m:t>
                  </w:ins>
                </m:r>
              </m:sub>
            </m:sSub>
            <m:r>
              <w:ins w:id="391" w:author="Hongliang Dang" w:date="2026-06-08T15:49:00Z" w16du:dateUtc="2026-06-08T07:49:00Z">
                <m:rPr>
                  <m:sty m:val="p"/>
                </m:rPr>
                <w:rPr>
                  <w:rFonts w:ascii="Cambria Math" w:hAnsi="Cambria Math"/>
                </w:rPr>
                <m:t>(</m:t>
              </w:ins>
            </m:r>
            <m:sSub>
              <m:sSubPr>
                <m:ctrlPr>
                  <w:ins w:id="392" w:author="Hongliang Dang" w:date="2026-06-08T15:49:00Z" w16du:dateUtc="2026-06-08T07:49:00Z">
                    <w:rPr>
                      <w:rFonts w:ascii="Cambria Math" w:hAnsi="Cambria Math"/>
                    </w:rPr>
                  </w:ins>
                </m:ctrlPr>
              </m:sSubPr>
              <m:e>
                <m:r>
                  <w:ins w:id="393" w:author="Hongliang Dang" w:date="2026-06-08T15:49:00Z" w16du:dateUtc="2026-06-08T07:49:00Z">
                    <w:rPr>
                      <w:rFonts w:ascii="Cambria Math" w:hAnsi="Cambria Math"/>
                    </w:rPr>
                    <m:t>k</m:t>
                  </w:ins>
                </m:r>
              </m:e>
              <m:sub>
                <m:r>
                  <w:ins w:id="394" w:author="Hongliang Dang" w:date="2026-06-08T15:49:00Z" w16du:dateUtc="2026-06-08T07:49:00Z">
                    <m:rPr>
                      <m:sty m:val="p"/>
                    </m:rPr>
                    <w:rPr>
                      <w:rFonts w:ascii="Cambria Math" w:hAnsi="Cambria Math"/>
                    </w:rPr>
                    <m:t>⟂</m:t>
                  </w:ins>
                </m:r>
              </m:sub>
            </m:sSub>
            <m:r>
              <w:ins w:id="395" w:author="Hongliang Dang" w:date="2026-06-08T15:49:00Z" w16du:dateUtc="2026-06-08T07:49:00Z">
                <w:rPr>
                  <w:rFonts w:ascii="Cambria Math" w:hAnsi="Cambria Math"/>
                </w:rPr>
                <m:t>a</m:t>
              </w:ins>
            </m:r>
            <m:r>
              <w:ins w:id="396" w:author="Hongliang Dang" w:date="2026-06-08T15:49:00Z" w16du:dateUtc="2026-06-08T07:49:00Z">
                <m:rPr>
                  <m:sty m:val="p"/>
                </m:rPr>
                <w:rPr>
                  <w:rFonts w:ascii="Cambria Math" w:hAnsi="Cambria Math"/>
                </w:rPr>
                <m:t>)</m:t>
              </w:ins>
            </m:r>
          </m:num>
          <m:den>
            <m:sSub>
              <m:sSubPr>
                <m:ctrlPr>
                  <w:ins w:id="397" w:author="Hongliang Dang" w:date="2026-06-08T15:49:00Z" w16du:dateUtc="2026-06-08T07:49:00Z">
                    <w:rPr>
                      <w:rFonts w:ascii="Cambria Math" w:hAnsi="Cambria Math"/>
                    </w:rPr>
                  </w:ins>
                </m:ctrlPr>
              </m:sSubPr>
              <m:e>
                <m:r>
                  <w:ins w:id="398" w:author="Hongliang Dang" w:date="2026-06-08T15:49:00Z" w16du:dateUtc="2026-06-08T07:49:00Z">
                    <w:rPr>
                      <w:rFonts w:ascii="Cambria Math" w:hAnsi="Cambria Math"/>
                    </w:rPr>
                    <m:t>k</m:t>
                  </w:ins>
                </m:r>
              </m:e>
              <m:sub>
                <m:r>
                  <w:ins w:id="399" w:author="Hongliang Dang" w:date="2026-06-08T15:49:00Z" w16du:dateUtc="2026-06-08T07:49:00Z">
                    <m:rPr>
                      <m:sty m:val="p"/>
                    </m:rPr>
                    <w:rPr>
                      <w:rFonts w:ascii="Cambria Math" w:hAnsi="Cambria Math"/>
                    </w:rPr>
                    <m:t>⟂</m:t>
                  </w:ins>
                </m:r>
              </m:sub>
            </m:sSub>
            <m:r>
              <w:ins w:id="400" w:author="Hongliang Dang" w:date="2026-06-08T15:49:00Z" w16du:dateUtc="2026-06-08T07:49:00Z">
                <w:rPr>
                  <w:rFonts w:ascii="Cambria Math" w:hAnsi="Cambria Math"/>
                </w:rPr>
                <m:t>a</m:t>
              </w:ins>
            </m:r>
          </m:den>
        </m:f>
      </m:oMath>
      <w:ins w:id="401" w:author="Hongliang Dang" w:date="2026-06-08T15:49:00Z" w16du:dateUtc="2026-06-08T07:49:00Z">
        <w:r w:rsidR="009324B7">
          <w:rPr>
            <w:rFonts w:hint="eastAsia"/>
          </w:rPr>
          <w:t xml:space="preserve"> </w:t>
        </w:r>
      </w:ins>
      <w:ins w:id="402" w:author="Hongliang Dang" w:date="2026-06-08T15:47:00Z">
        <w:r w:rsidRPr="00377236">
          <w:t>的量子矢量势（</w:t>
        </w:r>
        <w:r w:rsidRPr="00377236">
          <w:t>Eq. 59</w:t>
        </w:r>
        <w:r w:rsidRPr="00377236">
          <w:t>），该式统一涵盖</w:t>
        </w:r>
        <w:r w:rsidRPr="00377236">
          <w:t xml:space="preserve"> </w:t>
        </w:r>
      </w:ins>
      <m:oMath>
        <m:sSub>
          <m:sSubPr>
            <m:ctrlPr>
              <w:ins w:id="403" w:author="Hongliang Dang" w:date="2026-06-08T15:50:00Z" w16du:dateUtc="2026-06-08T07:50:00Z">
                <w:rPr>
                  <w:rFonts w:ascii="Cambria Math" w:hAnsi="Cambria Math"/>
                  <w:b/>
                  <w:bCs/>
                </w:rPr>
              </w:ins>
            </m:ctrlPr>
          </m:sSubPr>
          <m:e>
            <m:r>
              <w:ins w:id="404" w:author="Hongliang Dang" w:date="2026-06-08T15:50:00Z" w16du:dateUtc="2026-06-08T07:50:00Z">
                <m:rPr>
                  <m:sty m:val="bi"/>
                </m:rPr>
                <w:rPr>
                  <w:rFonts w:ascii="Cambria Math" w:hAnsi="Cambria Math"/>
                </w:rPr>
                <m:t>k</m:t>
              </w:ins>
            </m:r>
          </m:e>
          <m:sub>
            <m:r>
              <w:ins w:id="405" w:author="Hongliang Dang" w:date="2026-06-08T15:50:00Z" w16du:dateUtc="2026-06-08T07:50:00Z">
                <m:rPr>
                  <m:sty m:val="b"/>
                </m:rPr>
                <w:rPr>
                  <w:rFonts w:ascii="Cambria Math" w:hAnsi="Cambria Math"/>
                </w:rPr>
                <m:t>⟂</m:t>
              </w:ins>
            </m:r>
          </m:sub>
        </m:sSub>
        <m:r>
          <w:ins w:id="406" w:author="Hongliang Dang" w:date="2026-06-08T15:50:00Z" w16du:dateUtc="2026-06-08T07:50:00Z">
            <m:rPr>
              <m:sty m:val="bi"/>
            </m:rPr>
            <w:rPr>
              <w:rFonts w:ascii="Cambria Math" w:hAnsi="Cambria Math"/>
            </w:rPr>
            <m:t>&lt;</m:t>
          </w:ins>
        </m:r>
        <m:sSub>
          <m:sSubPr>
            <m:ctrlPr>
              <w:ins w:id="407" w:author="Hongliang Dang" w:date="2026-06-08T15:50:00Z" w16du:dateUtc="2026-06-08T07:50:00Z">
                <w:rPr>
                  <w:rFonts w:ascii="Cambria Math" w:hAnsi="Cambria Math"/>
                  <w:b/>
                  <w:bCs/>
                </w:rPr>
              </w:ins>
            </m:ctrlPr>
          </m:sSubPr>
          <m:e>
            <m:r>
              <w:ins w:id="408" w:author="Hongliang Dang" w:date="2026-06-08T15:50:00Z" w16du:dateUtc="2026-06-08T07:50:00Z">
                <m:rPr>
                  <m:sty m:val="bi"/>
                </m:rPr>
                <w:rPr>
                  <w:rFonts w:ascii="Cambria Math" w:hAnsi="Cambria Math"/>
                </w:rPr>
                <m:t>k</m:t>
              </w:ins>
            </m:r>
          </m:e>
          <m:sub>
            <m:r>
              <w:ins w:id="409" w:author="Hongliang Dang" w:date="2026-06-08T15:50:00Z" w16du:dateUtc="2026-06-08T07:50:00Z">
                <m:rPr>
                  <m:sty m:val="bi"/>
                </m:rPr>
                <w:rPr>
                  <w:rFonts w:ascii="Cambria Math" w:hAnsi="Cambria Math"/>
                </w:rPr>
                <m:t>0</m:t>
              </w:ins>
            </m:r>
          </m:sub>
        </m:sSub>
      </m:oMath>
      <w:ins w:id="410" w:author="Hongliang Dang" w:date="2026-06-08T15:47:00Z">
        <w:r w:rsidRPr="00377236">
          <w:t xml:space="preserve"> </w:t>
        </w:r>
        <w:r w:rsidRPr="00377236">
          <w:t>的传播模式和</w:t>
        </w:r>
        <w:r w:rsidRPr="00377236">
          <w:t xml:space="preserve"> </w:t>
        </w:r>
      </w:ins>
      <m:oMath>
        <m:sSub>
          <m:sSubPr>
            <m:ctrlPr>
              <w:ins w:id="411" w:author="Hongliang Dang" w:date="2026-06-08T15:50:00Z" w16du:dateUtc="2026-06-08T07:50:00Z">
                <w:rPr>
                  <w:rFonts w:ascii="Cambria Math" w:hAnsi="Cambria Math"/>
                  <w:b/>
                  <w:bCs/>
                </w:rPr>
              </w:ins>
            </m:ctrlPr>
          </m:sSubPr>
          <m:e>
            <m:r>
              <w:ins w:id="412" w:author="Hongliang Dang" w:date="2026-06-08T15:50:00Z" w16du:dateUtc="2026-06-08T07:50:00Z">
                <m:rPr>
                  <m:sty m:val="bi"/>
                </m:rPr>
                <w:rPr>
                  <w:rFonts w:ascii="Cambria Math" w:hAnsi="Cambria Math"/>
                </w:rPr>
                <m:t>k</m:t>
              </w:ins>
            </m:r>
          </m:e>
          <m:sub>
            <m:r>
              <w:ins w:id="413" w:author="Hongliang Dang" w:date="2026-06-08T15:50:00Z" w16du:dateUtc="2026-06-08T07:50:00Z">
                <m:rPr>
                  <m:sty m:val="b"/>
                </m:rPr>
                <w:rPr>
                  <w:rFonts w:ascii="Cambria Math" w:hAnsi="Cambria Math"/>
                </w:rPr>
                <m:t>⟂</m:t>
              </w:ins>
            </m:r>
          </m:sub>
        </m:sSub>
        <m:r>
          <w:ins w:id="414" w:author="Hongliang Dang" w:date="2026-06-08T15:50:00Z" w16du:dateUtc="2026-06-08T07:50:00Z">
            <m:rPr>
              <m:sty m:val="p"/>
            </m:rPr>
            <w:rPr>
              <w:rFonts w:ascii="Cambria Math" w:hAnsi="Cambria Math"/>
            </w:rPr>
            <m:t>&gt;</m:t>
          </w:ins>
        </m:r>
        <m:sSub>
          <m:sSubPr>
            <m:ctrlPr>
              <w:ins w:id="415" w:author="Hongliang Dang" w:date="2026-06-08T15:50:00Z" w16du:dateUtc="2026-06-08T07:50:00Z">
                <w:rPr>
                  <w:rFonts w:ascii="Cambria Math" w:hAnsi="Cambria Math"/>
                  <w:b/>
                  <w:bCs/>
                </w:rPr>
              </w:ins>
            </m:ctrlPr>
          </m:sSubPr>
          <m:e>
            <m:r>
              <w:ins w:id="416" w:author="Hongliang Dang" w:date="2026-06-08T15:50:00Z" w16du:dateUtc="2026-06-08T07:50:00Z">
                <m:rPr>
                  <m:sty m:val="bi"/>
                </m:rPr>
                <w:rPr>
                  <w:rFonts w:ascii="Cambria Math" w:hAnsi="Cambria Math"/>
                </w:rPr>
                <m:t>k</m:t>
              </w:ins>
            </m:r>
          </m:e>
          <m:sub>
            <m:r>
              <w:ins w:id="417" w:author="Hongliang Dang" w:date="2026-06-08T15:50:00Z" w16du:dateUtc="2026-06-08T07:50:00Z">
                <m:rPr>
                  <m:sty m:val="bi"/>
                </m:rPr>
                <w:rPr>
                  <w:rFonts w:ascii="Cambria Math" w:hAnsi="Cambria Math"/>
                </w:rPr>
                <m:t>0</m:t>
              </w:ins>
            </m:r>
          </m:sub>
        </m:sSub>
      </m:oMath>
      <w:ins w:id="418" w:author="Hongliang Dang" w:date="2026-06-08T15:50:00Z" w16du:dateUtc="2026-06-08T07:50:00Z">
        <w:r w:rsidR="009324B7" w:rsidRPr="00377236">
          <w:t xml:space="preserve"> </w:t>
        </w:r>
      </w:ins>
      <w:ins w:id="419" w:author="Hongliang Dang" w:date="2026-06-08T15:47:00Z">
        <w:r w:rsidRPr="00377236">
          <w:t>的倏逝模式，点孔极限</w:t>
        </w:r>
        <w:r w:rsidRPr="00377236">
          <w:t xml:space="preserve"> </w:t>
        </w:r>
      </w:ins>
      <m:oMath>
        <m:sSub>
          <m:sSubPr>
            <m:ctrlPr>
              <w:ins w:id="420" w:author="Hongliang Dang" w:date="2026-06-08T15:51:00Z" w16du:dateUtc="2026-06-08T07:51:00Z">
                <w:rPr>
                  <w:rFonts w:ascii="Cambria Math" w:hAnsi="Cambria Math"/>
                </w:rPr>
              </w:ins>
            </m:ctrlPr>
          </m:sSubPr>
          <m:e>
            <m:r>
              <w:ins w:id="421" w:author="Hongliang Dang" w:date="2026-06-08T15:51:00Z" w16du:dateUtc="2026-06-08T07:51:00Z">
                <w:rPr>
                  <w:rFonts w:ascii="Cambria Math" w:hAnsi="Cambria Math"/>
                </w:rPr>
                <m:t>k</m:t>
              </w:ins>
            </m:r>
          </m:e>
          <m:sub>
            <m:r>
              <w:ins w:id="422" w:author="Hongliang Dang" w:date="2026-06-08T15:51:00Z" w16du:dateUtc="2026-06-08T07:51:00Z">
                <m:rPr>
                  <m:sty m:val="p"/>
                </m:rPr>
                <w:rPr>
                  <w:rFonts w:ascii="Cambria Math" w:hAnsi="Cambria Math"/>
                </w:rPr>
                <m:t>⟂</m:t>
              </w:ins>
            </m:r>
          </m:sub>
        </m:sSub>
        <m:r>
          <w:ins w:id="423" w:author="Hongliang Dang" w:date="2026-06-08T15:51:00Z" w16du:dateUtc="2026-06-08T07:51:00Z">
            <w:rPr>
              <w:rFonts w:ascii="Cambria Math" w:hAnsi="Cambria Math"/>
            </w:rPr>
            <m:t>a</m:t>
          </w:ins>
        </m:r>
        <m:r>
          <w:ins w:id="424" w:author="Hongliang Dang" w:date="2026-06-08T15:51:00Z" w16du:dateUtc="2026-06-08T07:51:00Z">
            <m:rPr>
              <m:sty m:val="p"/>
            </m:rPr>
            <w:rPr>
              <w:rFonts w:ascii="Cambria Math" w:hAnsi="Cambria Math"/>
            </w:rPr>
            <m:t>≪</m:t>
          </w:ins>
        </m:r>
        <m:r>
          <w:ins w:id="425" w:author="Hongliang Dang" w:date="2026-06-08T15:51:00Z" w16du:dateUtc="2026-06-08T07:51:00Z">
            <w:rPr>
              <w:rFonts w:ascii="Cambria Math" w:hAnsi="Cambria Math"/>
            </w:rPr>
            <m:t>1</m:t>
          </w:ins>
        </m:r>
      </m:oMath>
      <w:ins w:id="426" w:author="Hongliang Dang" w:date="2026-06-08T15:47:00Z">
        <w:r w:rsidRPr="00377236">
          <w:t>下自然退化至</w:t>
        </w:r>
        <w:r w:rsidRPr="00377236">
          <w:t xml:space="preserve"> Bethe </w:t>
        </w:r>
        <w:r w:rsidRPr="00377236">
          <w:t>经典结果。</w:t>
        </w:r>
      </w:ins>
    </w:p>
    <w:p w14:paraId="474A87AB" w14:textId="418E647C" w:rsidR="00377236" w:rsidRPr="00377236" w:rsidRDefault="00377236" w:rsidP="00377236">
      <w:pPr>
        <w:pStyle w:val="aa"/>
        <w:ind w:firstLine="480"/>
        <w:rPr>
          <w:ins w:id="427" w:author="Hongliang Dang" w:date="2026-06-08T15:47:00Z"/>
        </w:rPr>
      </w:pPr>
      <w:ins w:id="428" w:author="Hongliang Dang" w:date="2026-06-08T15:47:00Z">
        <w:r w:rsidRPr="00377236">
          <w:lastRenderedPageBreak/>
          <w:t>倏逝模式携带的横向动量</w:t>
        </w:r>
        <w:r w:rsidRPr="00377236">
          <w:t xml:space="preserve"> </w:t>
        </w:r>
      </w:ins>
      <m:oMath>
        <m:sSub>
          <m:sSubPr>
            <m:ctrlPr>
              <w:ins w:id="429" w:author="Hongliang Dang" w:date="2026-06-08T15:51:00Z" w16du:dateUtc="2026-06-08T07:51:00Z">
                <w:rPr>
                  <w:rFonts w:ascii="Cambria Math" w:hAnsi="Cambria Math"/>
                </w:rPr>
              </w:ins>
            </m:ctrlPr>
          </m:sSubPr>
          <m:e>
            <m:r>
              <w:ins w:id="430" w:author="Hongliang Dang" w:date="2026-06-08T15:51:00Z" w16du:dateUtc="2026-06-08T07:51:00Z">
                <w:rPr>
                  <w:rFonts w:ascii="Cambria Math" w:hAnsi="Cambria Math"/>
                </w:rPr>
                <m:t>k</m:t>
              </w:ins>
            </m:r>
          </m:e>
          <m:sub>
            <m:r>
              <w:ins w:id="431" w:author="Hongliang Dang" w:date="2026-06-08T15:51:00Z" w16du:dateUtc="2026-06-08T07:51:00Z">
                <m:rPr>
                  <m:sty m:val="p"/>
                </m:rPr>
                <w:rPr>
                  <w:rFonts w:ascii="Cambria Math" w:hAnsi="Cambria Math"/>
                </w:rPr>
                <m:t>⟂</m:t>
              </w:ins>
            </m:r>
          </m:sub>
        </m:sSub>
        <m:r>
          <w:ins w:id="432" w:author="Hongliang Dang" w:date="2026-06-08T15:51:00Z" w16du:dateUtc="2026-06-08T07:51:00Z">
            <w:rPr>
              <w:rFonts w:ascii="Cambria Math" w:hAnsi="Cambria Math"/>
            </w:rPr>
            <m:t>&gt;</m:t>
          </w:ins>
        </m:r>
        <m:f>
          <m:fPr>
            <m:ctrlPr>
              <w:ins w:id="433" w:author="Hongliang Dang" w:date="2026-06-08T15:52:00Z" w16du:dateUtc="2026-06-08T07:52:00Z">
                <w:rPr>
                  <w:rFonts w:ascii="Cambria Math" w:hAnsi="Cambria Math"/>
                  <w:i/>
                </w:rPr>
              </w:ins>
            </m:ctrlPr>
          </m:fPr>
          <m:num>
            <m:r>
              <w:ins w:id="434" w:author="Hongliang Dang" w:date="2026-06-08T15:52:00Z" w16du:dateUtc="2026-06-08T07:52:00Z">
                <w:rPr>
                  <w:rFonts w:ascii="Cambria Math" w:hAnsi="Cambria Math"/>
                </w:rPr>
                <m:t>ℏ</m:t>
              </w:ins>
            </m:r>
            <m:sSub>
              <m:sSubPr>
                <m:ctrlPr>
                  <w:ins w:id="435" w:author="Hongliang Dang" w:date="2026-06-08T15:52:00Z" w16du:dateUtc="2026-06-08T07:52:00Z">
                    <w:rPr>
                      <w:rFonts w:ascii="Cambria Math" w:hAnsi="Cambria Math"/>
                      <w:i/>
                    </w:rPr>
                  </w:ins>
                </m:ctrlPr>
              </m:sSubPr>
              <m:e>
                <m:r>
                  <w:ins w:id="436" w:author="Hongliang Dang" w:date="2026-06-08T15:51:00Z" w16du:dateUtc="2026-06-08T07:51:00Z">
                    <w:rPr>
                      <w:rFonts w:ascii="Cambria Math" w:hAnsi="Cambria Math"/>
                    </w:rPr>
                    <m:t>ω</m:t>
                  </w:ins>
                </m:r>
              </m:e>
              <m:sub>
                <m:r>
                  <w:ins w:id="437" w:author="Hongliang Dang" w:date="2026-06-08T15:52:00Z" w16du:dateUtc="2026-06-08T07:52:00Z">
                    <w:rPr>
                      <w:rFonts w:ascii="Cambria Math" w:hAnsi="Cambria Math"/>
                    </w:rPr>
                    <m:t>0</m:t>
                  </w:ins>
                </m:r>
              </m:sub>
            </m:sSub>
          </m:num>
          <m:den>
            <m:r>
              <w:ins w:id="438" w:author="Hongliang Dang" w:date="2026-06-08T15:52:00Z" w16du:dateUtc="2026-06-08T07:52:00Z">
                <w:rPr>
                  <w:rFonts w:ascii="Cambria Math" w:hAnsi="Cambria Math"/>
                </w:rPr>
                <m:t>c</m:t>
              </w:ins>
            </m:r>
          </m:den>
        </m:f>
      </m:oMath>
      <w:ins w:id="439" w:author="Hongliang Dang" w:date="2026-06-08T15:47:00Z">
        <w:r w:rsidRPr="00377236">
          <w:t xml:space="preserve"> </w:t>
        </w:r>
        <w:r w:rsidRPr="00377236">
          <w:t>突破了自由光子动量上限，这是近场能够解析亚波长细节的量子力学根源。当这类约束光场与自由电子耦合时，参与散射的光子不再满足真空色散关系</w:t>
        </w:r>
        <w:r w:rsidRPr="00377236">
          <w:t>——</w:t>
        </w:r>
        <w:r w:rsidRPr="00377236">
          <w:t>倏逝态处于虚光子态。这直接修改了散射过程的相空间积分和极化求和规则，意味着标准的</w:t>
        </w:r>
        <w:r w:rsidRPr="00377236">
          <w:t xml:space="preserve"> Klein-Nishina </w:t>
        </w:r>
        <w:r w:rsidRPr="00377236">
          <w:t>截面在极端近场条件下需要重新审视。</w:t>
        </w:r>
      </w:ins>
    </w:p>
    <w:p w14:paraId="114377B3" w14:textId="11A48B3F" w:rsidR="00377236" w:rsidRPr="00377236" w:rsidRDefault="00377236" w:rsidP="00377236">
      <w:pPr>
        <w:pStyle w:val="aa"/>
        <w:ind w:firstLine="480"/>
        <w:rPr>
          <w:ins w:id="440" w:author="Hongliang Dang" w:date="2026-06-08T15:47:00Z"/>
        </w:rPr>
      </w:pPr>
      <w:ins w:id="441" w:author="Hongliang Dang" w:date="2026-06-08T15:47:00Z">
        <w:r w:rsidRPr="00377236">
          <w:t>在近期工作中，</w:t>
        </w:r>
      </w:ins>
      <w:ins w:id="442" w:author="Hongliang Dang" w:date="2026-06-08T15:53:00Z" w16du:dateUtc="2026-06-08T07:53:00Z">
        <w:r w:rsidR="009324B7" w:rsidRPr="009324B7">
          <w:t>我们将上述场量子化方案应用于</w:t>
        </w:r>
        <w:r w:rsidR="009324B7" w:rsidRPr="009324B7">
          <w:t xml:space="preserve"> CNP </w:t>
        </w:r>
        <w:r w:rsidR="009324B7" w:rsidRPr="009324B7">
          <w:t>极端约束光场中的逆康普顿散射：</w:t>
        </w:r>
      </w:ins>
      <w:ins w:id="443" w:author="Hongliang Dang" w:date="2026-06-08T15:55:00Z" w16du:dateUtc="2026-06-08T07:55:00Z">
        <w:r w:rsidR="009324B7">
          <w:rPr>
            <w:rFonts w:hint="eastAsia"/>
          </w:rPr>
          <w:t>考虑光场中倏逝光子对应的近场分量对逆康普顿散射截面的修正效应</w:t>
        </w:r>
      </w:ins>
      <w:ins w:id="444" w:author="Hongliang Dang" w:date="2026-06-08T15:53:00Z" w16du:dateUtc="2026-06-08T07:53:00Z">
        <w:r w:rsidR="009324B7" w:rsidRPr="009324B7">
          <w:t>。从更宏观的视角看，当光场约束尺度从波长量级向深亚波长推进时，经典</w:t>
        </w:r>
        <w:r w:rsidR="009324B7" w:rsidRPr="009324B7">
          <w:t xml:space="preserve"> Bethe </w:t>
        </w:r>
        <w:r w:rsidR="009324B7" w:rsidRPr="009324B7">
          <w:t>理论所忽略的倏逝模式逐渐从背景噪声上升为可观测的物理</w:t>
        </w:r>
        <w:r w:rsidR="009324B7" w:rsidRPr="009324B7">
          <w:t>——</w:t>
        </w:r>
        <w:r w:rsidR="009324B7" w:rsidRPr="009324B7">
          <w:t>本文的量子化框架及其在逆康普顿散射中的应用，</w:t>
        </w:r>
      </w:ins>
      <w:ins w:id="445" w:author="Hongliang Dang" w:date="2026-06-08T15:56:00Z" w16du:dateUtc="2026-06-08T07:56:00Z">
        <w:r w:rsidR="009324B7">
          <w:rPr>
            <w:rFonts w:hint="eastAsia"/>
          </w:rPr>
          <w:t>正</w:t>
        </w:r>
      </w:ins>
      <w:ins w:id="446" w:author="Hongliang Dang" w:date="2026-06-08T15:53:00Z" w16du:dateUtc="2026-06-08T07:53:00Z">
        <w:r w:rsidR="009324B7" w:rsidRPr="009324B7">
          <w:t>是朝这一方向迈出的一步。</w:t>
        </w:r>
      </w:ins>
    </w:p>
    <w:p w14:paraId="3AACA157" w14:textId="77777777" w:rsidR="00A84BDD" w:rsidRPr="00377236" w:rsidRDefault="00A84BDD">
      <w:pPr>
        <w:pStyle w:val="aa"/>
        <w:ind w:firstLine="480"/>
      </w:pPr>
    </w:p>
    <w:p w14:paraId="0BB649AB" w14:textId="77777777" w:rsidR="00A84BDD" w:rsidRDefault="00A84BDD">
      <w:pPr>
        <w:pStyle w:val="aa"/>
        <w:ind w:firstLine="480"/>
      </w:pPr>
    </w:p>
    <w:p w14:paraId="6B34EE66" w14:textId="77777777" w:rsidR="00A84BDD" w:rsidRDefault="00A84BDD">
      <w:pPr>
        <w:pStyle w:val="aa"/>
        <w:ind w:firstLine="480"/>
      </w:pPr>
    </w:p>
    <w:p w14:paraId="68AAB19E" w14:textId="77777777" w:rsidR="00A84BDD" w:rsidRPr="00373C2A" w:rsidRDefault="00A84BDD" w:rsidP="00D659A7">
      <w:pPr>
        <w:pStyle w:val="1"/>
        <w:jc w:val="left"/>
        <w:rPr>
          <w:rFonts w:cs="Times New Roman"/>
        </w:rPr>
      </w:pPr>
      <w:r>
        <w:t xml:space="preserve">References</w:t>
      </w:r>
    </w:p>
    <w:bookmarkEnd w:id="367"/>
    <w:bookmarkEnd w:id="368"/>
    <w:bookmarkEnd w:id="369"/>
    <w:p w14:paraId="776CF042" w14:textId="77777777" w:rsidR="00063F76" w:rsidRPr="00063F76" w:rsidRDefault="00574083" w:rsidP="00AD1D85">
      <w:pPr>
        <w:pStyle w:val="aa"/>
        <w:ind w:left="480" w:hangingChars="200" w:hanging="480"/>
        <w:rPr>
          <w:rFonts w:cs="Times New Roman"/>
        </w:rPr>
      </w:pPr>
      <w:r>
        <w:fldChar w:fldCharType="begin"/>
      </w:r>
      <w:r w:rsidR="00684956">
        <w:instrText xml:space="preserve"> ADDIN ZOTERO_BIBL {"uncited":[],"omitted":[],"custom":[]} CSL_BIBLIOGRAPHY </w:instrText>
      </w:r>
      <w:r>
        <w:fldChar w:fldCharType="separate"/>
      </w:r>
      <w:r w:rsidR="00063F76" w:rsidRPr="00063F76">
        <w:rPr>
          <w:rFonts w:cs="Times New Roman"/>
        </w:rPr>
        <w:t>[1]</w:t>
      </w:r>
      <w:r w:rsidR="00063F76" w:rsidRPr="00063F76">
        <w:rPr>
          <w:rFonts w:cs="Times New Roman"/>
        </w:rPr>
        <w:tab/>
        <w:t xml:space="preserve">H. A. Bethe, Theory of diffraction by small holes, Phys. Rev. </w:t>
      </w:r>
      <w:r w:rsidR="00063F76" w:rsidRPr="00063F76">
        <w:rPr>
          <w:rFonts w:cs="Times New Roman"/>
          <w:b/>
          <w:bCs/>
        </w:rPr>
        <w:t>66</w:t>
      </w:r>
      <w:r w:rsidR="00063F76" w:rsidRPr="00063F76">
        <w:rPr>
          <w:rFonts w:cs="Times New Roman"/>
        </w:rPr>
        <w:t>, 163 (1944).</w:t>
      </w:r>
    </w:p>
    <w:p w14:paraId="294A0977" w14:textId="77777777" w:rsidR="00063F76" w:rsidRPr="00063F76" w:rsidRDefault="00063F76" w:rsidP="00AD1D85">
      <w:pPr>
        <w:pStyle w:val="aa"/>
        <w:ind w:left="480" w:hangingChars="200" w:hanging="480"/>
        <w:rPr>
          <w:rFonts w:cs="Times New Roman"/>
        </w:rPr>
      </w:pPr>
      <w:r w:rsidRPr="00063F76">
        <w:rPr>
          <w:rFonts w:cs="Times New Roman"/>
        </w:rPr>
        <w:t>[2]</w:t>
      </w:r>
      <w:r w:rsidRPr="00063F76">
        <w:rPr>
          <w:rFonts w:cs="Times New Roman"/>
        </w:rPr>
        <w:tab/>
        <w:t xml:space="preserve">C. K. Carniglia and L. Mandel, Quantization of evanescent electromagnetic waves, Phys. Rev. D </w:t>
      </w:r>
      <w:r w:rsidRPr="00063F76">
        <w:rPr>
          <w:rFonts w:cs="Times New Roman"/>
          <w:b/>
          <w:bCs/>
        </w:rPr>
        <w:t>3</w:t>
      </w:r>
      <w:r w:rsidRPr="00063F76">
        <w:rPr>
          <w:rFonts w:cs="Times New Roman"/>
        </w:rPr>
        <w:t>, 280 (1971).</w:t>
      </w:r>
    </w:p>
    <w:p w14:paraId="1859ECE1" w14:textId="77777777" w:rsidR="00063F76" w:rsidRPr="00063F76" w:rsidRDefault="00063F76" w:rsidP="00AD1D85">
      <w:pPr>
        <w:pStyle w:val="aa"/>
        <w:ind w:left="480" w:hangingChars="200" w:hanging="480"/>
        <w:rPr>
          <w:rFonts w:cs="Times New Roman"/>
        </w:rPr>
      </w:pPr>
      <w:r w:rsidRPr="00063F76">
        <w:rPr>
          <w:rFonts w:cs="Times New Roman"/>
        </w:rPr>
        <w:t>[3]</w:t>
      </w:r>
      <w:r w:rsidRPr="00063F76">
        <w:rPr>
          <w:rFonts w:cs="Times New Roman"/>
        </w:rPr>
        <w:tab/>
        <w:t xml:space="preserve">J. M. Vigoureux, L. D’Hooge, and D. Van Labeke, Quantization of evanescent electromagnetic waves: momentum of the electromagnetic field very close to a dielectric medium, Phys. Rev. A </w:t>
      </w:r>
      <w:r w:rsidRPr="00063F76">
        <w:rPr>
          <w:rFonts w:cs="Times New Roman"/>
          <w:b/>
          <w:bCs/>
        </w:rPr>
        <w:t>21</w:t>
      </w:r>
      <w:r w:rsidRPr="00063F76">
        <w:rPr>
          <w:rFonts w:cs="Times New Roman"/>
        </w:rPr>
        <w:t>, 347 (1980).</w:t>
      </w:r>
    </w:p>
    <w:p w14:paraId="4CE134A0" w14:textId="77777777" w:rsidR="00063F76" w:rsidRPr="00063F76" w:rsidRDefault="00063F76" w:rsidP="00AD1D85">
      <w:pPr>
        <w:pStyle w:val="aa"/>
        <w:ind w:left="480" w:hangingChars="200" w:hanging="480"/>
        <w:rPr>
          <w:rFonts w:cs="Times New Roman"/>
        </w:rPr>
      </w:pPr>
      <w:r w:rsidRPr="00063F76">
        <w:rPr>
          <w:rFonts w:cs="Times New Roman"/>
        </w:rPr>
        <w:t>[4]</w:t>
      </w:r>
      <w:r w:rsidRPr="00063F76">
        <w:rPr>
          <w:rFonts w:cs="Times New Roman"/>
        </w:rPr>
        <w:tab/>
        <w:t xml:space="preserve">B. Huttner and S. M. Barnett, Quantization of the electromagnetic field in dielectrics, Phys. Rev. A </w:t>
      </w:r>
      <w:r w:rsidRPr="00063F76">
        <w:rPr>
          <w:rFonts w:cs="Times New Roman"/>
          <w:b/>
          <w:bCs/>
        </w:rPr>
        <w:t>46</w:t>
      </w:r>
      <w:r w:rsidRPr="00063F76">
        <w:rPr>
          <w:rFonts w:cs="Times New Roman"/>
        </w:rPr>
        <w:t>, 4306 (1992).</w:t>
      </w:r>
    </w:p>
    <w:p w14:paraId="76ACC380" w14:textId="77777777" w:rsidR="00063F76" w:rsidRPr="00063F76" w:rsidRDefault="00063F76" w:rsidP="00AD1D85">
      <w:pPr>
        <w:pStyle w:val="aa"/>
        <w:ind w:left="480" w:hangingChars="200" w:hanging="480"/>
        <w:rPr>
          <w:rFonts w:cs="Times New Roman"/>
        </w:rPr>
      </w:pPr>
      <w:r w:rsidRPr="00063F76">
        <w:rPr>
          <w:rFonts w:cs="Times New Roman"/>
        </w:rPr>
        <w:t>[5]</w:t>
      </w:r>
      <w:r w:rsidRPr="00063F76">
        <w:rPr>
          <w:rFonts w:cs="Times New Roman"/>
        </w:rPr>
        <w:tab/>
        <w:t xml:space="preserve">T. Gruner and D.-G. Welsch, Green-function approach to the radiation-field quantization for homogeneous and inhomogeneous Kramers-Kronig dielectrics, Phys. Rev. A </w:t>
      </w:r>
      <w:r w:rsidRPr="00063F76">
        <w:rPr>
          <w:rFonts w:cs="Times New Roman"/>
          <w:b/>
          <w:bCs/>
        </w:rPr>
        <w:t>53</w:t>
      </w:r>
      <w:r w:rsidRPr="00063F76">
        <w:rPr>
          <w:rFonts w:cs="Times New Roman"/>
        </w:rPr>
        <w:t>, 1818 (1996).</w:t>
      </w:r>
    </w:p>
    <w:p w14:paraId="5CD4FC7C" w14:textId="77777777" w:rsidR="00063F76" w:rsidRPr="00063F76" w:rsidRDefault="00063F76" w:rsidP="00AD1D85">
      <w:pPr>
        <w:pStyle w:val="aa"/>
        <w:ind w:left="480" w:hangingChars="200" w:hanging="480"/>
        <w:rPr>
          <w:rFonts w:cs="Times New Roman"/>
        </w:rPr>
      </w:pPr>
      <w:r w:rsidRPr="00063F76">
        <w:rPr>
          <w:rFonts w:cs="Times New Roman"/>
        </w:rPr>
        <w:t>[6]</w:t>
      </w:r>
      <w:r w:rsidRPr="00063F76">
        <w:rPr>
          <w:rFonts w:cs="Times New Roman"/>
        </w:rPr>
        <w:tab/>
        <w:t xml:space="preserve">J. Jung and O. Keller, On optical tunneling in near-field diffraction of light from a small hole, J. Opt. Soc. Am. B </w:t>
      </w:r>
      <w:r w:rsidRPr="00063F76">
        <w:rPr>
          <w:rFonts w:cs="Times New Roman"/>
          <w:b/>
          <w:bCs/>
        </w:rPr>
        <w:t>34</w:t>
      </w:r>
      <w:r w:rsidRPr="00063F76">
        <w:rPr>
          <w:rFonts w:cs="Times New Roman"/>
        </w:rPr>
        <w:t>, 726 (2017).</w:t>
      </w:r>
    </w:p>
    <w:p w14:paraId="71E70BF8" w14:textId="77777777" w:rsidR="00063F76" w:rsidRPr="00063F76" w:rsidRDefault="00063F76" w:rsidP="00AD1D85">
      <w:pPr>
        <w:pStyle w:val="aa"/>
        <w:ind w:left="480" w:hangingChars="200" w:hanging="480"/>
        <w:rPr>
          <w:rFonts w:cs="Times New Roman"/>
        </w:rPr>
      </w:pPr>
      <w:r w:rsidRPr="00063F76">
        <w:rPr>
          <w:rFonts w:cs="Times New Roman"/>
        </w:rPr>
        <w:lastRenderedPageBreak/>
        <w:t>[7]</w:t>
      </w:r>
      <w:r w:rsidRPr="00063F76">
        <w:rPr>
          <w:rFonts w:cs="Times New Roman"/>
        </w:rPr>
        <w:tab/>
        <w:t xml:space="preserve">J. Jung and O. Keller, QED theory for small-hole diffraction: young diffraction from two bethe holes, Phys. Rev. A </w:t>
      </w:r>
      <w:r w:rsidRPr="00063F76">
        <w:rPr>
          <w:rFonts w:cs="Times New Roman"/>
          <w:b/>
          <w:bCs/>
        </w:rPr>
        <w:t>104</w:t>
      </w:r>
      <w:r w:rsidRPr="00063F76">
        <w:rPr>
          <w:rFonts w:cs="Times New Roman"/>
        </w:rPr>
        <w:t>, 013714 (2021).</w:t>
      </w:r>
    </w:p>
    <w:p w14:paraId="47C30AA6" w14:textId="77777777" w:rsidR="00063F76" w:rsidRPr="00063F76" w:rsidRDefault="00063F76" w:rsidP="00AD1D85">
      <w:pPr>
        <w:pStyle w:val="aa"/>
        <w:ind w:left="480" w:hangingChars="200" w:hanging="480"/>
        <w:rPr>
          <w:rFonts w:cs="Times New Roman"/>
        </w:rPr>
      </w:pPr>
      <w:r w:rsidRPr="00063F76">
        <w:rPr>
          <w:rFonts w:cs="Times New Roman"/>
        </w:rPr>
        <w:t>[8]</w:t>
      </w:r>
      <w:r w:rsidRPr="00063F76">
        <w:rPr>
          <w:rFonts w:cs="Times New Roman"/>
        </w:rPr>
        <w:tab/>
        <w:t xml:space="preserve">R. J. Glauber, The quantum theory of optical coherence, Phys. Rev. </w:t>
      </w:r>
      <w:r w:rsidRPr="00063F76">
        <w:rPr>
          <w:rFonts w:cs="Times New Roman"/>
          <w:b/>
          <w:bCs/>
        </w:rPr>
        <w:t>130</w:t>
      </w:r>
      <w:r w:rsidRPr="00063F76">
        <w:rPr>
          <w:rFonts w:cs="Times New Roman"/>
        </w:rPr>
        <w:t>, 2529 (1963).</w:t>
      </w:r>
    </w:p>
    <w:p w14:paraId="207C6F54" w14:textId="77777777" w:rsidR="00063F76" w:rsidRPr="00063F76" w:rsidRDefault="00063F76" w:rsidP="00AD1D85">
      <w:pPr>
        <w:pStyle w:val="aa"/>
        <w:ind w:left="480" w:hangingChars="200" w:hanging="480"/>
        <w:rPr>
          <w:rFonts w:cs="Times New Roman"/>
        </w:rPr>
      </w:pPr>
      <w:r w:rsidRPr="00063F76">
        <w:rPr>
          <w:rFonts w:cs="Times New Roman"/>
        </w:rPr>
        <w:t>[9]</w:t>
      </w:r>
      <w:r w:rsidRPr="00063F76">
        <w:rPr>
          <w:rFonts w:cs="Times New Roman"/>
        </w:rPr>
        <w:tab/>
        <w:t>Classical Electrodynamics, (n.d.).</w:t>
      </w:r>
    </w:p>
    <w:p w14:paraId="60C7A801" w14:textId="77777777" w:rsidR="00063F76" w:rsidRPr="00063F76" w:rsidRDefault="00063F76" w:rsidP="00AD1D85">
      <w:pPr>
        <w:pStyle w:val="aa"/>
        <w:ind w:left="480" w:hangingChars="200" w:hanging="480"/>
        <w:rPr>
          <w:rFonts w:cs="Times New Roman"/>
        </w:rPr>
      </w:pPr>
      <w:r w:rsidRPr="00063F76">
        <w:rPr>
          <w:rFonts w:cs="Times New Roman"/>
        </w:rPr>
        <w:t>[10]</w:t>
      </w:r>
      <w:r w:rsidRPr="00063F76">
        <w:rPr>
          <w:rFonts w:cs="Times New Roman"/>
        </w:rPr>
        <w:tab/>
        <w:t xml:space="preserve">G. N. Watson, </w:t>
      </w:r>
      <w:r w:rsidRPr="00063F76">
        <w:rPr>
          <w:rFonts w:cs="Times New Roman"/>
          <w:i/>
          <w:iCs/>
        </w:rPr>
        <w:t>A Treatise on the Theory of Bessel Functions</w:t>
      </w:r>
      <w:r w:rsidRPr="00063F76">
        <w:rPr>
          <w:rFonts w:cs="Times New Roman"/>
        </w:rPr>
        <w:t xml:space="preserve"> (Cambridge University Press, 1995).</w:t>
      </w:r>
    </w:p>
    <w:p w14:paraId="1B67243C" w14:textId="22B65117" w:rsidR="00E34494" w:rsidRDefault="00574083" w:rsidP="00AD1D85">
      <w:pPr>
        <w:pStyle w:val="aa"/>
        <w:ind w:firstLineChars="0" w:firstLine="0"/>
      </w:pPr>
      <w:r>
        <w:fldChar w:fldCharType="end"/>
      </w:r>
      <w:r w:rsidR="00B81AEB">
        <w:rPr>
          <w:rFonts w:hint="eastAsia"/>
        </w:rPr>
        <w:t>[11] S. N. Gupta, Theory of longitudinal photons in quantum electrodynamics, Proc. Phys. Soc. A 63, 681 (1950).</w:t>
      </w:r>
    </w:p>
    <w:p w14:paraId="5EE5CA5E" w14:textId="77777777" w:rsidR="00E34494" w:rsidRDefault="00B81AEB" w:rsidP="00AD1D85">
      <w:pPr>
        <w:pStyle w:val="aa"/>
        <w:ind w:left="480" w:hangingChars="200" w:hanging="480"/>
      </w:pPr>
      <w:r>
        <w:rPr>
          <w:rFonts w:hint="eastAsia"/>
        </w:rPr>
        <w:t>[12] K. Bleuler, Eine neue Methode zur Behandlung der longitudinalen und skalaren Photonen, Helv. Phys. Acta 23, 567 (1950).</w:t>
      </w:r>
    </w:p>
    <w:p w14:paraId="3091574F" w14:textId="77777777" w:rsidR="00E34494" w:rsidRDefault="00B81AEB" w:rsidP="00AD1D85">
      <w:pPr>
        <w:pStyle w:val="aa"/>
        <w:ind w:left="480" w:hangingChars="200" w:hanging="480"/>
      </w:pPr>
      <w:r>
        <w:rPr>
          <w:rFonts w:hint="eastAsia"/>
        </w:rPr>
        <w:t>[13] F. Mandl and G. Shaw, Quantum Field Theory, 2nd ed. (Wiley, 2010), Chapter 5.</w:t>
      </w:r>
    </w:p>
    <w:p w14:paraId="52CF3F66" w14:textId="77777777" w:rsidR="00E34494" w:rsidRDefault="00B81AEB" w:rsidP="00AD1D85">
      <w:pPr>
        <w:pStyle w:val="aa"/>
        <w:ind w:left="480" w:hangingChars="200" w:hanging="480"/>
      </w:pPr>
      <w:r>
        <w:rPr>
          <w:rFonts w:hint="eastAsia"/>
        </w:rPr>
        <w:t>[14] C. Cohen-Tannoudji, J. Dupont-Roc, and G. Grynberg, Photons and Atoms: Introduction to Quantum Electrodynamics (Wiley, 1989), Chapter II.</w:t>
      </w:r>
    </w:p>
    <w:p w14:paraId="73C013C1" w14:textId="38B9BCA2" w:rsidR="00E34494" w:rsidRDefault="00B81AEB" w:rsidP="00AD1D85">
      <w:pPr>
        <w:pStyle w:val="aa"/>
        <w:ind w:left="480" w:hangingChars="200" w:hanging="480"/>
      </w:pPr>
      <w:r>
        <w:rPr>
          <w:rFonts w:hint="eastAsia"/>
        </w:rPr>
        <w:t xml:space="preserve">[15] M. E. Peskin and D. V. Schroeder, An Introduction to Quantum Field Theory (Addison-Wesley, 1995), </w:t>
      </w:r>
      <w:r>
        <w:rPr>
          <w:rFonts w:hint="eastAsia"/>
        </w:rPr>
        <w:t>§</w:t>
      </w:r>
      <w:r>
        <w:rPr>
          <w:rFonts w:hint="eastAsia"/>
        </w:rPr>
        <w:t>9.4.</w:t>
      </w:r>
    </w:p>
    <w:sectPr w:rsidR="00E34494">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D9211" w14:textId="77777777" w:rsidR="00046C23" w:rsidRDefault="00046C23" w:rsidP="00736E3F">
      <w:pPr>
        <w:spacing w:after="0" w:line="240" w:lineRule="auto"/>
        <w:ind w:firstLine="480"/>
      </w:pPr>
      <w:r>
        <w:separator/>
      </w:r>
    </w:p>
  </w:endnote>
  <w:endnote w:type="continuationSeparator" w:id="0">
    <w:p w14:paraId="6688F3B2" w14:textId="77777777" w:rsidR="00046C23" w:rsidRDefault="00046C23" w:rsidP="00736E3F">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37C6" w14:textId="77777777" w:rsidR="00291F73" w:rsidRDefault="00291F73">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4A31" w14:textId="77777777" w:rsidR="00291F73" w:rsidRDefault="00291F73">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DE3F" w14:textId="77777777" w:rsidR="00291F73" w:rsidRDefault="00291F73">
    <w:pPr>
      <w:pStyle w:val="a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E1AB3" w14:textId="77777777" w:rsidR="00046C23" w:rsidRDefault="00046C23" w:rsidP="00736E3F">
      <w:pPr>
        <w:spacing w:after="0" w:line="240" w:lineRule="auto"/>
        <w:ind w:firstLine="480"/>
      </w:pPr>
      <w:r>
        <w:separator/>
      </w:r>
    </w:p>
  </w:footnote>
  <w:footnote w:type="continuationSeparator" w:id="0">
    <w:p w14:paraId="658A48FE" w14:textId="77777777" w:rsidR="00046C23" w:rsidRDefault="00046C23" w:rsidP="00736E3F">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C4FE" w14:textId="77777777" w:rsidR="00291F73" w:rsidRDefault="00291F73">
    <w:pPr>
      <w:pStyle w:val="a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DBD54" w14:textId="77777777" w:rsidR="00291F73" w:rsidRDefault="00291F73">
    <w:pPr>
      <w:pStyle w:val="af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378F" w14:textId="77777777" w:rsidR="00291F73" w:rsidRDefault="00291F73">
    <w:pPr>
      <w:pStyle w:val="a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580C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7FEAD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51487816">
    <w:abstractNumId w:val="0"/>
  </w:num>
  <w:num w:numId="2" w16cid:durableId="308023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ophotonics-2020">
    <w15:presenceInfo w15:providerId="None" w15:userId="Nanophotonics-2020"/>
  </w15:person>
  <w15:person w15:author="Hongliang Dang">
    <w15:presenceInfo w15:providerId="Windows Live" w15:userId="05d6bf9634e36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FE"/>
    <w:rsid w:val="00005C1F"/>
    <w:rsid w:val="00024845"/>
    <w:rsid w:val="00025291"/>
    <w:rsid w:val="00030F56"/>
    <w:rsid w:val="00046C23"/>
    <w:rsid w:val="00050C16"/>
    <w:rsid w:val="00063F76"/>
    <w:rsid w:val="00066677"/>
    <w:rsid w:val="000720EC"/>
    <w:rsid w:val="00072943"/>
    <w:rsid w:val="000755EB"/>
    <w:rsid w:val="0007677F"/>
    <w:rsid w:val="00076EF7"/>
    <w:rsid w:val="000935EE"/>
    <w:rsid w:val="000963B3"/>
    <w:rsid w:val="000A0561"/>
    <w:rsid w:val="000A2269"/>
    <w:rsid w:val="000A3E56"/>
    <w:rsid w:val="000A5B7C"/>
    <w:rsid w:val="000C4DE5"/>
    <w:rsid w:val="000D36CD"/>
    <w:rsid w:val="000D39DB"/>
    <w:rsid w:val="000D3AD6"/>
    <w:rsid w:val="000E3A3E"/>
    <w:rsid w:val="000E527E"/>
    <w:rsid w:val="000F23E5"/>
    <w:rsid w:val="00115B23"/>
    <w:rsid w:val="0012653B"/>
    <w:rsid w:val="0015345A"/>
    <w:rsid w:val="00154F32"/>
    <w:rsid w:val="00157155"/>
    <w:rsid w:val="00162DC0"/>
    <w:rsid w:val="00164B9D"/>
    <w:rsid w:val="00164E62"/>
    <w:rsid w:val="00165937"/>
    <w:rsid w:val="001661E6"/>
    <w:rsid w:val="00166A0A"/>
    <w:rsid w:val="00172462"/>
    <w:rsid w:val="00183E5A"/>
    <w:rsid w:val="0018450D"/>
    <w:rsid w:val="001A7AD8"/>
    <w:rsid w:val="001B13E0"/>
    <w:rsid w:val="001B188A"/>
    <w:rsid w:val="001B21CD"/>
    <w:rsid w:val="001B74DF"/>
    <w:rsid w:val="001C298D"/>
    <w:rsid w:val="001C6692"/>
    <w:rsid w:val="001D0132"/>
    <w:rsid w:val="001D4820"/>
    <w:rsid w:val="001D5D5E"/>
    <w:rsid w:val="001E5EFE"/>
    <w:rsid w:val="001E7897"/>
    <w:rsid w:val="001F1A09"/>
    <w:rsid w:val="001F2B72"/>
    <w:rsid w:val="00211384"/>
    <w:rsid w:val="002206FE"/>
    <w:rsid w:val="002236F6"/>
    <w:rsid w:val="00226B9C"/>
    <w:rsid w:val="00234CED"/>
    <w:rsid w:val="00246800"/>
    <w:rsid w:val="00261005"/>
    <w:rsid w:val="00262B9A"/>
    <w:rsid w:val="002637B6"/>
    <w:rsid w:val="0027346B"/>
    <w:rsid w:val="00273689"/>
    <w:rsid w:val="00286052"/>
    <w:rsid w:val="00286BC4"/>
    <w:rsid w:val="00291F73"/>
    <w:rsid w:val="002A1073"/>
    <w:rsid w:val="002A5682"/>
    <w:rsid w:val="002A61CC"/>
    <w:rsid w:val="002A788A"/>
    <w:rsid w:val="002B7B76"/>
    <w:rsid w:val="002C0C85"/>
    <w:rsid w:val="002D1032"/>
    <w:rsid w:val="002D2CB0"/>
    <w:rsid w:val="002E69E8"/>
    <w:rsid w:val="002F0FE3"/>
    <w:rsid w:val="002F4C22"/>
    <w:rsid w:val="002F66D6"/>
    <w:rsid w:val="002F75AA"/>
    <w:rsid w:val="00312C2F"/>
    <w:rsid w:val="00314287"/>
    <w:rsid w:val="00331079"/>
    <w:rsid w:val="003337F0"/>
    <w:rsid w:val="00341591"/>
    <w:rsid w:val="00354A99"/>
    <w:rsid w:val="0036427A"/>
    <w:rsid w:val="00373C2A"/>
    <w:rsid w:val="00377236"/>
    <w:rsid w:val="003A2421"/>
    <w:rsid w:val="003B0F07"/>
    <w:rsid w:val="003B58BE"/>
    <w:rsid w:val="003D7009"/>
    <w:rsid w:val="003E1320"/>
    <w:rsid w:val="003E7523"/>
    <w:rsid w:val="003E7707"/>
    <w:rsid w:val="003F11AE"/>
    <w:rsid w:val="003F387D"/>
    <w:rsid w:val="003F6884"/>
    <w:rsid w:val="003F6DCF"/>
    <w:rsid w:val="00413ACE"/>
    <w:rsid w:val="0042039A"/>
    <w:rsid w:val="00425D24"/>
    <w:rsid w:val="00431630"/>
    <w:rsid w:val="00433E7B"/>
    <w:rsid w:val="00434FFD"/>
    <w:rsid w:val="00442804"/>
    <w:rsid w:val="00445F0B"/>
    <w:rsid w:val="00451D35"/>
    <w:rsid w:val="00454949"/>
    <w:rsid w:val="00456273"/>
    <w:rsid w:val="004605CE"/>
    <w:rsid w:val="004622B9"/>
    <w:rsid w:val="00476BFE"/>
    <w:rsid w:val="00477F0B"/>
    <w:rsid w:val="004803E6"/>
    <w:rsid w:val="004908F2"/>
    <w:rsid w:val="00497C5C"/>
    <w:rsid w:val="004B00B5"/>
    <w:rsid w:val="004B24BD"/>
    <w:rsid w:val="004B6451"/>
    <w:rsid w:val="004C2F7F"/>
    <w:rsid w:val="004E0CF4"/>
    <w:rsid w:val="004F49F6"/>
    <w:rsid w:val="00542613"/>
    <w:rsid w:val="005502F2"/>
    <w:rsid w:val="00550C87"/>
    <w:rsid w:val="00560AA8"/>
    <w:rsid w:val="005715E6"/>
    <w:rsid w:val="00574083"/>
    <w:rsid w:val="00574A6C"/>
    <w:rsid w:val="005816C4"/>
    <w:rsid w:val="00581D7B"/>
    <w:rsid w:val="005923EE"/>
    <w:rsid w:val="005928D7"/>
    <w:rsid w:val="005A0E36"/>
    <w:rsid w:val="005A18B0"/>
    <w:rsid w:val="005A3B3D"/>
    <w:rsid w:val="005A4A6F"/>
    <w:rsid w:val="005A4AD7"/>
    <w:rsid w:val="005B72E1"/>
    <w:rsid w:val="005C3B16"/>
    <w:rsid w:val="005D0079"/>
    <w:rsid w:val="005D027A"/>
    <w:rsid w:val="005D3722"/>
    <w:rsid w:val="005E0B2B"/>
    <w:rsid w:val="005E7F0D"/>
    <w:rsid w:val="005F1CE7"/>
    <w:rsid w:val="005F37F8"/>
    <w:rsid w:val="005F53F6"/>
    <w:rsid w:val="00607C4D"/>
    <w:rsid w:val="00613C00"/>
    <w:rsid w:val="0061790F"/>
    <w:rsid w:val="006303ED"/>
    <w:rsid w:val="006308B0"/>
    <w:rsid w:val="0063249C"/>
    <w:rsid w:val="006326EA"/>
    <w:rsid w:val="00632F78"/>
    <w:rsid w:val="006528F1"/>
    <w:rsid w:val="00655ED7"/>
    <w:rsid w:val="006702AA"/>
    <w:rsid w:val="00676153"/>
    <w:rsid w:val="00684133"/>
    <w:rsid w:val="00684956"/>
    <w:rsid w:val="0068524D"/>
    <w:rsid w:val="00690383"/>
    <w:rsid w:val="00695C75"/>
    <w:rsid w:val="006A25D6"/>
    <w:rsid w:val="006B25CA"/>
    <w:rsid w:val="006C3C3B"/>
    <w:rsid w:val="006C486C"/>
    <w:rsid w:val="006D0620"/>
    <w:rsid w:val="006D2290"/>
    <w:rsid w:val="006E7607"/>
    <w:rsid w:val="007000DF"/>
    <w:rsid w:val="00707BA2"/>
    <w:rsid w:val="00710FED"/>
    <w:rsid w:val="007146C6"/>
    <w:rsid w:val="007207A5"/>
    <w:rsid w:val="0072615D"/>
    <w:rsid w:val="00727C85"/>
    <w:rsid w:val="00736E3F"/>
    <w:rsid w:val="007472F7"/>
    <w:rsid w:val="00747CAB"/>
    <w:rsid w:val="00753391"/>
    <w:rsid w:val="00756A3A"/>
    <w:rsid w:val="00775351"/>
    <w:rsid w:val="00781EB5"/>
    <w:rsid w:val="007844D1"/>
    <w:rsid w:val="00792247"/>
    <w:rsid w:val="00792D6C"/>
    <w:rsid w:val="00795889"/>
    <w:rsid w:val="007A33CC"/>
    <w:rsid w:val="007B1D96"/>
    <w:rsid w:val="007D53E0"/>
    <w:rsid w:val="007F0382"/>
    <w:rsid w:val="007F3B04"/>
    <w:rsid w:val="00817080"/>
    <w:rsid w:val="00824C48"/>
    <w:rsid w:val="00825557"/>
    <w:rsid w:val="0083066B"/>
    <w:rsid w:val="00831400"/>
    <w:rsid w:val="00833040"/>
    <w:rsid w:val="00834490"/>
    <w:rsid w:val="00841B89"/>
    <w:rsid w:val="00854414"/>
    <w:rsid w:val="00861AAF"/>
    <w:rsid w:val="00867711"/>
    <w:rsid w:val="00871848"/>
    <w:rsid w:val="00873AA1"/>
    <w:rsid w:val="00875AEA"/>
    <w:rsid w:val="008771A5"/>
    <w:rsid w:val="008A07D4"/>
    <w:rsid w:val="008A0925"/>
    <w:rsid w:val="008B4393"/>
    <w:rsid w:val="008C09E8"/>
    <w:rsid w:val="008C11D1"/>
    <w:rsid w:val="008E148B"/>
    <w:rsid w:val="008E2FB2"/>
    <w:rsid w:val="008E4748"/>
    <w:rsid w:val="008F34BF"/>
    <w:rsid w:val="00903CBD"/>
    <w:rsid w:val="00914523"/>
    <w:rsid w:val="009170C7"/>
    <w:rsid w:val="009324B7"/>
    <w:rsid w:val="00935411"/>
    <w:rsid w:val="00943A03"/>
    <w:rsid w:val="00943D8B"/>
    <w:rsid w:val="00945E2A"/>
    <w:rsid w:val="009603E7"/>
    <w:rsid w:val="00960FCB"/>
    <w:rsid w:val="00967614"/>
    <w:rsid w:val="00970594"/>
    <w:rsid w:val="00972516"/>
    <w:rsid w:val="009955BB"/>
    <w:rsid w:val="009B0F57"/>
    <w:rsid w:val="009C36EF"/>
    <w:rsid w:val="009C49D6"/>
    <w:rsid w:val="009C574A"/>
    <w:rsid w:val="009C772E"/>
    <w:rsid w:val="009F2F9D"/>
    <w:rsid w:val="009F4501"/>
    <w:rsid w:val="00A0181B"/>
    <w:rsid w:val="00A10279"/>
    <w:rsid w:val="00A10979"/>
    <w:rsid w:val="00A15B6B"/>
    <w:rsid w:val="00A20A66"/>
    <w:rsid w:val="00A21C4E"/>
    <w:rsid w:val="00A24AF9"/>
    <w:rsid w:val="00A277C7"/>
    <w:rsid w:val="00A35B75"/>
    <w:rsid w:val="00A42013"/>
    <w:rsid w:val="00A52971"/>
    <w:rsid w:val="00A6700D"/>
    <w:rsid w:val="00A8361A"/>
    <w:rsid w:val="00A84BDD"/>
    <w:rsid w:val="00A932CF"/>
    <w:rsid w:val="00A93345"/>
    <w:rsid w:val="00AB5CCD"/>
    <w:rsid w:val="00AB7703"/>
    <w:rsid w:val="00AD1D85"/>
    <w:rsid w:val="00AE7B56"/>
    <w:rsid w:val="00AF58D2"/>
    <w:rsid w:val="00B2284F"/>
    <w:rsid w:val="00B41874"/>
    <w:rsid w:val="00B47453"/>
    <w:rsid w:val="00B6040D"/>
    <w:rsid w:val="00B6537F"/>
    <w:rsid w:val="00B67D59"/>
    <w:rsid w:val="00B80CB4"/>
    <w:rsid w:val="00B81AEB"/>
    <w:rsid w:val="00B86F32"/>
    <w:rsid w:val="00B87459"/>
    <w:rsid w:val="00B93697"/>
    <w:rsid w:val="00B96961"/>
    <w:rsid w:val="00BB17CF"/>
    <w:rsid w:val="00BB1E87"/>
    <w:rsid w:val="00BC5F98"/>
    <w:rsid w:val="00BD0337"/>
    <w:rsid w:val="00BD106C"/>
    <w:rsid w:val="00BD1DE0"/>
    <w:rsid w:val="00BD5223"/>
    <w:rsid w:val="00BE789C"/>
    <w:rsid w:val="00BF4799"/>
    <w:rsid w:val="00C05830"/>
    <w:rsid w:val="00C20B87"/>
    <w:rsid w:val="00C2148E"/>
    <w:rsid w:val="00C25FF9"/>
    <w:rsid w:val="00C31657"/>
    <w:rsid w:val="00C36393"/>
    <w:rsid w:val="00C3733D"/>
    <w:rsid w:val="00C4191D"/>
    <w:rsid w:val="00C45D0E"/>
    <w:rsid w:val="00C6014F"/>
    <w:rsid w:val="00C638A3"/>
    <w:rsid w:val="00C86EC9"/>
    <w:rsid w:val="00C9196D"/>
    <w:rsid w:val="00C96761"/>
    <w:rsid w:val="00CA17F5"/>
    <w:rsid w:val="00CA23D0"/>
    <w:rsid w:val="00CA530E"/>
    <w:rsid w:val="00CB3BD5"/>
    <w:rsid w:val="00CD06B2"/>
    <w:rsid w:val="00CE3F03"/>
    <w:rsid w:val="00CE4D08"/>
    <w:rsid w:val="00D06C0A"/>
    <w:rsid w:val="00D217FC"/>
    <w:rsid w:val="00D26BB5"/>
    <w:rsid w:val="00D32E18"/>
    <w:rsid w:val="00D407A1"/>
    <w:rsid w:val="00D4412F"/>
    <w:rsid w:val="00D46FCB"/>
    <w:rsid w:val="00D51187"/>
    <w:rsid w:val="00D55BB0"/>
    <w:rsid w:val="00D659A7"/>
    <w:rsid w:val="00D71033"/>
    <w:rsid w:val="00D75C50"/>
    <w:rsid w:val="00D82243"/>
    <w:rsid w:val="00D92120"/>
    <w:rsid w:val="00D955FD"/>
    <w:rsid w:val="00DA4805"/>
    <w:rsid w:val="00DB0454"/>
    <w:rsid w:val="00DB0E62"/>
    <w:rsid w:val="00DD79EA"/>
    <w:rsid w:val="00DE21EE"/>
    <w:rsid w:val="00DE2F3A"/>
    <w:rsid w:val="00DE3CF3"/>
    <w:rsid w:val="00DE63F5"/>
    <w:rsid w:val="00DF263D"/>
    <w:rsid w:val="00DF346E"/>
    <w:rsid w:val="00DF5B00"/>
    <w:rsid w:val="00DF5B55"/>
    <w:rsid w:val="00E00A58"/>
    <w:rsid w:val="00E03694"/>
    <w:rsid w:val="00E110A6"/>
    <w:rsid w:val="00E114FE"/>
    <w:rsid w:val="00E30F9D"/>
    <w:rsid w:val="00E34494"/>
    <w:rsid w:val="00E370C1"/>
    <w:rsid w:val="00E40874"/>
    <w:rsid w:val="00E501EF"/>
    <w:rsid w:val="00E52392"/>
    <w:rsid w:val="00E54FF1"/>
    <w:rsid w:val="00E613E8"/>
    <w:rsid w:val="00E71037"/>
    <w:rsid w:val="00E73773"/>
    <w:rsid w:val="00E7387C"/>
    <w:rsid w:val="00E76E52"/>
    <w:rsid w:val="00E924C5"/>
    <w:rsid w:val="00E97663"/>
    <w:rsid w:val="00EA2406"/>
    <w:rsid w:val="00EA5332"/>
    <w:rsid w:val="00EA67B7"/>
    <w:rsid w:val="00EB25BE"/>
    <w:rsid w:val="00EB7C86"/>
    <w:rsid w:val="00EB7E35"/>
    <w:rsid w:val="00ED509C"/>
    <w:rsid w:val="00EE47EA"/>
    <w:rsid w:val="00EE578E"/>
    <w:rsid w:val="00EF0FFF"/>
    <w:rsid w:val="00EF2D1E"/>
    <w:rsid w:val="00EF64BA"/>
    <w:rsid w:val="00F0112F"/>
    <w:rsid w:val="00F03FDE"/>
    <w:rsid w:val="00F103ED"/>
    <w:rsid w:val="00F119F7"/>
    <w:rsid w:val="00F11AA8"/>
    <w:rsid w:val="00F1507C"/>
    <w:rsid w:val="00F2786B"/>
    <w:rsid w:val="00F41374"/>
    <w:rsid w:val="00F450D6"/>
    <w:rsid w:val="00F51FFD"/>
    <w:rsid w:val="00F54B4D"/>
    <w:rsid w:val="00F5600B"/>
    <w:rsid w:val="00F6155F"/>
    <w:rsid w:val="00F64DBE"/>
    <w:rsid w:val="00F7053D"/>
    <w:rsid w:val="00F706E4"/>
    <w:rsid w:val="00F73CB5"/>
    <w:rsid w:val="00F75D6B"/>
    <w:rsid w:val="00F801F0"/>
    <w:rsid w:val="00F8454A"/>
    <w:rsid w:val="00F95833"/>
    <w:rsid w:val="00FA167C"/>
    <w:rsid w:val="00FA2FEE"/>
    <w:rsid w:val="00FC5F30"/>
    <w:rsid w:val="00FC6271"/>
    <w:rsid w:val="00FC731E"/>
    <w:rsid w:val="00FD31C5"/>
    <w:rsid w:val="00FF00E8"/>
    <w:rsid w:val="00FF2777"/>
    <w:rsid w:val="00FF6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1394D"/>
  <w15:docId w15:val="{81124998-F159-4A58-A013-E3FFF09A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B58BE"/>
    <w:pPr>
      <w:spacing w:line="300" w:lineRule="auto"/>
      <w:ind w:firstLineChars="200" w:firstLine="200"/>
    </w:pPr>
    <w:rPr>
      <w:rFonts w:ascii="Times New Roman" w:eastAsia="宋体" w:hAnsi="Times New Roman"/>
    </w:rPr>
  </w:style>
  <w:style w:type="paragraph" w:styleId="1">
    <w:name w:val="heading 1"/>
    <w:basedOn w:val="a"/>
    <w:next w:val="a0"/>
    <w:link w:val="10"/>
    <w:uiPriority w:val="9"/>
    <w:qFormat/>
    <w:rsid w:val="00273689"/>
    <w:pPr>
      <w:keepNext/>
      <w:keepLines/>
      <w:spacing w:before="360" w:after="80"/>
      <w:ind w:firstLineChars="0" w:firstLine="0"/>
      <w:jc w:val="center"/>
      <w:outlineLvl w:val="0"/>
    </w:pPr>
    <w:rPr>
      <w:rFonts w:cstheme="majorBidi"/>
      <w:b/>
      <w:color w:val="000000" w:themeColor="text1"/>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2A61CC"/>
    <w:pPr>
      <w:numPr>
        <w:ilvl w:val="1"/>
      </w:numPr>
      <w:ind w:firstLineChars="200" w:firstLine="200"/>
      <w:jc w:val="left"/>
    </w:pPr>
    <w:rPr>
      <w:rFonts w:eastAsia="宋体"/>
      <w:spacing w:val="15"/>
      <w:sz w:val="30"/>
      <w:szCs w:val="28"/>
    </w:rPr>
  </w:style>
  <w:style w:type="character" w:customStyle="1" w:styleId="a8">
    <w:name w:val="副标题 字符"/>
    <w:basedOn w:val="a1"/>
    <w:link w:val="a7"/>
    <w:uiPriority w:val="11"/>
    <w:rsid w:val="002A61CC"/>
    <w:rPr>
      <w:rFonts w:asciiTheme="majorHAnsi" w:eastAsia="宋体" w:hAnsiTheme="majorHAnsi" w:cstheme="majorBidi"/>
      <w:spacing w:val="15"/>
      <w:sz w:val="30"/>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273689"/>
    <w:rPr>
      <w:rFonts w:ascii="Times New Roman" w:eastAsia="宋体" w:hAnsi="Times New Roman" w:cstheme="majorBidi"/>
      <w:b/>
      <w:color w:val="000000" w:themeColor="text1"/>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rsid w:val="00246800"/>
    <w:pPr>
      <w:spacing w:before="240" w:line="259" w:lineRule="auto"/>
      <w:ind w:firstLineChars="100" w:firstLine="100"/>
      <w:jc w:val="left"/>
      <w:outlineLvl w:val="9"/>
    </w:pPr>
    <w:rPr>
      <w:sz w:val="3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FollowedHyperlink"/>
    <w:basedOn w:val="a1"/>
    <w:rsid w:val="00262B9A"/>
    <w:rPr>
      <w:color w:val="96607D" w:themeColor="followedHyperlink"/>
      <w:u w:val="single"/>
    </w:rPr>
  </w:style>
  <w:style w:type="paragraph" w:customStyle="1" w:styleId="af2">
    <w:name w:val="公式"/>
    <w:basedOn w:val="a0"/>
    <w:link w:val="af3"/>
    <w:qFormat/>
    <w:rsid w:val="002B7B76"/>
    <w:pPr>
      <w:tabs>
        <w:tab w:val="center" w:pos="4320"/>
        <w:tab w:val="right" w:pos="8160"/>
      </w:tabs>
      <w:ind w:firstLineChars="0" w:firstLine="0"/>
    </w:pPr>
    <w:rPr>
      <w:rFonts w:ascii="Cambria Math" w:hAnsi="Cambria Math"/>
    </w:rPr>
  </w:style>
  <w:style w:type="character" w:customStyle="1" w:styleId="a4">
    <w:name w:val="正文文本 字符"/>
    <w:basedOn w:val="a1"/>
    <w:link w:val="a0"/>
    <w:rsid w:val="00695C75"/>
    <w:rPr>
      <w:rFonts w:ascii="Times New Roman" w:eastAsia="宋体" w:hAnsi="Times New Roman"/>
    </w:rPr>
  </w:style>
  <w:style w:type="character" w:customStyle="1" w:styleId="af3">
    <w:name w:val="公式 字符"/>
    <w:basedOn w:val="a4"/>
    <w:link w:val="af2"/>
    <w:rsid w:val="002B7B76"/>
    <w:rPr>
      <w:rFonts w:ascii="Cambria Math" w:eastAsia="宋体" w:hAnsi="Cambria Math"/>
    </w:rPr>
  </w:style>
  <w:style w:type="character" w:styleId="af4">
    <w:name w:val="Placeholder Text"/>
    <w:basedOn w:val="a1"/>
    <w:rsid w:val="004F49F6"/>
    <w:rPr>
      <w:color w:val="666666"/>
    </w:rPr>
  </w:style>
  <w:style w:type="paragraph" w:styleId="af5">
    <w:name w:val="header"/>
    <w:basedOn w:val="a"/>
    <w:link w:val="af6"/>
    <w:rsid w:val="00736E3F"/>
    <w:pPr>
      <w:tabs>
        <w:tab w:val="center" w:pos="4153"/>
        <w:tab w:val="right" w:pos="8306"/>
      </w:tabs>
      <w:snapToGrid w:val="0"/>
      <w:spacing w:line="240" w:lineRule="auto"/>
      <w:jc w:val="center"/>
    </w:pPr>
    <w:rPr>
      <w:sz w:val="18"/>
      <w:szCs w:val="18"/>
    </w:rPr>
  </w:style>
  <w:style w:type="character" w:customStyle="1" w:styleId="af6">
    <w:name w:val="页眉 字符"/>
    <w:basedOn w:val="a1"/>
    <w:link w:val="af5"/>
    <w:rsid w:val="00736E3F"/>
    <w:rPr>
      <w:rFonts w:ascii="Times New Roman" w:eastAsia="宋体" w:hAnsi="Times New Roman"/>
      <w:sz w:val="18"/>
      <w:szCs w:val="18"/>
    </w:rPr>
  </w:style>
  <w:style w:type="paragraph" w:styleId="af7">
    <w:name w:val="footer"/>
    <w:basedOn w:val="a"/>
    <w:link w:val="af8"/>
    <w:rsid w:val="00736E3F"/>
    <w:pPr>
      <w:tabs>
        <w:tab w:val="center" w:pos="4153"/>
        <w:tab w:val="right" w:pos="8306"/>
      </w:tabs>
      <w:snapToGrid w:val="0"/>
      <w:spacing w:line="240" w:lineRule="auto"/>
    </w:pPr>
    <w:rPr>
      <w:sz w:val="18"/>
      <w:szCs w:val="18"/>
    </w:rPr>
  </w:style>
  <w:style w:type="character" w:customStyle="1" w:styleId="af8">
    <w:name w:val="页脚 字符"/>
    <w:basedOn w:val="a1"/>
    <w:link w:val="af7"/>
    <w:rsid w:val="00736E3F"/>
    <w:rPr>
      <w:rFonts w:ascii="Times New Roman" w:eastAsia="宋体" w:hAnsi="Times New Roman"/>
      <w:sz w:val="18"/>
      <w:szCs w:val="18"/>
    </w:rPr>
  </w:style>
  <w:style w:type="paragraph" w:styleId="af9">
    <w:name w:val="Balloon Text"/>
    <w:basedOn w:val="a"/>
    <w:link w:val="afa"/>
    <w:rsid w:val="00314287"/>
    <w:pPr>
      <w:spacing w:after="0" w:line="240" w:lineRule="auto"/>
    </w:pPr>
    <w:rPr>
      <w:sz w:val="18"/>
      <w:szCs w:val="18"/>
    </w:rPr>
  </w:style>
  <w:style w:type="character" w:customStyle="1" w:styleId="afa">
    <w:name w:val="批注框文本 字符"/>
    <w:basedOn w:val="a1"/>
    <w:link w:val="af9"/>
    <w:rsid w:val="00314287"/>
    <w:rPr>
      <w:rFonts w:ascii="Times New Roman" w:eastAsia="宋体" w:hAnsi="Times New Roman"/>
      <w:sz w:val="18"/>
      <w:szCs w:val="18"/>
    </w:rPr>
  </w:style>
  <w:style w:type="paragraph" w:styleId="afb">
    <w:name w:val="Revision"/>
    <w:hidden/>
    <w:rsid w:val="00A24AF9"/>
    <w:pPr>
      <w:spacing w:after="0"/>
    </w:pPr>
    <w:rPr>
      <w:rFonts w:ascii="Times New Roman" w:eastAsia="宋体"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2051D-26AD-499F-B7D3-448ED9D31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3341</TotalTime>
  <Pages>15</Pages>
  <Words>7312</Words>
  <Characters>13308</Characters>
  <Application>Microsoft Office Word</Application>
  <DocSecurity>0</DocSecurity>
  <Lines>415</Lines>
  <Paragraphs>355</Paragraphs>
  <ScaleCrop>false</ScaleCrop>
  <Company/>
  <LinksUpToDate>false</LinksUpToDate>
  <CharactersWithSpaces>20265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亚波长小孔处光场的量子化</dc:title>
  <dc:creator>[作者姓名]</dc:creator>
  <cp:keywords/>
  <cp:lastModifiedBy>Hongliang Dang</cp:lastModifiedBy>
  <cp:revision>36</cp:revision>
  <dcterms:created xsi:type="dcterms:W3CDTF">2026-04-21T17:49:00Z</dcterms:created>
  <dcterms:modified xsi:type="dcterms:W3CDTF">2026-06-08T11:26:00Z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本文发展了一套关于电磁场经亚波长圆形小孔衍射的正则量子理论，其中小孔开在一块理想导电薄屏上。 从库仑规范拉格朗日量出发，我们将场展开为适用于单频源的二维角谱（Weyl）基函数， 借助等时正则对易关系推导出相应的产生与湮灭算符， 并构建出包含传播模式与倏逝模式的正规序哈密顿量。 小孔依据 Bethe 经典理论 (Bethe 1944) 被等效为被入射场驱动的磁偶极子。 相互作用哈密顿量将该偶极子与小孔平面处的量子化场耦合， 一阶微扰论计算给出了辐射场的相干态振幅。 在半经典极限下，矢量势算符的量子期望值严格</vt:lpwstr>
  </property>
  <property fmtid="{D5CDD505-2E9C-101B-9397-08002B2CF9AE}" pid="3" name="bibliography">
    <vt:lpwstr>references.bib</vt:lpwstr>
  </property>
  <property fmtid="{D5CDD505-2E9C-101B-9397-08002B2CF9AE}" pid="4" name="date">
    <vt:lpwstr>2026-03-11</vt:lpwstr>
  </property>
  <property fmtid="{D5CDD505-2E9C-101B-9397-08002B2CF9AE}" pid="5" name="ZOTERO_PREF_1">
    <vt:lpwstr>&lt;data data-version="3" zotero-version="7.0.32"&gt;&lt;session id="0HsvbIfi"/&gt;&lt;style id="http://www.zotero.org/styles/american-physics-society" hasBibliography="1" bibliographyStyleHasBeenSet="1"/&gt;&lt;prefs&gt;&lt;pref name="fieldType" value="Field"/&gt;&lt;/prefs&gt;&lt;/data&gt;</vt:lpwstr>
  </property>
</Properties>
</file>